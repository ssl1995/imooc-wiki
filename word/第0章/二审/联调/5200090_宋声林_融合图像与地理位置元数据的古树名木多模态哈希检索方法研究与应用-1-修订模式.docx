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8598"/>
      <w:bookmarkStart w:id="1" w:name="_Toc25711"/>
      <w:bookmarkStart w:id="2" w:name="_Toc10403"/>
      <w:bookmarkStart w:id="3" w:name="_Toc7456"/>
      <w:bookmarkStart w:id="4" w:name="_Toc12951"/>
      <w:bookmarkStart w:id="5" w:name="_Toc12473"/>
      <w:bookmarkStart w:id="6" w:name="_Toc21715"/>
      <w:bookmarkStart w:id="7" w:name="_Toc211470751"/>
      <w:bookmarkStart w:id="8" w:name="_Toc11806"/>
      <w:bookmarkStart w:id="9" w:name="_Toc22211"/>
      <w:bookmarkStart w:id="10" w:name="_Toc6575"/>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06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3928"/>
      <w:bookmarkStart w:id="14" w:name="_Toc15094"/>
      <w:bookmarkStart w:id="15" w:name="_Toc26449"/>
      <w:bookmarkStart w:id="16" w:name="_Toc25211"/>
      <w:bookmarkStart w:id="17" w:name="_Toc211470756"/>
      <w:bookmarkStart w:id="18" w:name="_Toc22267"/>
      <w:bookmarkStart w:id="19" w:name="_Toc870"/>
      <w:bookmarkStart w:id="20" w:name="_Toc27917"/>
      <w:bookmarkStart w:id="21" w:name="_Toc6356"/>
      <w:bookmarkStart w:id="22" w:name="_Toc31812"/>
      <w:bookmarkStart w:id="23" w:name="_Toc26034"/>
      <w:bookmarkStart w:id="24" w:name="_Toc24376"/>
      <w:bookmarkStart w:id="25" w:name="_Toc9147"/>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2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13806"/>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38202898"/>
      <w:bookmarkStart w:id="87" w:name="_Toc42616464"/>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ins w:id="0" w:author="小宋" w:date="2026-07-06T22:42:43Z"/>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Change w:id="1" w:author="小宋" w:date="2026-07-06T22:43:08Z">
          <w:pPr>
            <w:bidi w:val="0"/>
          </w:pPr>
        </w:pPrChange>
      </w:pPr>
      <w:ins w:id="2" w:author="小宋" w:date="2026-07-06T22:42:45Z">
        <w:r>
          <w:rPr>
            <w:rFonts w:hint="default"/>
            <w:lang w:val="en-US" w:eastAsia="zh-CN"/>
          </w:rPr>
          <w:t>与 HashNet、DCH</w:t>
        </w:r>
      </w:ins>
      <w:ins w:id="3" w:author="小宋" w:date="2026-07-06T22:43:12Z">
        <w:r>
          <w:rPr>
            <w:rFonts w:hint="eastAsia"/>
            <w:lang w:val="en-US" w:eastAsia="zh-CN"/>
          </w:rPr>
          <w:t>和</w:t>
        </w:r>
      </w:ins>
      <w:ins w:id="4" w:author="小宋" w:date="2026-07-06T22:42:45Z">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模型参数量和输入适配性</w:t>
        </w:r>
      </w:ins>
      <w:ins w:id="5" w:author="小宋" w:date="2026-07-06T22:44:15Z">
        <w:r>
          <w:rPr>
            <w:rFonts w:hint="eastAsia"/>
            <w:lang w:val="en-US" w:eastAsia="zh-CN"/>
          </w:rPr>
          <w:t>等</w:t>
        </w:r>
      </w:ins>
      <w:ins w:id="6" w:author="小宋" w:date="2026-07-06T22:42:45Z">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ins>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3.6，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ins w:id="7" w:author="小宋" w:date="2026-07-06T22:46:25Z"/>
          <w:rFonts w:hint="eastAsia"/>
        </w:rPr>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5F1F45AB">
      <w:pPr>
        <w:ind w:firstLine="420" w:firstLineChars="0"/>
        <w:rPr>
          <w:ins w:id="9" w:author="小宋" w:date="2026-07-06T23:06:15Z"/>
          <w:rFonts w:hint="eastAsia"/>
          <w:lang w:val="en-US" w:eastAsia="zh-CN"/>
        </w:rPr>
        <w:pPrChange w:id="8" w:author="小宋" w:date="2026-07-06T22:46:29Z">
          <w:pPr/>
        </w:pPrChange>
      </w:pPr>
      <w:ins w:id="10" w:author="小宋" w:date="2026-07-06T22:46:25Z">
        <w:r>
          <w:rPr>
            <w:rFonts w:hint="eastAsia"/>
          </w:rPr>
          <w:t>本研究实验采用两个数据集</w:t>
        </w:r>
      </w:ins>
      <w:ins w:id="11" w:author="小宋" w:date="2026-07-06T22:46:25Z">
        <w:r>
          <w:rPr>
            <w:rFonts w:hint="eastAsia"/>
            <w:lang w:eastAsia="zh-CN"/>
          </w:rPr>
          <w:t>：</w:t>
        </w:r>
      </w:ins>
      <w:ins w:id="12" w:author="小宋" w:date="2026-07-06T22:46:25Z">
        <w:r>
          <w:rPr>
            <w:rFonts w:hint="eastAsia"/>
          </w:rPr>
          <w:t>iNaturalist 2018数据集和自建BFATH数据集。iNaturalist 2018</w:t>
        </w:r>
      </w:ins>
      <w:ins w:id="13" w:author="小宋" w:date="2026-07-06T22:46:25Z">
        <w:r>
          <w:rPr>
            <w:rFonts w:hint="eastAsia"/>
            <w:lang w:val="en-US" w:eastAsia="zh-CN"/>
          </w:rPr>
          <w:t>数据集</w:t>
        </w:r>
      </w:ins>
      <w:ins w:id="14" w:author="小宋" w:date="2026-07-06T23:06:15Z">
        <w:r>
          <w:rPr>
            <w:rFonts w:hint="eastAsia"/>
            <w:lang w:val="en-US" w:eastAsia="zh-CN"/>
          </w:rPr>
          <w:t>用于模型预训练、基线对比与消融实验，以其丰富样本量保证</w:t>
        </w:r>
      </w:ins>
    </w:p>
    <w:p w14:paraId="429A8747">
      <w:pPr>
        <w:ind w:firstLine="0" w:firstLineChars="0"/>
        <w:rPr>
          <w:rFonts w:hint="default" w:eastAsia="宋体"/>
          <w:lang w:val="en-US" w:eastAsia="zh-CN"/>
        </w:rPr>
        <w:pPrChange w:id="15" w:author="小宋" w:date="2026-07-06T23:06:22Z">
          <w:pPr/>
        </w:pPrChange>
      </w:pPr>
      <w:ins w:id="16" w:author="小宋" w:date="2026-07-06T23:06:15Z">
        <w:r>
          <w:rPr>
            <w:rFonts w:hint="eastAsia"/>
            <w:lang w:val="en-US" w:eastAsia="zh-CN"/>
          </w:rPr>
          <w:t>统计稳健性</w:t>
        </w:r>
      </w:ins>
      <w:ins w:id="17" w:author="小宋" w:date="2026-07-06T22:46:25Z">
        <w:r>
          <w:rPr>
            <w:rFonts w:hint="eastAsia"/>
          </w:rPr>
          <w:t>；BFATH数据集来源于《京津冀古树寻踪》</w:t>
        </w:r>
      </w:ins>
      <w:ins w:id="18" w:author="小宋" w:date="2026-07-06T22:46:25Z">
        <w:r>
          <w:rPr>
            <w:rFonts w:hint="eastAsia"/>
            <w:vertAlign w:val="superscript"/>
            <w:lang w:eastAsia="zh-CN"/>
          </w:rPr>
          <w:fldChar w:fldCharType="begin"/>
        </w:r>
      </w:ins>
      <w:ins w:id="19" w:author="小宋" w:date="2026-07-06T22:46:25Z">
        <w:r>
          <w:rPr/>
          <w:instrText xml:space="preserve"> REF _Ref1091771899 \r \h  \* MERGEFORMAT</w:instrText>
        </w:r>
      </w:ins>
      <w:ins w:id="20" w:author="小宋" w:date="2026-07-06T22:46:25Z">
        <w:r>
          <w:rPr>
            <w:rFonts w:hint="eastAsia"/>
            <w:vertAlign w:val="superscript"/>
            <w:lang w:eastAsia="zh-CN"/>
          </w:rPr>
          <w:fldChar w:fldCharType="separate"/>
        </w:r>
      </w:ins>
      <w:ins w:id="21" w:author="小宋" w:date="2026-07-06T22:46:25Z">
        <w:r>
          <w:rPr>
            <w:rFonts w:hint="eastAsia"/>
            <w:vertAlign w:val="superscript"/>
            <w:lang w:eastAsia="zh-CN"/>
          </w:rPr>
          <w:t>[44]</w:t>
        </w:r>
      </w:ins>
      <w:ins w:id="22" w:author="小宋" w:date="2026-07-06T22:46:25Z">
        <w:r>
          <w:rPr>
            <w:rFonts w:hint="eastAsia"/>
            <w:vertAlign w:val="superscript"/>
            <w:lang w:eastAsia="zh-CN"/>
          </w:rPr>
          <w:fldChar w:fldCharType="end"/>
        </w:r>
      </w:ins>
      <w:ins w:id="23" w:author="小宋" w:date="2026-07-06T22:46:25Z">
        <w:r>
          <w:rPr>
            <w:rFonts w:hint="eastAsia"/>
          </w:rPr>
          <w:t>书籍数字化，用于</w:t>
        </w:r>
      </w:ins>
      <w:ins w:id="24" w:author="小宋" w:date="2026-07-06T22:46:25Z">
        <w:r>
          <w:rPr>
            <w:rFonts w:hint="eastAsia"/>
            <w:lang w:val="en-US" w:eastAsia="zh-CN"/>
          </w:rPr>
          <w:t>模型微调</w:t>
        </w:r>
      </w:ins>
      <w:ins w:id="25" w:author="小宋" w:date="2026-07-06T22:46:25Z">
        <w:r>
          <w:rPr>
            <w:rFonts w:hint="eastAsia"/>
          </w:rPr>
          <w:t>与系统演示</w:t>
        </w:r>
      </w:ins>
      <w:ins w:id="26" w:author="小宋" w:date="2026-07-06T23:06:45Z">
        <w:r>
          <w:rPr>
            <w:rFonts w:hint="eastAsia"/>
            <w:lang w:eastAsia="zh-CN"/>
          </w:rPr>
          <w:t>，</w:t>
        </w:r>
      </w:ins>
      <w:ins w:id="27" w:author="小宋" w:date="2026-07-06T23:06:47Z">
        <w:r>
          <w:rPr>
            <w:rFonts w:hint="eastAsia"/>
            <w:lang w:val="en-US" w:eastAsia="zh-CN"/>
          </w:rPr>
          <w:t>验证</w:t>
        </w:r>
      </w:ins>
      <w:ins w:id="28" w:author="小宋" w:date="2026-07-06T23:06:48Z">
        <w:r>
          <w:rPr>
            <w:rFonts w:hint="eastAsia"/>
            <w:lang w:val="en-US" w:eastAsia="zh-CN"/>
          </w:rPr>
          <w:t>模型</w:t>
        </w:r>
      </w:ins>
      <w:ins w:id="29" w:author="小宋" w:date="2026-07-06T23:06:49Z">
        <w:r>
          <w:rPr>
            <w:rFonts w:hint="eastAsia"/>
            <w:lang w:val="en-US" w:eastAsia="zh-CN"/>
          </w:rPr>
          <w:t>在</w:t>
        </w:r>
      </w:ins>
      <w:ins w:id="30" w:author="小宋" w:date="2026-07-06T23:06:52Z">
        <w:r>
          <w:rPr>
            <w:rFonts w:hint="eastAsia"/>
            <w:lang w:val="en-US" w:eastAsia="zh-CN"/>
          </w:rPr>
          <w:t>真实</w:t>
        </w:r>
      </w:ins>
      <w:ins w:id="31" w:author="小宋" w:date="2026-07-06T23:06:54Z">
        <w:r>
          <w:rPr>
            <w:rFonts w:hint="eastAsia"/>
            <w:lang w:val="en-US" w:eastAsia="zh-CN"/>
          </w:rPr>
          <w:t>古树</w:t>
        </w:r>
      </w:ins>
      <w:ins w:id="32" w:author="小宋" w:date="2026-07-06T23:06:55Z">
        <w:r>
          <w:rPr>
            <w:rFonts w:hint="eastAsia"/>
            <w:lang w:val="en-US" w:eastAsia="zh-CN"/>
          </w:rPr>
          <w:t>名木</w:t>
        </w:r>
      </w:ins>
      <w:ins w:id="33" w:author="小宋" w:date="2026-07-06T23:06:57Z">
        <w:r>
          <w:rPr>
            <w:rFonts w:hint="eastAsia"/>
            <w:lang w:val="en-US" w:eastAsia="zh-CN"/>
          </w:rPr>
          <w:t>场景中的</w:t>
        </w:r>
      </w:ins>
      <w:ins w:id="34" w:author="小宋" w:date="2026-07-06T23:06:59Z">
        <w:r>
          <w:rPr>
            <w:rFonts w:hint="eastAsia"/>
            <w:lang w:val="en-US" w:eastAsia="zh-CN"/>
          </w:rPr>
          <w:t>迁移</w:t>
        </w:r>
      </w:ins>
      <w:ins w:id="35" w:author="小宋" w:date="2026-07-06T23:07:01Z">
        <w:r>
          <w:rPr>
            <w:rFonts w:hint="eastAsia"/>
            <w:lang w:val="en-US" w:eastAsia="zh-CN"/>
          </w:rPr>
          <w:t>有效性。</w:t>
        </w:r>
      </w:ins>
      <w:ins w:id="36" w:author="小宋" w:date="2026-07-06T23:07:03Z">
        <w:r>
          <w:rPr>
            <w:rFonts w:hint="eastAsia"/>
            <w:lang w:val="en-US" w:eastAsia="zh-CN"/>
          </w:rPr>
          <w:t>下文</w:t>
        </w:r>
      </w:ins>
      <w:ins w:id="37" w:author="小宋" w:date="2026-07-06T23:07:06Z">
        <w:r>
          <w:rPr>
            <w:rFonts w:hint="eastAsia"/>
            <w:lang w:val="en-US" w:eastAsia="zh-CN"/>
          </w:rPr>
          <w:t>分别</w:t>
        </w:r>
      </w:ins>
      <w:ins w:id="38" w:author="小宋" w:date="2026-07-06T23:07:07Z">
        <w:r>
          <w:rPr>
            <w:rFonts w:hint="eastAsia"/>
            <w:lang w:val="en-US" w:eastAsia="zh-CN"/>
          </w:rPr>
          <w:t>介绍</w:t>
        </w:r>
      </w:ins>
      <w:ins w:id="39" w:author="小宋" w:date="2026-07-06T23:07:10Z">
        <w:r>
          <w:rPr>
            <w:rFonts w:hint="eastAsia"/>
            <w:lang w:val="en-US" w:eastAsia="zh-CN"/>
          </w:rPr>
          <w:t>两个</w:t>
        </w:r>
      </w:ins>
      <w:ins w:id="40" w:author="小宋" w:date="2026-07-06T23:07:11Z">
        <w:r>
          <w:rPr>
            <w:rFonts w:hint="eastAsia"/>
            <w:lang w:val="en-US" w:eastAsia="zh-CN"/>
          </w:rPr>
          <w:t>数据集</w:t>
        </w:r>
      </w:ins>
      <w:ins w:id="41" w:author="小宋" w:date="2026-07-06T23:07:12Z">
        <w:r>
          <w:rPr>
            <w:rFonts w:hint="eastAsia"/>
            <w:lang w:val="en-US" w:eastAsia="zh-CN"/>
          </w:rPr>
          <w:t>的</w:t>
        </w:r>
      </w:ins>
      <w:ins w:id="42" w:author="小宋" w:date="2026-07-06T23:07:14Z">
        <w:r>
          <w:rPr>
            <w:rFonts w:hint="eastAsia"/>
            <w:lang w:val="en-US" w:eastAsia="zh-CN"/>
          </w:rPr>
          <w:t>构建</w:t>
        </w:r>
      </w:ins>
      <w:ins w:id="43" w:author="小宋" w:date="2026-07-06T23:07:56Z">
        <w:r>
          <w:rPr>
            <w:rFonts w:hint="eastAsia"/>
            <w:lang w:val="en-US" w:eastAsia="zh-CN"/>
          </w:rPr>
          <w:t>流程</w:t>
        </w:r>
      </w:ins>
      <w:ins w:id="44" w:author="小宋" w:date="2026-07-06T23:07:22Z">
        <w:r>
          <w:rPr>
            <w:rFonts w:hint="eastAsia"/>
            <w:lang w:val="en-US" w:eastAsia="zh-CN"/>
          </w:rPr>
          <w:t>与</w:t>
        </w:r>
      </w:ins>
      <w:ins w:id="45" w:author="小宋" w:date="2026-07-06T23:07:58Z">
        <w:r>
          <w:rPr>
            <w:rFonts w:hint="eastAsia"/>
            <w:lang w:val="en-US" w:eastAsia="zh-CN"/>
          </w:rPr>
          <w:t>规模</w:t>
        </w:r>
      </w:ins>
      <w:ins w:id="46" w:author="小宋" w:date="2026-07-06T23:08:01Z">
        <w:r>
          <w:rPr>
            <w:rFonts w:hint="eastAsia"/>
            <w:lang w:val="en-US" w:eastAsia="zh-CN"/>
          </w:rPr>
          <w:t>划分</w:t>
        </w:r>
      </w:ins>
      <w:ins w:id="47" w:author="小宋" w:date="2026-07-06T23:07:31Z">
        <w:r>
          <w:rPr>
            <w:rFonts w:hint="eastAsia"/>
            <w:lang w:val="en-US" w:eastAsia="zh-CN"/>
          </w:rPr>
          <w:t>。</w:t>
        </w:r>
      </w:ins>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ins w:id="48" w:author="小宋" w:date="2026-07-06T22:45:39Z">
        <w:r>
          <w:rPr>
            <w:rFonts w:hint="eastAsia"/>
          </w:rPr>
          <w:t>iNaturalist</w:t>
        </w:r>
      </w:ins>
      <w:ins w:id="49" w:author="小宋" w:date="2026-07-06T22:45:39Z">
        <w:r>
          <w:rPr>
            <w:rFonts w:hint="eastAsia"/>
            <w:lang w:val="en-US" w:eastAsia="zh-CN"/>
          </w:rPr>
          <w:t xml:space="preserve"> 2018</w:t>
        </w:r>
      </w:ins>
      <w:ins w:id="50" w:author="小宋" w:date="2026-07-06T22:45:39Z">
        <w:r>
          <w:rPr>
            <w:rFonts w:hint="eastAsia"/>
          </w:rPr>
          <w:t>数据集</w:t>
        </w:r>
      </w:ins>
      <w:del w:id="51" w:author="小宋" w:date="2026-07-06T22:45:39Z">
        <w:r>
          <w:rPr>
            <w:rFonts w:hint="eastAsia"/>
          </w:rPr>
          <w:delText>数据集描述</w:delText>
        </w:r>
        <w:bookmarkEnd w:id="109"/>
        <w:bookmarkEnd w:id="110"/>
      </w:del>
    </w:p>
    <w:p w14:paraId="7F0DF470">
      <w:pPr>
        <w:bidi w:val="0"/>
        <w:rPr>
          <w:del w:id="52" w:author="小宋" w:date="2026-07-06T22:46:55Z"/>
        </w:rPr>
      </w:pPr>
      <w:del w:id="53" w:author="小宋" w:date="2026-07-06T22:46:55Z">
        <w:r>
          <w:rPr>
            <w:rFonts w:hint="eastAsia"/>
          </w:rPr>
          <w:delText>本研究实验采用两个数据集</w:delText>
        </w:r>
      </w:del>
      <w:del w:id="54" w:author="小宋" w:date="2026-07-06T22:46:55Z">
        <w:r>
          <w:rPr>
            <w:rFonts w:hint="eastAsia"/>
            <w:lang w:eastAsia="zh-CN"/>
          </w:rPr>
          <w:delText>：</w:delText>
        </w:r>
      </w:del>
      <w:del w:id="55" w:author="小宋" w:date="2026-07-06T22:46:55Z">
        <w:r>
          <w:rPr>
            <w:rFonts w:hint="eastAsia"/>
          </w:rPr>
          <w:delText>iNaturalist 2018数据集和自建BFATH数据集。iNaturalist 2018</w:delText>
        </w:r>
      </w:del>
      <w:del w:id="56" w:author="小宋" w:date="2026-07-06T22:46:55Z">
        <w:r>
          <w:rPr>
            <w:rFonts w:hint="eastAsia"/>
            <w:lang w:val="en-US" w:eastAsia="zh-CN"/>
          </w:rPr>
          <w:delText>数据集</w:delText>
        </w:r>
      </w:del>
      <w:del w:id="57" w:author="小宋" w:date="2026-07-06T22:46:55Z">
        <w:r>
          <w:rPr>
            <w:rFonts w:hint="eastAsia"/>
          </w:rPr>
          <w:delText>提供大规模带位置坐标的植物</w:delText>
        </w:r>
      </w:del>
      <w:del w:id="58" w:author="小宋" w:date="2026-07-06T22:46:55Z">
        <w:r>
          <w:rPr>
            <w:rFonts w:hint="eastAsia"/>
            <w:lang w:val="en-US" w:eastAsia="zh-CN"/>
          </w:rPr>
          <w:delText>和古树名木</w:delText>
        </w:r>
      </w:del>
      <w:del w:id="59" w:author="小宋" w:date="2026-07-06T22:46:55Z">
        <w:r>
          <w:rPr>
            <w:rFonts w:hint="eastAsia"/>
          </w:rPr>
          <w:delText>图像，适用于模型训练与对比实验；BFATH数据集来源于《京津冀古树寻踪》</w:delText>
        </w:r>
      </w:del>
      <w:del w:id="60" w:author="小宋" w:date="2026-07-06T22:46:55Z">
        <w:r>
          <w:rPr>
            <w:rFonts w:hint="eastAsia"/>
            <w:vertAlign w:val="superscript"/>
            <w:lang w:eastAsia="zh-CN"/>
          </w:rPr>
          <w:fldChar w:fldCharType="begin"/>
        </w:r>
      </w:del>
      <w:del w:id="61" w:author="小宋" w:date="2026-07-06T22:46:55Z">
        <w:r>
          <w:rPr/>
          <w:delInstrText xml:space="preserve"> REF _Ref1091771899 \r \h  \* MERGEFORMAT</w:delInstrText>
        </w:r>
      </w:del>
      <w:del w:id="62" w:author="小宋" w:date="2026-07-06T22:46:55Z">
        <w:r>
          <w:rPr>
            <w:rFonts w:hint="eastAsia"/>
            <w:vertAlign w:val="superscript"/>
            <w:lang w:eastAsia="zh-CN"/>
          </w:rPr>
          <w:fldChar w:fldCharType="separate"/>
        </w:r>
      </w:del>
      <w:del w:id="63" w:author="小宋" w:date="2026-07-06T22:46:55Z">
        <w:r>
          <w:rPr>
            <w:rFonts w:hint="eastAsia"/>
            <w:vertAlign w:val="superscript"/>
            <w:lang w:eastAsia="zh-CN"/>
          </w:rPr>
          <w:delText>[44]</w:delText>
        </w:r>
      </w:del>
      <w:del w:id="64" w:author="小宋" w:date="2026-07-06T22:46:55Z">
        <w:r>
          <w:rPr>
            <w:rFonts w:hint="eastAsia"/>
            <w:vertAlign w:val="superscript"/>
            <w:lang w:eastAsia="zh-CN"/>
          </w:rPr>
          <w:fldChar w:fldCharType="end"/>
        </w:r>
      </w:del>
      <w:del w:id="65" w:author="小宋" w:date="2026-07-06T22:46:55Z">
        <w:r>
          <w:rPr>
            <w:rFonts w:hint="eastAsia"/>
          </w:rPr>
          <w:delText>书籍数字化，用于</w:delText>
        </w:r>
      </w:del>
      <w:del w:id="66" w:author="小宋" w:date="2026-07-06T22:46:55Z">
        <w:r>
          <w:rPr>
            <w:rFonts w:hint="eastAsia"/>
            <w:lang w:val="en-US" w:eastAsia="zh-CN"/>
          </w:rPr>
          <w:delText>模型微调</w:delText>
        </w:r>
      </w:del>
      <w:del w:id="67" w:author="小宋" w:date="2026-07-06T22:46:55Z">
        <w:r>
          <w:rPr>
            <w:rFonts w:hint="eastAsia"/>
          </w:rPr>
          <w:delText>与系统演示。</w:delText>
        </w:r>
      </w:del>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ins w:id="68" w:author="小宋" w:date="2026-07-06T22:46:59Z">
        <w:r>
          <w:rPr>
            <w:rFonts w:hint="eastAsia"/>
            <w:lang w:val="en-US" w:eastAsia="zh-CN"/>
          </w:rPr>
          <w:t>数据</w:t>
        </w:r>
      </w:ins>
      <w:ins w:id="69" w:author="小宋" w:date="2026-07-06T22:47:01Z">
        <w:r>
          <w:rPr>
            <w:rFonts w:hint="eastAsia"/>
            <w:lang w:val="en-US" w:eastAsia="zh-CN"/>
          </w:rPr>
          <w:t>来源</w:t>
        </w:r>
      </w:ins>
      <w:del w:id="70" w:author="小宋" w:date="2026-07-06T22:46:58Z">
        <w:r>
          <w:rPr>
            <w:rFonts w:hint="eastAsia"/>
          </w:rPr>
          <w:delText>iNaturalist</w:delText>
        </w:r>
      </w:del>
      <w:del w:id="71" w:author="小宋" w:date="2026-07-06T22:46:58Z">
        <w:r>
          <w:rPr>
            <w:rFonts w:hint="eastAsia"/>
            <w:lang w:val="en-US" w:eastAsia="zh-CN"/>
          </w:rPr>
          <w:delText xml:space="preserve"> 2018</w:delText>
        </w:r>
      </w:del>
      <w:del w:id="72" w:author="小宋" w:date="2026-07-06T22:46:58Z">
        <w:r>
          <w:rPr>
            <w:rFonts w:hint="eastAsia"/>
          </w:rPr>
          <w:delText>数据集</w:delText>
        </w:r>
      </w:del>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ins w:id="73" w:author="小宋" w:date="2026-07-06T22:47:15Z"/>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ins w:id="74" w:author="小宋" w:date="2026-07-06T22:47:16Z">
        <w:r>
          <w:rPr>
            <w:rFonts w:hint="eastAsia"/>
            <w:lang w:eastAsia="zh-CN"/>
          </w:rPr>
          <w:t>（</w:t>
        </w:r>
      </w:ins>
      <w:ins w:id="75" w:author="小宋" w:date="2026-07-06T22:47:17Z">
        <w:r>
          <w:rPr>
            <w:rFonts w:hint="eastAsia"/>
            <w:lang w:val="en-US" w:eastAsia="zh-CN"/>
          </w:rPr>
          <w:t>2</w:t>
        </w:r>
      </w:ins>
      <w:ins w:id="76" w:author="小宋" w:date="2026-07-06T22:47:16Z">
        <w:r>
          <w:rPr>
            <w:rFonts w:hint="eastAsia"/>
            <w:lang w:eastAsia="zh-CN"/>
          </w:rPr>
          <w:t>）</w:t>
        </w:r>
      </w:ins>
      <w:ins w:id="77" w:author="小宋" w:date="2026-07-06T22:47:21Z">
        <w:r>
          <w:rPr>
            <w:rFonts w:hint="eastAsia"/>
            <w:lang w:val="en-US" w:eastAsia="zh-CN"/>
          </w:rPr>
          <w:t>筛选</w:t>
        </w:r>
      </w:ins>
      <w:ins w:id="78" w:author="小宋" w:date="2026-07-06T22:47:23Z">
        <w:r>
          <w:rPr>
            <w:rFonts w:hint="eastAsia"/>
            <w:lang w:val="en-US" w:eastAsia="zh-CN"/>
          </w:rPr>
          <w:t>步骤</w:t>
        </w:r>
      </w:ins>
      <w:del w:id="79" w:author="小宋" w:date="2026-07-06T22:47:19Z">
        <w:r>
          <w:rPr>
            <w:rFonts w:hint="eastAsia"/>
          </w:rPr>
          <w:delText>本研究的数据构建流程如下</w:delText>
        </w:r>
      </w:del>
      <w:del w:id="80" w:author="小宋" w:date="2026-07-06T22:47:26Z">
        <w:r>
          <w:rPr>
            <w:rFonts w:hint="eastAsia"/>
          </w:rPr>
          <w:delText>：</w:delText>
        </w:r>
      </w:del>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ins w:id="81" w:author="小宋" w:date="2026-07-06T22:47:54Z"/>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ins w:id="82" w:author="小宋" w:date="2026-07-06T22:47:55Z"/>
          <w:rFonts w:hint="default"/>
          <w:lang w:val="en-US" w:eastAsia="zh-CN"/>
        </w:rPr>
      </w:pPr>
      <w:ins w:id="83" w:author="小宋" w:date="2026-07-06T22:48:07Z">
        <w:r>
          <w:rPr>
            <w:rFonts w:hint="eastAsia"/>
            <w:lang w:val="en-US" w:eastAsia="zh-CN"/>
          </w:rPr>
          <w:t>（</w:t>
        </w:r>
      </w:ins>
      <w:ins w:id="84" w:author="小宋" w:date="2026-07-06T22:48:08Z">
        <w:r>
          <w:rPr>
            <w:rFonts w:hint="eastAsia"/>
            <w:lang w:val="en-US" w:eastAsia="zh-CN"/>
          </w:rPr>
          <w:t>3</w:t>
        </w:r>
      </w:ins>
      <w:ins w:id="85" w:author="小宋" w:date="2026-07-06T22:48:07Z">
        <w:r>
          <w:rPr>
            <w:rFonts w:hint="eastAsia"/>
            <w:lang w:val="en-US" w:eastAsia="zh-CN"/>
          </w:rPr>
          <w:t>）</w:t>
        </w:r>
      </w:ins>
      <w:ins w:id="86" w:author="小宋" w:date="2026-07-06T23:03:56Z">
        <w:r>
          <w:rPr>
            <w:rFonts w:hint="eastAsia"/>
            <w:lang w:val="en-US" w:eastAsia="zh-CN"/>
          </w:rPr>
          <w:t>规模</w:t>
        </w:r>
      </w:ins>
      <w:ins w:id="87" w:author="小宋" w:date="2026-07-06T23:03:57Z">
        <w:r>
          <w:rPr>
            <w:rFonts w:hint="eastAsia"/>
            <w:lang w:val="en-US" w:eastAsia="zh-CN"/>
          </w:rPr>
          <w:t>划分</w:t>
        </w:r>
      </w:ins>
    </w:p>
    <w:p w14:paraId="41314CAB">
      <w:pPr>
        <w:bidi w:val="0"/>
        <w:rPr>
          <w:del w:id="88" w:author="小宋" w:date="2026-07-06T22:49:49Z"/>
          <w:rFonts w:hint="default"/>
          <w:lang w:val="en-US" w:eastAsia="zh-CN"/>
        </w:rPr>
      </w:pPr>
      <w:del w:id="89" w:author="小宋" w:date="2026-07-06T22:49:49Z">
        <w:r>
          <w:rPr>
            <w:rFonts w:hint="default"/>
            <w:lang w:val="en-US" w:eastAsia="zh-CN"/>
          </w:rPr>
          <w:delText>经上述筛查，最终保留197个物种、12544张具有有效坐标的图像数据。</w:delText>
        </w:r>
      </w:del>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ins w:id="90" w:author="小宋" w:date="2026-07-06T22:50:23Z"/>
          <w:rFonts w:hint="default"/>
          <w:lang w:val="en-US" w:eastAsia="zh-CN"/>
        </w:rPr>
      </w:pPr>
      <w:r>
        <w:rPr>
          <w:rFonts w:hint="eastAsia"/>
          <w:lang w:val="en-US" w:eastAsia="zh-CN"/>
        </w:rPr>
        <w:t>综上所述</w:t>
      </w:r>
      <w:r>
        <w:rPr>
          <w:rFonts w:hint="default"/>
          <w:lang w:val="en-US" w:eastAsia="zh-CN"/>
        </w:rPr>
        <w:t>，</w:t>
      </w:r>
      <w:ins w:id="91" w:author="小宋" w:date="2026-07-06T22:49:33Z">
        <w:r>
          <w:rPr>
            <w:rFonts w:hint="default"/>
            <w:lang w:val="en-US" w:eastAsia="zh-CN"/>
          </w:rPr>
          <w:t>最终保留197个物种、12544张具有有效坐标的图像数据</w:t>
        </w:r>
      </w:ins>
      <w:ins w:id="92" w:author="小宋" w:date="2026-07-06T22:49:37Z">
        <w:r>
          <w:rPr>
            <w:rFonts w:hint="eastAsia"/>
            <w:lang w:val="en-US" w:eastAsia="zh-CN"/>
          </w:rPr>
          <w:t>，</w:t>
        </w:r>
      </w:ins>
      <w:r>
        <w:rPr>
          <w:rFonts w:hint="default"/>
          <w:lang w:val="en-US" w:eastAsia="zh-CN"/>
        </w:rPr>
        <w:t>将</w:t>
      </w:r>
      <w:del w:id="93" w:author="小宋" w:date="2026-07-06T22:49:55Z">
        <w:r>
          <w:rPr>
            <w:rFonts w:hint="default"/>
            <w:lang w:val="en-US" w:eastAsia="zh-CN"/>
          </w:rPr>
          <w:delText>上述</w:delText>
        </w:r>
      </w:del>
      <w:r>
        <w:rPr>
          <w:rFonts w:hint="default"/>
          <w:lang w:val="en-US" w:eastAsia="zh-CN"/>
        </w:rPr>
        <w:t>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ins w:id="94" w:author="小宋" w:date="2026-07-06T22:58:21Z"/>
          <w:rFonts w:hint="eastAsia"/>
          <w:lang w:val="en-US" w:eastAsia="zh-CN"/>
        </w:rPr>
      </w:pPr>
      <w:ins w:id="95" w:author="小宋" w:date="2026-07-06T22:50:53Z">
        <w:r>
          <w:rPr/>
          <w:t>3.</w:t>
        </w:r>
      </w:ins>
      <w:ins w:id="96" w:author="小宋" w:date="2026-07-06T22:50:53Z">
        <w:r>
          <w:rPr>
            <w:rFonts w:hint="eastAsia"/>
          </w:rPr>
          <w:t>3</w:t>
        </w:r>
      </w:ins>
      <w:ins w:id="97" w:author="小宋" w:date="2026-07-06T22:50:53Z">
        <w:r>
          <w:rPr/>
          <w:t>.</w:t>
        </w:r>
      </w:ins>
      <w:ins w:id="98" w:author="小宋" w:date="2026-07-06T22:50:57Z">
        <w:r>
          <w:rPr>
            <w:rFonts w:hint="eastAsia"/>
            <w:lang w:val="en-US" w:eastAsia="zh-CN"/>
          </w:rPr>
          <w:t>2</w:t>
        </w:r>
      </w:ins>
      <w:ins w:id="99" w:author="小宋" w:date="2026-07-06T22:50:53Z">
        <w:r>
          <w:rPr>
            <w:rFonts w:hint="eastAsia"/>
            <w:lang w:val="en-US" w:eastAsia="zh-CN"/>
          </w:rPr>
          <w:t xml:space="preserve"> </w:t>
        </w:r>
      </w:ins>
      <w:ins w:id="100" w:author="小宋" w:date="2026-07-06T22:51:11Z">
        <w:r>
          <w:rPr>
            <w:rFonts w:hint="eastAsia"/>
            <w:lang w:val="en-US" w:eastAsia="zh-CN"/>
          </w:rPr>
          <w:t>BFA</w:t>
        </w:r>
      </w:ins>
      <w:ins w:id="101" w:author="小宋" w:date="2026-07-06T22:51:13Z">
        <w:r>
          <w:rPr>
            <w:rFonts w:hint="eastAsia"/>
            <w:lang w:val="en-US" w:eastAsia="zh-CN"/>
          </w:rPr>
          <w:t>TH</w:t>
        </w:r>
      </w:ins>
      <w:ins w:id="102" w:author="小宋" w:date="2026-07-06T22:51:14Z">
        <w:r>
          <w:rPr>
            <w:rFonts w:hint="eastAsia"/>
            <w:lang w:val="en-US" w:eastAsia="zh-CN"/>
          </w:rPr>
          <w:t>自建</w:t>
        </w:r>
      </w:ins>
      <w:ins w:id="103" w:author="小宋" w:date="2026-07-06T22:51:15Z">
        <w:r>
          <w:rPr>
            <w:rFonts w:hint="eastAsia"/>
            <w:lang w:val="en-US" w:eastAsia="zh-CN"/>
          </w:rPr>
          <w:t>数据集</w:t>
        </w:r>
      </w:ins>
      <w:bookmarkStart w:id="234" w:name="_GoBack"/>
      <w:bookmarkEnd w:id="234"/>
    </w:p>
    <w:p w14:paraId="24A9DA72">
      <w:pPr>
        <w:rPr>
          <w:ins w:id="104" w:author="小宋" w:date="2026-07-06T22:50:53Z"/>
          <w:rFonts w:hint="default"/>
          <w:lang w:val="en-US"/>
        </w:rPr>
      </w:pPr>
      <w:ins w:id="105" w:author="小宋" w:date="2026-07-06T22:58:23Z">
        <w:r>
          <w:rPr>
            <w:rFonts w:hint="eastAsia"/>
            <w:lang w:val="en-US" w:eastAsia="zh-CN"/>
          </w:rPr>
          <w:t>（1）</w:t>
        </w:r>
      </w:ins>
      <w:ins w:id="106" w:author="小宋" w:date="2026-07-06T22:58:24Z">
        <w:r>
          <w:rPr>
            <w:rFonts w:hint="eastAsia"/>
            <w:lang w:val="en-US" w:eastAsia="zh-CN"/>
          </w:rPr>
          <w:t>数据</w:t>
        </w:r>
      </w:ins>
      <w:ins w:id="107" w:author="小宋" w:date="2026-07-06T22:58:26Z">
        <w:r>
          <w:rPr>
            <w:rFonts w:hint="eastAsia"/>
            <w:lang w:val="en-US" w:eastAsia="zh-CN"/>
          </w:rPr>
          <w:t>来源</w:t>
        </w:r>
      </w:ins>
    </w:p>
    <w:p w14:paraId="028622CA">
      <w:pPr>
        <w:bidi w:val="0"/>
        <w:ind w:firstLine="0" w:firstLineChars="0"/>
        <w:rPr>
          <w:del w:id="109" w:author="小宋" w:date="2026-07-06T22:50:53Z"/>
          <w:rFonts w:hint="default"/>
          <w:lang w:val="en-US" w:eastAsia="zh-CN"/>
        </w:rPr>
        <w:pPrChange w:id="108" w:author="小宋" w:date="2026-07-06T22:50:24Z">
          <w:pPr>
            <w:bidi w:val="0"/>
          </w:pPr>
        </w:pPrChange>
      </w:pPr>
    </w:p>
    <w:p w14:paraId="2D2B3CCB">
      <w:pPr>
        <w:numPr>
          <w:ilvl w:val="0"/>
          <w:numId w:val="0"/>
        </w:numPr>
        <w:ind w:firstLine="420" w:firstLineChars="0"/>
        <w:rPr>
          <w:del w:id="110" w:author="小宋" w:date="2026-07-06T22:51:19Z"/>
        </w:rPr>
      </w:pPr>
      <w:del w:id="111" w:author="小宋" w:date="2026-07-06T22:51:19Z">
        <w:r>
          <w:rPr>
            <w:rFonts w:hint="eastAsia"/>
            <w:lang w:eastAsia="zh-CN"/>
          </w:rPr>
          <w:delText>（</w:delText>
        </w:r>
      </w:del>
      <w:del w:id="112" w:author="小宋" w:date="2026-07-06T22:51:19Z">
        <w:r>
          <w:rPr>
            <w:rFonts w:hint="eastAsia"/>
            <w:lang w:val="en-US" w:eastAsia="zh-CN"/>
          </w:rPr>
          <w:delText>2</w:delText>
        </w:r>
      </w:del>
      <w:del w:id="113" w:author="小宋" w:date="2026-07-06T22:51:19Z">
        <w:r>
          <w:rPr>
            <w:rFonts w:hint="eastAsia"/>
            <w:lang w:eastAsia="zh-CN"/>
          </w:rPr>
          <w:delText>）</w:delText>
        </w:r>
      </w:del>
      <w:del w:id="114" w:author="小宋" w:date="2026-07-06T22:51:19Z">
        <w:r>
          <w:rPr>
            <w:rFonts w:hint="eastAsia"/>
          </w:rPr>
          <w:delText>BFATH</w:delText>
        </w:r>
      </w:del>
      <w:del w:id="115" w:author="小宋" w:date="2026-07-06T22:51:19Z">
        <w:r>
          <w:rPr>
            <w:rFonts w:hint="eastAsia"/>
            <w:lang w:val="en-US" w:eastAsia="zh-CN"/>
          </w:rPr>
          <w:delText>自建</w:delText>
        </w:r>
      </w:del>
      <w:del w:id="116" w:author="小宋" w:date="2026-07-06T22:51:19Z">
        <w:r>
          <w:rPr>
            <w:rFonts w:hint="eastAsia"/>
          </w:rPr>
          <w:delText>数据集</w:delText>
        </w:r>
      </w:del>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ins w:id="117" w:author="小宋" w:date="2026-07-06T22:58:45Z"/>
          <w:rFonts w:hint="default" w:eastAsia="宋体"/>
          <w:lang w:val="en-US" w:eastAsia="zh-CN"/>
        </w:rPr>
      </w:pPr>
      <w:ins w:id="118" w:author="小宋" w:date="2026-07-06T22:58:46Z">
        <w:r>
          <w:rPr>
            <w:rFonts w:hint="eastAsia"/>
            <w:lang w:eastAsia="zh-CN"/>
          </w:rPr>
          <w:t>（</w:t>
        </w:r>
      </w:ins>
      <w:ins w:id="119" w:author="小宋" w:date="2026-07-06T22:58:47Z">
        <w:r>
          <w:rPr>
            <w:rFonts w:hint="eastAsia"/>
            <w:lang w:val="en-US" w:eastAsia="zh-CN"/>
          </w:rPr>
          <w:t>2</w:t>
        </w:r>
      </w:ins>
      <w:ins w:id="120" w:author="小宋" w:date="2026-07-06T22:58:46Z">
        <w:r>
          <w:rPr>
            <w:rFonts w:hint="eastAsia"/>
            <w:lang w:val="en-US" w:eastAsia="zh-CN"/>
          </w:rPr>
          <w:t>）</w:t>
        </w:r>
      </w:ins>
      <w:ins w:id="121" w:author="小宋" w:date="2026-07-06T22:58:49Z">
        <w:r>
          <w:rPr>
            <w:rFonts w:hint="eastAsia"/>
            <w:lang w:val="en-US" w:eastAsia="zh-CN"/>
          </w:rPr>
          <w:t>构建</w:t>
        </w:r>
      </w:ins>
      <w:ins w:id="122" w:author="小宋" w:date="2026-07-06T22:58:51Z">
        <w:r>
          <w:rPr>
            <w:rFonts w:hint="eastAsia"/>
            <w:lang w:val="en-US" w:eastAsia="zh-CN"/>
          </w:rPr>
          <w:t>流程</w:t>
        </w:r>
      </w:ins>
    </w:p>
    <w:p w14:paraId="3FF3A7C0">
      <w:pPr>
        <w:bidi w:val="0"/>
        <w:rPr>
          <w:ins w:id="123" w:author="小宋" w:date="2026-07-06T23:03:09Z"/>
          <w:rFonts w:hint="eastAsia"/>
          <w:lang w:eastAsia="zh-CN"/>
        </w:rPr>
      </w:pPr>
      <w:del w:id="124" w:author="小宋" w:date="2026-07-06T22:58:53Z">
        <w:r>
          <w:rPr>
            <w:rFonts w:hint="eastAsia"/>
          </w:rPr>
          <w:delText>本研究的数据构建流程如下</w:delText>
        </w:r>
      </w:del>
      <w:del w:id="125" w:author="小宋" w:date="2026-07-06T22:58:53Z">
        <w:r>
          <w:rPr>
            <w:rFonts w:hint="eastAsia"/>
            <w:lang w:eastAsia="zh-CN"/>
          </w:rPr>
          <w:delText>：</w:delText>
        </w:r>
      </w:del>
      <w:r>
        <w:rPr>
          <w:rFonts w:hint="eastAsia"/>
          <w:lang w:eastAsia="zh-CN"/>
        </w:rPr>
        <w:t>步骤1</w:t>
      </w:r>
      <w:ins w:id="126" w:author="小宋" w:date="2026-07-06T23:03:17Z">
        <w:r>
          <w:rPr>
            <w:rFonts w:hint="eastAsia"/>
            <w:lang w:eastAsia="zh-CN"/>
          </w:rPr>
          <w:t>：</w:t>
        </w:r>
      </w:ins>
      <w:del w:id="127" w:author="小宋" w:date="2026-07-06T23:03:17Z">
        <w:r>
          <w:rPr>
            <w:rFonts w:hint="eastAsia"/>
            <w:lang w:eastAsia="zh-CN"/>
          </w:rPr>
          <w:delText>，</w:delText>
        </w:r>
      </w:del>
      <w:r>
        <w:rPr>
          <w:rFonts w:hint="eastAsia"/>
          <w:lang w:eastAsia="zh-CN"/>
        </w:rPr>
        <w:t>书籍数字化与图像提取。使用高精度扫描仪（分辨率≥600 dpi）对书中古树图像进行数字化采集，确保原始印刷质量无损转换；对每株古树的文字描述页同步进行OCR识别，提取位置信息字段</w:t>
      </w:r>
      <w:ins w:id="128" w:author="小宋" w:date="2026-07-06T23:03:08Z">
        <w:r>
          <w:rPr>
            <w:rFonts w:hint="eastAsia"/>
            <w:lang w:eastAsia="zh-CN"/>
          </w:rPr>
          <w:t>。</w:t>
        </w:r>
      </w:ins>
    </w:p>
    <w:p w14:paraId="412C2270">
      <w:pPr>
        <w:bidi w:val="0"/>
        <w:rPr>
          <w:ins w:id="129" w:author="小宋" w:date="2026-07-06T23:03:22Z"/>
          <w:rFonts w:hint="eastAsia"/>
          <w:lang w:eastAsia="zh-CN"/>
        </w:rPr>
      </w:pPr>
      <w:del w:id="130" w:author="小宋" w:date="2026-07-06T23:03:08Z">
        <w:r>
          <w:rPr>
            <w:rFonts w:hint="eastAsia"/>
            <w:lang w:eastAsia="zh-CN"/>
          </w:rPr>
          <w:delText>；</w:delText>
        </w:r>
      </w:del>
      <w:r>
        <w:rPr>
          <w:rFonts w:hint="eastAsia"/>
          <w:lang w:eastAsia="zh-CN"/>
        </w:rPr>
        <w:t>步骤2</w:t>
      </w:r>
      <w:ins w:id="131" w:author="小宋" w:date="2026-07-06T23:03:19Z">
        <w:r>
          <w:rPr>
            <w:rFonts w:hint="eastAsia"/>
            <w:lang w:eastAsia="zh-CN"/>
          </w:rPr>
          <w:t>：</w:t>
        </w:r>
      </w:ins>
      <w:del w:id="132" w:author="小宋" w:date="2026-07-06T23:03:18Z">
        <w:r>
          <w:rPr>
            <w:rFonts w:hint="eastAsia"/>
            <w:lang w:eastAsia="zh-CN"/>
          </w:rPr>
          <w:delText>，</w:delText>
        </w:r>
      </w:del>
      <w:r>
        <w:rPr>
          <w:rFonts w:hint="eastAsia"/>
          <w:lang w:eastAsia="zh-CN"/>
        </w:rPr>
        <w:t>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ins w:id="133" w:author="小宋" w:date="2026-07-06T23:03:22Z">
        <w:r>
          <w:rPr>
            <w:rFonts w:hint="eastAsia"/>
            <w:lang w:eastAsia="zh-CN"/>
          </w:rPr>
          <w:t>。</w:t>
        </w:r>
      </w:ins>
    </w:p>
    <w:p w14:paraId="58D78F91">
      <w:pPr>
        <w:bidi w:val="0"/>
        <w:rPr>
          <w:ins w:id="134" w:author="小宋" w:date="2026-07-06T23:03:43Z"/>
          <w:rFonts w:hint="eastAsia"/>
          <w:lang w:eastAsia="zh-CN"/>
        </w:rPr>
      </w:pPr>
      <w:del w:id="135" w:author="小宋" w:date="2026-07-06T23:03:22Z">
        <w:r>
          <w:rPr>
            <w:rFonts w:hint="eastAsia"/>
            <w:lang w:eastAsia="zh-CN"/>
          </w:rPr>
          <w:delText>；</w:delText>
        </w:r>
      </w:del>
      <w:r>
        <w:rPr>
          <w:rFonts w:hint="eastAsia"/>
          <w:lang w:eastAsia="zh-CN"/>
        </w:rPr>
        <w:t>步骤3</w:t>
      </w:r>
      <w:ins w:id="136" w:author="小宋" w:date="2026-07-06T23:03:24Z">
        <w:r>
          <w:rPr>
            <w:rFonts w:hint="eastAsia"/>
            <w:lang w:eastAsia="zh-CN"/>
          </w:rPr>
          <w:t>：</w:t>
        </w:r>
      </w:ins>
      <w:del w:id="137" w:author="小宋" w:date="2026-07-06T23:03:24Z">
        <w:r>
          <w:rPr>
            <w:rFonts w:hint="eastAsia"/>
            <w:lang w:eastAsia="zh-CN"/>
          </w:rPr>
          <w:delText>，</w:delText>
        </w:r>
      </w:del>
      <w:r>
        <w:rPr>
          <w:rFonts w:hint="eastAsia"/>
          <w:lang w:eastAsia="zh-CN"/>
        </w:rPr>
        <w:t>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ins w:id="138" w:author="小宋" w:date="2026-07-06T23:05:20Z">
        <w:r>
          <w:rPr>
            <w:rFonts w:hint="eastAsia"/>
            <w:lang w:val="en-US" w:eastAsia="zh-CN"/>
          </w:rPr>
          <w:t>与</w:t>
        </w:r>
      </w:ins>
      <w:del w:id="139" w:author="小宋" w:date="2026-07-06T23:05:19Z">
        <w:r>
          <w:rPr>
            <w:rFonts w:hint="eastAsia"/>
            <w:lang w:eastAsia="zh-CN"/>
          </w:rPr>
          <w:delText>、</w:delText>
        </w:r>
      </w:del>
      <w:r>
        <w:rPr>
          <w:rFonts w:hint="eastAsia"/>
          <w:lang w:eastAsia="zh-CN"/>
        </w:rPr>
        <w:t>红桦共15个</w:t>
      </w:r>
      <w:ins w:id="140" w:author="小宋" w:date="2026-07-06T23:56:42Z">
        <w:r>
          <w:rPr>
            <w:rFonts w:hint="eastAsia"/>
            <w:lang w:val="en-US" w:eastAsia="zh-CN"/>
          </w:rPr>
          <w:t>树种</w:t>
        </w:r>
      </w:ins>
      <w:del w:id="141" w:author="小宋" w:date="2026-07-06T23:56:41Z">
        <w:r>
          <w:rPr>
            <w:rFonts w:hint="eastAsia"/>
            <w:lang w:eastAsia="zh-CN"/>
          </w:rPr>
          <w:delText>典</w:delText>
        </w:r>
      </w:del>
      <w:del w:id="142" w:author="小宋" w:date="2026-07-06T23:05:24Z">
        <w:r>
          <w:rPr>
            <w:rFonts w:hint="eastAsia"/>
            <w:lang w:eastAsia="zh-CN"/>
          </w:rPr>
          <w:delText>型树</w:delText>
        </w:r>
      </w:del>
      <w:del w:id="143" w:author="小宋" w:date="2026-07-06T23:56:39Z">
        <w:r>
          <w:rPr>
            <w:rFonts w:hint="eastAsia"/>
            <w:lang w:eastAsia="zh-CN"/>
          </w:rPr>
          <w:delText>种</w:delText>
        </w:r>
      </w:del>
      <w:r>
        <w:rPr>
          <w:rFonts w:hint="eastAsia"/>
          <w:lang w:eastAsia="zh-CN"/>
        </w:rPr>
        <w:t>。</w:t>
      </w:r>
    </w:p>
    <w:p w14:paraId="787DDB23">
      <w:pPr>
        <w:bidi w:val="0"/>
        <w:rPr>
          <w:rFonts w:hint="default"/>
          <w:lang w:val="en-US" w:eastAsia="zh-CN"/>
        </w:rPr>
      </w:pPr>
      <w:ins w:id="144" w:author="小宋" w:date="2026-07-06T23:03:44Z">
        <w:r>
          <w:rPr>
            <w:rFonts w:hint="eastAsia"/>
            <w:lang w:eastAsia="zh-CN"/>
          </w:rPr>
          <w:t>（</w:t>
        </w:r>
      </w:ins>
      <w:ins w:id="145" w:author="小宋" w:date="2026-07-06T23:03:45Z">
        <w:r>
          <w:rPr>
            <w:rFonts w:hint="eastAsia"/>
            <w:lang w:val="en-US" w:eastAsia="zh-CN"/>
          </w:rPr>
          <w:t>3</w:t>
        </w:r>
      </w:ins>
      <w:ins w:id="146" w:author="小宋" w:date="2026-07-06T23:03:44Z">
        <w:r>
          <w:rPr>
            <w:rFonts w:hint="eastAsia"/>
            <w:lang w:eastAsia="zh-CN"/>
          </w:rPr>
          <w:t>）</w:t>
        </w:r>
      </w:ins>
      <w:ins w:id="147" w:author="小宋" w:date="2026-07-06T23:03:45Z">
        <w:r>
          <w:rPr>
            <w:rFonts w:hint="eastAsia"/>
            <w:lang w:val="en-US" w:eastAsia="zh-CN"/>
          </w:rPr>
          <w:t>规模</w:t>
        </w:r>
      </w:ins>
      <w:ins w:id="148" w:author="小宋" w:date="2026-07-06T23:03:46Z">
        <w:r>
          <w:rPr>
            <w:rFonts w:hint="eastAsia"/>
            <w:lang w:val="en-US" w:eastAsia="zh-CN"/>
          </w:rPr>
          <w:t>划分</w:t>
        </w:r>
      </w:ins>
    </w:p>
    <w:p w14:paraId="49FB11A7">
      <w:pPr>
        <w:bidi w:val="0"/>
        <w:rPr>
          <w:ins w:id="149" w:author="小宋" w:date="2026-07-06T23:04:14Z"/>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ins w:id="150" w:author="小宋" w:date="2026-07-06T23:04:14Z">
        <w:r>
          <w:rPr>
            <w:rFonts w:hint="eastAsia"/>
            <w:lang w:eastAsia="zh-CN"/>
          </w:rPr>
          <w:t>（</w:t>
        </w:r>
      </w:ins>
      <w:ins w:id="151" w:author="小宋" w:date="2026-07-06T23:04:15Z">
        <w:r>
          <w:rPr>
            <w:rFonts w:hint="eastAsia"/>
            <w:lang w:val="en-US" w:eastAsia="zh-CN"/>
          </w:rPr>
          <w:t>4</w:t>
        </w:r>
      </w:ins>
      <w:ins w:id="152" w:author="小宋" w:date="2026-07-06T23:04:14Z">
        <w:r>
          <w:rPr>
            <w:rFonts w:hint="eastAsia"/>
            <w:lang w:eastAsia="zh-CN"/>
          </w:rPr>
          <w:t>）</w:t>
        </w:r>
      </w:ins>
      <w:ins w:id="153" w:author="小宋" w:date="2026-07-06T23:04:18Z">
        <w:r>
          <w:rPr>
            <w:rFonts w:hint="eastAsia"/>
            <w:lang w:val="en-US" w:eastAsia="zh-CN"/>
          </w:rPr>
          <w:t>核心</w:t>
        </w:r>
      </w:ins>
      <w:ins w:id="154" w:author="小宋" w:date="2026-07-06T23:04:21Z">
        <w:r>
          <w:rPr>
            <w:rFonts w:hint="eastAsia"/>
            <w:lang w:val="en-US" w:eastAsia="zh-CN"/>
          </w:rPr>
          <w:t>价值与</w:t>
        </w:r>
      </w:ins>
      <w:ins w:id="155" w:author="小宋" w:date="2026-07-06T23:30:11Z">
        <w:r>
          <w:rPr>
            <w:rFonts w:hint="eastAsia"/>
            <w:lang w:val="en-US" w:eastAsia="zh-CN"/>
          </w:rPr>
          <w:t>使用</w:t>
        </w:r>
      </w:ins>
      <w:ins w:id="156" w:author="小宋" w:date="2026-07-06T23:30:12Z">
        <w:r>
          <w:rPr>
            <w:rFonts w:hint="eastAsia"/>
            <w:lang w:val="en-US" w:eastAsia="zh-CN"/>
          </w:rPr>
          <w:t>说明</w:t>
        </w:r>
      </w:ins>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w:t>
      </w:r>
      <w:del w:id="157" w:author="小宋" w:date="2026-07-06T23:17:11Z">
        <w:r>
          <w:rPr>
            <w:rFonts w:hint="eastAsia"/>
            <w:lang w:eastAsia="zh-CN"/>
          </w:rPr>
          <w:delText>，已属稀缺资源</w:delText>
        </w:r>
      </w:del>
      <w:r>
        <w:rPr>
          <w:rFonts w:hint="eastAsia"/>
          <w:lang w:eastAsia="zh-CN"/>
        </w:rPr>
        <w:t>。为缓解小样本对实验结论的影响，本文采用“iNaturalist预训练+BFATH微调”的迁移学习策略降低对小样本的依赖。BFATH在本文中的职能定位为：领域微调，在iNaturalist预训练模型基础上，使用BFATH训练集进行有监督微调，</w:t>
      </w:r>
      <w:ins w:id="158" w:author="小宋" w:date="2026-07-06T23:11:17Z">
        <w:r>
          <w:rPr>
            <w:rFonts w:hint="eastAsia"/>
            <w:lang w:eastAsia="zh-CN"/>
          </w:rPr>
          <w:t>图像、位置坐标、物种标签</w:t>
        </w:r>
      </w:ins>
      <w:ins w:id="159" w:author="小宋" w:date="2026-07-06T23:11:21Z">
        <w:r>
          <w:rPr>
            <w:rFonts w:hint="eastAsia"/>
            <w:lang w:val="en-US" w:eastAsia="zh-CN"/>
          </w:rPr>
          <w:t>字段</w:t>
        </w:r>
      </w:ins>
      <w:ins w:id="160" w:author="小宋" w:date="2026-07-06T23:11:17Z">
        <w:r>
          <w:rPr>
            <w:rFonts w:hint="eastAsia"/>
            <w:lang w:eastAsia="zh-CN"/>
          </w:rPr>
          <w:t>用于模型训练</w:t>
        </w:r>
      </w:ins>
      <w:ins w:id="161" w:author="小宋" w:date="2026-07-06T23:11:23Z">
        <w:r>
          <w:rPr>
            <w:rFonts w:hint="eastAsia"/>
            <w:lang w:eastAsia="zh-CN"/>
          </w:rPr>
          <w:t>，</w:t>
        </w:r>
      </w:ins>
      <w:r>
        <w:rPr>
          <w:rFonts w:hint="eastAsia"/>
          <w:lang w:eastAsia="zh-CN"/>
        </w:rPr>
        <w:t>验证模型在真实古树名木数据上的迁移能力；系统演示，作为第4章系统演示数据源，树龄、树高</w:t>
      </w:r>
      <w:ins w:id="162" w:author="小宋" w:date="2026-07-06T23:12:02Z">
        <w:r>
          <w:rPr>
            <w:rFonts w:hint="eastAsia"/>
            <w:lang w:val="en-US" w:eastAsia="zh-CN"/>
          </w:rPr>
          <w:t>和</w:t>
        </w:r>
      </w:ins>
      <w:ins w:id="163" w:author="小宋" w:date="2026-07-06T23:12:03Z">
        <w:r>
          <w:rPr>
            <w:rFonts w:hint="eastAsia"/>
            <w:lang w:val="en-US" w:eastAsia="zh-CN"/>
          </w:rPr>
          <w:t>保护</w:t>
        </w:r>
      </w:ins>
      <w:ins w:id="164" w:author="小宋" w:date="2026-07-06T23:12:04Z">
        <w:r>
          <w:rPr>
            <w:rFonts w:hint="eastAsia"/>
            <w:lang w:val="en-US" w:eastAsia="zh-CN"/>
          </w:rPr>
          <w:t>级别</w:t>
        </w:r>
      </w:ins>
      <w:ins w:id="165" w:author="小宋" w:date="2026-07-06T23:12:07Z">
        <w:r>
          <w:rPr>
            <w:rFonts w:hint="eastAsia"/>
            <w:lang w:val="en-US" w:eastAsia="zh-CN"/>
          </w:rPr>
          <w:t>等</w:t>
        </w:r>
      </w:ins>
      <w:del w:id="166" w:author="小宋" w:date="2026-07-06T23:12:05Z">
        <w:r>
          <w:rPr>
            <w:rFonts w:hint="eastAsia"/>
            <w:lang w:eastAsia="zh-CN"/>
          </w:rPr>
          <w:delText>等</w:delText>
        </w:r>
      </w:del>
      <w:r>
        <w:rPr>
          <w:rFonts w:hint="eastAsia"/>
          <w:lang w:eastAsia="zh-CN"/>
        </w:rPr>
        <w:t>字段仅用于系统功能界面展示，不参与任何模型训练与计算过程。</w:t>
      </w:r>
      <w:ins w:id="167" w:author="小宋" w:date="2026-07-06T23:16:28Z">
        <w:r>
          <w:rPr>
            <w:rFonts w:hint="eastAsia"/>
            <w:lang w:eastAsia="zh-CN"/>
          </w:rPr>
          <w:t>BFATH 填补了面向古树名木多模态哈希检索的领域验证数据空白。</w:t>
        </w:r>
      </w:ins>
    </w:p>
    <w:p w14:paraId="0248BF3D">
      <w:pPr>
        <w:bidi w:val="0"/>
        <w:ind w:firstLine="420" w:firstLineChars="0"/>
        <w:rPr>
          <w:ins w:id="169" w:author="小宋" w:date="2026-07-06T23:27:49Z"/>
          <w:rFonts w:hint="eastAsia"/>
        </w:rPr>
        <w:pPrChange w:id="168" w:author="小宋" w:date="2026-07-06T23:04:39Z">
          <w:pPr>
            <w:bidi w:val="0"/>
          </w:pPr>
        </w:pPrChange>
      </w:pPr>
      <w:r>
        <w:rPr>
          <w:rFonts w:hint="eastAsia"/>
        </w:rPr>
        <w:t>综上所述，</w:t>
      </w:r>
      <w:ins w:id="170" w:author="小宋" w:date="2026-07-06T23:27:08Z">
        <w:r>
          <w:rPr>
            <w:rFonts w:hint="eastAsia"/>
            <w:lang w:val="en-US" w:eastAsia="zh-CN"/>
          </w:rPr>
          <w:t>如</w:t>
        </w:r>
      </w:ins>
      <w:ins w:id="171" w:author="小宋" w:date="2026-07-06T23:27:11Z">
        <w:r>
          <w:rPr>
            <w:rFonts w:hint="eastAsia"/>
            <w:lang w:val="en-US" w:eastAsia="zh-CN"/>
          </w:rPr>
          <w:t>下</w:t>
        </w:r>
      </w:ins>
      <w:ins w:id="172" w:author="小宋" w:date="2026-07-06T23:27:12Z">
        <w:r>
          <w:rPr>
            <w:rFonts w:hint="eastAsia"/>
            <w:lang w:val="en-US" w:eastAsia="zh-CN"/>
          </w:rPr>
          <w:t>表</w:t>
        </w:r>
      </w:ins>
      <w:ins w:id="173" w:author="小宋" w:date="2026-07-06T23:27:13Z">
        <w:r>
          <w:rPr>
            <w:rFonts w:hint="eastAsia"/>
            <w:lang w:val="en-US" w:eastAsia="zh-CN"/>
          </w:rPr>
          <w:t>3</w:t>
        </w:r>
      </w:ins>
      <w:ins w:id="174" w:author="小宋" w:date="2026-07-06T23:27:15Z">
        <w:r>
          <w:rPr>
            <w:rFonts w:hint="eastAsia"/>
            <w:lang w:val="en-US" w:eastAsia="zh-CN"/>
          </w:rPr>
          <w:t>.1</w:t>
        </w:r>
      </w:ins>
      <w:ins w:id="175" w:author="小宋" w:date="2026-07-06T23:27:42Z">
        <w:r>
          <w:rPr>
            <w:rFonts w:hint="eastAsia"/>
            <w:lang w:val="en-US" w:eastAsia="zh-CN"/>
          </w:rPr>
          <w:t>所示，</w:t>
        </w:r>
      </w:ins>
      <w:r>
        <w:rPr>
          <w:rFonts w:hint="eastAsia"/>
        </w:rPr>
        <w:t>iNaturalist 2018数据集</w:t>
      </w:r>
      <w:ins w:id="176" w:author="小宋" w:date="2026-07-06T23:29:28Z">
        <w:r>
          <w:rPr>
            <w:rFonts w:hint="eastAsia"/>
            <w:lang w:val="en-US" w:eastAsia="zh-CN"/>
          </w:rPr>
          <w:t>核心用途</w:t>
        </w:r>
      </w:ins>
      <w:ins w:id="177" w:author="小宋" w:date="2026-07-06T23:29:30Z">
        <w:r>
          <w:rPr>
            <w:rFonts w:hint="eastAsia"/>
            <w:lang w:val="en-US" w:eastAsia="zh-CN"/>
          </w:rPr>
          <w:t>是</w:t>
        </w:r>
      </w:ins>
      <w:del w:id="178" w:author="小宋" w:date="2026-07-06T23:29:29Z">
        <w:r>
          <w:rPr>
            <w:rFonts w:hint="eastAsia"/>
          </w:rPr>
          <w:delText>作为</w:delText>
        </w:r>
      </w:del>
      <w:ins w:id="179" w:author="小宋" w:date="2026-07-06T23:28:49Z">
        <w:r>
          <w:rPr>
            <w:rFonts w:hint="eastAsia"/>
            <w:lang w:val="en-US" w:eastAsia="zh-CN"/>
          </w:rPr>
          <w:t>模型</w:t>
        </w:r>
      </w:ins>
      <w:ins w:id="180" w:author="小宋" w:date="2026-07-06T23:29:11Z">
        <w:r>
          <w:rPr>
            <w:rFonts w:hint="eastAsia"/>
            <w:lang w:val="en-US" w:eastAsia="zh-CN"/>
          </w:rPr>
          <w:t>预</w:t>
        </w:r>
      </w:ins>
      <w:ins w:id="181" w:author="小宋" w:date="2026-07-06T23:28:29Z">
        <w:r>
          <w:rPr>
            <w:rFonts w:hint="eastAsia"/>
            <w:lang w:val="en-US" w:eastAsia="zh-CN"/>
          </w:rPr>
          <w:t>训练</w:t>
        </w:r>
      </w:ins>
      <w:ins w:id="182" w:author="小宋" w:date="2026-07-06T23:29:08Z">
        <w:r>
          <w:rPr>
            <w:rFonts w:hint="eastAsia"/>
            <w:lang w:val="en-US" w:eastAsia="zh-CN"/>
          </w:rPr>
          <w:t>、</w:t>
        </w:r>
      </w:ins>
      <w:ins w:id="183" w:author="小宋" w:date="2026-07-06T23:28:35Z">
        <w:r>
          <w:rPr>
            <w:rFonts w:hint="eastAsia"/>
            <w:lang w:val="en-US" w:eastAsia="zh-CN"/>
          </w:rPr>
          <w:t>性能</w:t>
        </w:r>
      </w:ins>
      <w:ins w:id="184" w:author="小宋" w:date="2026-07-06T23:29:36Z">
        <w:r>
          <w:rPr>
            <w:rFonts w:hint="eastAsia"/>
            <w:lang w:val="en-US" w:eastAsia="zh-CN"/>
          </w:rPr>
          <w:t>对比</w:t>
        </w:r>
      </w:ins>
      <w:ins w:id="185" w:author="小宋" w:date="2026-07-06T23:29:38Z">
        <w:r>
          <w:rPr>
            <w:rFonts w:hint="eastAsia"/>
            <w:lang w:val="en-US" w:eastAsia="zh-CN"/>
          </w:rPr>
          <w:t>与消融</w:t>
        </w:r>
      </w:ins>
      <w:ins w:id="186" w:author="小宋" w:date="2026-07-06T23:29:40Z">
        <w:r>
          <w:rPr>
            <w:rFonts w:hint="eastAsia"/>
            <w:lang w:val="en-US" w:eastAsia="zh-CN"/>
          </w:rPr>
          <w:t>实验</w:t>
        </w:r>
      </w:ins>
      <w:del w:id="187" w:author="小宋" w:date="2026-07-06T23:28:09Z">
        <w:r>
          <w:rPr>
            <w:rFonts w:hint="eastAsia"/>
          </w:rPr>
          <w:delText>主要实验数据</w:delText>
        </w:r>
      </w:del>
      <w:r>
        <w:rPr>
          <w:rFonts w:hint="eastAsia"/>
        </w:rPr>
        <w:t>，BFATH数据集用于领域微调与系统演示。</w:t>
      </w:r>
    </w:p>
    <w:p w14:paraId="1E275822">
      <w:pPr>
        <w:bidi w:val="0"/>
        <w:ind w:firstLine="420" w:firstLineChars="0"/>
        <w:rPr>
          <w:ins w:id="189" w:author="小宋" w:date="2026-07-06T23:20:46Z"/>
          <w:rFonts w:hint="eastAsia"/>
        </w:rPr>
        <w:pPrChange w:id="188" w:author="小宋" w:date="2026-07-06T23:04:39Z">
          <w:pPr>
            <w:bidi w:val="0"/>
          </w:pPr>
        </w:pPrChange>
      </w:pPr>
    </w:p>
    <w:p w14:paraId="59D350DA">
      <w:pPr>
        <w:jc w:val="center"/>
        <w:rPr>
          <w:ins w:id="190" w:author="小宋" w:date="2026-07-06T23:20:47Z"/>
          <w:rFonts w:ascii="Times New Roman Regular" w:hAnsi="Times New Roman Regular" w:cs="Times New Roman Regular" w:eastAsiaTheme="minorEastAsia"/>
          <w:sz w:val="21"/>
          <w:szCs w:val="21"/>
        </w:rPr>
      </w:pPr>
      <w:ins w:id="191" w:author="小宋" w:date="2026-07-06T23:20:47Z">
        <w:r>
          <w:rPr>
            <w:rFonts w:hint="eastAsia" w:ascii="Times New Roman Regular" w:hAnsi="Times New Roman Regular" w:cs="Times New Roman Regular"/>
            <w:sz w:val="21"/>
            <w:szCs w:val="21"/>
            <w:lang w:eastAsia="zh-Hans"/>
          </w:rPr>
          <w:t>表</w:t>
        </w:r>
      </w:ins>
      <w:ins w:id="192" w:author="小宋" w:date="2026-07-06T23:20:47Z">
        <w:r>
          <w:rPr>
            <w:rFonts w:hint="eastAsia" w:ascii="Times New Roman Regular" w:hAnsi="Times New Roman Regular" w:cs="Times New Roman Regular"/>
            <w:sz w:val="21"/>
            <w:szCs w:val="21"/>
          </w:rPr>
          <w:t>3</w:t>
        </w:r>
      </w:ins>
      <w:ins w:id="193" w:author="小宋" w:date="2026-07-06T23:20:47Z">
        <w:r>
          <w:rPr>
            <w:rFonts w:ascii="Times New Roman Regular" w:hAnsi="Times New Roman Regular" w:cs="Times New Roman Regular"/>
            <w:sz w:val="21"/>
            <w:szCs w:val="21"/>
            <w:lang w:eastAsia="zh-Hans"/>
          </w:rPr>
          <w:t>.</w:t>
        </w:r>
      </w:ins>
      <w:ins w:id="194" w:author="小宋" w:date="2026-07-06T23:20:47Z">
        <w:r>
          <w:rPr>
            <w:rFonts w:hint="eastAsia" w:ascii="Times New Roman Regular" w:hAnsi="Times New Roman Regular" w:cs="Times New Roman Regular"/>
            <w:sz w:val="21"/>
            <w:szCs w:val="21"/>
            <w:lang w:val="en-US" w:eastAsia="zh-CN"/>
          </w:rPr>
          <w:t>1</w:t>
        </w:r>
      </w:ins>
      <w:ins w:id="195" w:author="小宋" w:date="2026-07-06T23:20:47Z">
        <w:r>
          <w:rPr>
            <w:rFonts w:ascii="Times New Roman Regular" w:hAnsi="Times New Roman Regular" w:cs="Times New Roman Regular"/>
            <w:sz w:val="21"/>
            <w:szCs w:val="21"/>
            <w:lang w:eastAsia="zh-Hans"/>
          </w:rPr>
          <w:t xml:space="preserve"> </w:t>
        </w:r>
      </w:ins>
      <w:ins w:id="196" w:author="小宋" w:date="2026-07-06T23:20:59Z">
        <w:r>
          <w:rPr>
            <w:rFonts w:hint="eastAsia" w:ascii="Times New Roman Regular" w:hAnsi="Times New Roman Regular" w:cs="Times New Roman Regular"/>
            <w:sz w:val="21"/>
            <w:szCs w:val="21"/>
          </w:rPr>
          <w:t>iNaturalist 2018</w:t>
        </w:r>
      </w:ins>
      <w:ins w:id="197" w:author="小宋" w:date="2026-07-06T23:22:06Z">
        <w:r>
          <w:rPr>
            <w:rFonts w:hint="eastAsia" w:ascii="Times New Roman Regular" w:hAnsi="Times New Roman Regular" w:cs="Times New Roman Regular"/>
            <w:sz w:val="21"/>
            <w:szCs w:val="21"/>
            <w:lang w:val="en-US" w:eastAsia="zh-CN"/>
          </w:rPr>
          <w:t>数据</w:t>
        </w:r>
      </w:ins>
      <w:ins w:id="198" w:author="小宋" w:date="2026-07-06T23:22:07Z">
        <w:r>
          <w:rPr>
            <w:rFonts w:hint="eastAsia" w:ascii="Times New Roman Regular" w:hAnsi="Times New Roman Regular" w:cs="Times New Roman Regular"/>
            <w:sz w:val="21"/>
            <w:szCs w:val="21"/>
            <w:lang w:val="en-US" w:eastAsia="zh-CN"/>
          </w:rPr>
          <w:t>集</w:t>
        </w:r>
      </w:ins>
      <w:ins w:id="199" w:author="小宋" w:date="2026-07-06T23:20:59Z">
        <w:r>
          <w:rPr>
            <w:rFonts w:hint="eastAsia" w:ascii="Times New Roman Regular" w:hAnsi="Times New Roman Regular" w:cs="Times New Roman Regular"/>
            <w:sz w:val="21"/>
            <w:szCs w:val="21"/>
          </w:rPr>
          <w:t>与BFATH</w:t>
        </w:r>
      </w:ins>
      <w:ins w:id="200" w:author="小宋" w:date="2026-07-06T23:22:22Z">
        <w:r>
          <w:rPr>
            <w:rFonts w:hint="eastAsia" w:ascii="Times New Roman Regular" w:hAnsi="Times New Roman Regular" w:cs="Times New Roman Regular"/>
            <w:sz w:val="21"/>
            <w:szCs w:val="21"/>
            <w:lang w:val="en-US" w:eastAsia="zh-CN"/>
          </w:rPr>
          <w:t>自建</w:t>
        </w:r>
      </w:ins>
      <w:ins w:id="201" w:author="小宋" w:date="2026-07-06T23:20:59Z">
        <w:r>
          <w:rPr>
            <w:rFonts w:hint="eastAsia" w:ascii="Times New Roman Regular" w:hAnsi="Times New Roman Regular" w:cs="Times New Roman Regular"/>
            <w:sz w:val="21"/>
            <w:szCs w:val="21"/>
          </w:rPr>
          <w:t>数据集对比</w:t>
        </w:r>
      </w:ins>
    </w:p>
    <w:p w14:paraId="7F0A2DBA">
      <w:pPr>
        <w:jc w:val="center"/>
        <w:rPr>
          <w:ins w:id="202" w:author="小宋" w:date="2026-07-06T23:20:47Z"/>
        </w:rPr>
      </w:pPr>
      <w:ins w:id="203" w:author="小宋" w:date="2026-07-06T23:20:47Z">
        <w:r>
          <w:rPr>
            <w:rFonts w:hint="eastAsia" w:ascii="Times New Roman Regular" w:hAnsi="Times New Roman Regular" w:cs="Times New Roman Regular"/>
            <w:sz w:val="21"/>
            <w:szCs w:val="21"/>
            <w:lang w:eastAsia="zh-Hans"/>
          </w:rPr>
          <w:t xml:space="preserve">Table </w:t>
        </w:r>
      </w:ins>
      <w:ins w:id="204" w:author="小宋" w:date="2026-07-06T23:20:47Z">
        <w:r>
          <w:rPr>
            <w:rFonts w:hint="eastAsia" w:ascii="Times New Roman Regular" w:hAnsi="Times New Roman Regular" w:cs="Times New Roman Regular"/>
            <w:sz w:val="21"/>
            <w:szCs w:val="21"/>
          </w:rPr>
          <w:t>3</w:t>
        </w:r>
      </w:ins>
      <w:ins w:id="205" w:author="小宋" w:date="2026-07-06T23:20:47Z">
        <w:r>
          <w:rPr>
            <w:rFonts w:hint="eastAsia" w:ascii="Times New Roman Regular" w:hAnsi="Times New Roman Regular" w:cs="Times New Roman Regular"/>
            <w:sz w:val="21"/>
            <w:szCs w:val="21"/>
            <w:lang w:eastAsia="zh-Hans"/>
          </w:rPr>
          <w:t>.</w:t>
        </w:r>
      </w:ins>
      <w:ins w:id="206" w:author="小宋" w:date="2026-07-06T23:20:47Z">
        <w:r>
          <w:rPr>
            <w:rFonts w:hint="eastAsia" w:ascii="Times New Roman Regular" w:hAnsi="Times New Roman Regular" w:cs="Times New Roman Regular"/>
            <w:sz w:val="21"/>
            <w:szCs w:val="21"/>
            <w:lang w:val="en-US" w:eastAsia="zh-CN"/>
          </w:rPr>
          <w:t>1</w:t>
        </w:r>
      </w:ins>
      <w:ins w:id="207" w:author="小宋" w:date="2026-07-06T23:20:47Z">
        <w:r>
          <w:rPr>
            <w:rFonts w:hint="eastAsia" w:ascii="Times New Roman Regular" w:hAnsi="Times New Roman Regular" w:cs="Times New Roman Regular"/>
            <w:sz w:val="21"/>
            <w:szCs w:val="21"/>
            <w:lang w:eastAsia="zh-Hans"/>
          </w:rPr>
          <w:t xml:space="preserve"> </w:t>
        </w:r>
      </w:ins>
      <w:ins w:id="208" w:author="小宋" w:date="2026-07-06T23:26:35Z">
        <w:r>
          <w:rPr>
            <w:rFonts w:hint="eastAsia" w:ascii="Times New Roman Regular" w:hAnsi="Times New Roman Regular" w:cs="Times New Roman Regular"/>
            <w:sz w:val="21"/>
            <w:szCs w:val="21"/>
            <w:lang w:val="en-US" w:eastAsia="zh-CN"/>
          </w:rPr>
          <w:t>C</w:t>
        </w:r>
      </w:ins>
      <w:ins w:id="209" w:author="小宋" w:date="2026-07-06T23:26:33Z">
        <w:r>
          <w:rPr>
            <w:rFonts w:hint="eastAsia" w:ascii="Times New Roman Regular" w:hAnsi="Times New Roman Regular" w:cs="Times New Roman Regular"/>
            <w:sz w:val="21"/>
            <w:szCs w:val="21"/>
          </w:rPr>
          <w:t xml:space="preserve">omparison of inarialist 2018 dataset and </w:t>
        </w:r>
      </w:ins>
      <w:ins w:id="210" w:author="小宋" w:date="2026-07-06T23:26:43Z">
        <w:r>
          <w:rPr>
            <w:rFonts w:hint="eastAsia" w:ascii="Times New Roman Regular" w:hAnsi="Times New Roman Regular" w:cs="Times New Roman Regular"/>
            <w:sz w:val="21"/>
            <w:szCs w:val="21"/>
            <w:lang w:val="en-US" w:eastAsia="zh-CN"/>
          </w:rPr>
          <w:t>BFATH</w:t>
        </w:r>
      </w:ins>
      <w:ins w:id="211" w:author="小宋" w:date="2026-07-06T23:26:33Z">
        <w:r>
          <w:rPr>
            <w:rFonts w:hint="eastAsia" w:ascii="Times New Roman Regular" w:hAnsi="Times New Roman Regular" w:cs="Times New Roman Regular"/>
            <w:sz w:val="21"/>
            <w:szCs w:val="21"/>
          </w:rPr>
          <w:t xml:space="preserve"> self built dataset</w:t>
        </w:r>
      </w:ins>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212" w:author="小宋" w:date="2026-07-06T23:53:29Z">
          <w:tblPr>
            <w:tblStyle w:val="23"/>
            <w:tblW w:w="6683"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1475"/>
        <w:gridCol w:w="3203"/>
        <w:gridCol w:w="3979"/>
        <w:tblGridChange w:id="213">
          <w:tblGrid>
            <w:gridCol w:w="1424"/>
            <w:gridCol w:w="1697"/>
            <w:gridCol w:w="3562"/>
          </w:tblGrid>
        </w:tblGridChange>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15"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14" w:author="小宋" w:date="2026-07-06T23:20:47Z"/>
          <w:trPrChange w:id="215" w:author="小宋" w:date="2026-07-06T23:53:29Z">
            <w:trPr>
              <w:trHeight w:val="283" w:hRule="atLeast"/>
              <w:tblHeader/>
              <w:jc w:val="center"/>
            </w:trPr>
          </w:trPrChange>
        </w:trPr>
        <w:tc>
          <w:tcPr>
            <w:tcW w:w="1475" w:type="dxa"/>
            <w:tcBorders>
              <w:top w:val="single" w:color="auto" w:sz="12" w:space="0"/>
              <w:left w:val="nil"/>
              <w:bottom w:val="nil"/>
              <w:right w:val="nil"/>
            </w:tcBorders>
            <w:noWrap w:val="0"/>
            <w:tcMar>
              <w:top w:w="-1" w:type="dxa"/>
              <w:left w:w="-1" w:type="dxa"/>
              <w:bottom w:w="-1" w:type="dxa"/>
              <w:right w:w="-1" w:type="dxa"/>
            </w:tcMar>
            <w:vAlign w:val="center"/>
            <w:tcPrChange w:id="216" w:author="小宋" w:date="2026-07-06T23:53:29Z">
              <w:tcPr>
                <w:tcW w:w="1424" w:type="dxa"/>
                <w:tcBorders>
                  <w:top w:val="single" w:color="auto" w:sz="12" w:space="0"/>
                  <w:left w:val="nil"/>
                  <w:bottom w:val="nil"/>
                  <w:right w:val="nil"/>
                </w:tcBorders>
                <w:noWrap w:val="0"/>
                <w:tcMar>
                  <w:top w:w="-1" w:type="dxa"/>
                  <w:left w:w="-1" w:type="dxa"/>
                  <w:bottom w:w="-1" w:type="dxa"/>
                  <w:right w:w="-1" w:type="dxa"/>
                </w:tcMar>
                <w:vAlign w:val="center"/>
              </w:tcPr>
            </w:tcPrChange>
          </w:tcPr>
          <w:p w14:paraId="7B624DEA">
            <w:pPr>
              <w:snapToGrid w:val="0"/>
              <w:spacing w:line="240" w:lineRule="auto"/>
              <w:ind w:left="0" w:leftChars="0" w:right="0" w:rightChars="0" w:firstLine="0" w:firstLineChars="0"/>
              <w:jc w:val="center"/>
              <w:rPr>
                <w:ins w:id="217" w:author="小宋" w:date="2026-07-06T23:20:47Z"/>
                <w:rFonts w:hint="default" w:ascii="宋体" w:hAnsi="宋体" w:eastAsia="宋体" w:cs="宋体"/>
                <w:b/>
                <w:bCs/>
                <w:sz w:val="21"/>
                <w:szCs w:val="21"/>
                <w:lang w:val="en-US" w:eastAsia="zh-CN"/>
                <w:rPrChange w:id="218" w:author="小宋" w:date="2026-07-06T23:52:31Z">
                  <w:rPr>
                    <w:ins w:id="219" w:author="小宋" w:date="2026-07-06T23:20:47Z"/>
                    <w:rFonts w:hint="default" w:ascii="宋体" w:hAnsi="宋体" w:eastAsia="宋体" w:cs="宋体"/>
                    <w:b/>
                    <w:bCs/>
                    <w:sz w:val="21"/>
                    <w:szCs w:val="21"/>
                    <w:lang w:val="en-US" w:eastAsia="zh-CN"/>
                  </w:rPr>
                </w:rPrChange>
              </w:rPr>
            </w:pPr>
            <w:ins w:id="220" w:author="小宋" w:date="2026-07-06T23:21:47Z">
              <w:r>
                <w:rPr>
                  <w:rFonts w:hint="eastAsia" w:ascii="宋体" w:hAnsi="宋体" w:cs="宋体"/>
                  <w:b/>
                  <w:bCs/>
                  <w:sz w:val="21"/>
                  <w:szCs w:val="21"/>
                  <w:lang w:val="en-US" w:eastAsia="zh-CN"/>
                  <w:rPrChange w:id="221" w:author="小宋" w:date="2026-07-06T23:52:31Z">
                    <w:rPr>
                      <w:rFonts w:hint="eastAsia" w:ascii="宋体" w:hAnsi="宋体" w:cs="宋体"/>
                      <w:b/>
                      <w:bCs/>
                      <w:sz w:val="21"/>
                      <w:szCs w:val="21"/>
                      <w:lang w:val="en-US" w:eastAsia="zh-CN"/>
                    </w:rPr>
                  </w:rPrChange>
                </w:rPr>
                <w:t>对比</w:t>
              </w:r>
            </w:ins>
            <w:ins w:id="223" w:author="小宋" w:date="2026-07-06T23:21:48Z">
              <w:r>
                <w:rPr>
                  <w:rFonts w:hint="eastAsia" w:ascii="宋体" w:hAnsi="宋体" w:cs="宋体"/>
                  <w:b/>
                  <w:bCs/>
                  <w:sz w:val="21"/>
                  <w:szCs w:val="21"/>
                  <w:lang w:val="en-US" w:eastAsia="zh-CN"/>
                  <w:rPrChange w:id="224" w:author="小宋" w:date="2026-07-06T23:52:31Z">
                    <w:rPr>
                      <w:rFonts w:hint="eastAsia" w:ascii="宋体" w:hAnsi="宋体" w:cs="宋体"/>
                      <w:b/>
                      <w:bCs/>
                      <w:sz w:val="21"/>
                      <w:szCs w:val="21"/>
                      <w:lang w:val="en-US" w:eastAsia="zh-CN"/>
                    </w:rPr>
                  </w:rPrChange>
                </w:rPr>
                <w:t>项</w:t>
              </w:r>
            </w:ins>
          </w:p>
        </w:tc>
        <w:tc>
          <w:tcPr>
            <w:tcW w:w="3203" w:type="dxa"/>
            <w:tcBorders>
              <w:top w:val="single" w:color="auto" w:sz="12" w:space="0"/>
              <w:left w:val="nil"/>
              <w:bottom w:val="nil"/>
              <w:right w:val="nil"/>
            </w:tcBorders>
            <w:noWrap w:val="0"/>
            <w:tcMar>
              <w:top w:w="-1" w:type="dxa"/>
              <w:left w:w="-1" w:type="dxa"/>
              <w:bottom w:w="-1" w:type="dxa"/>
              <w:right w:w="-1" w:type="dxa"/>
            </w:tcMar>
            <w:vAlign w:val="center"/>
            <w:tcPrChange w:id="226" w:author="小宋" w:date="2026-07-06T23:53:29Z">
              <w:tcPr>
                <w:tcW w:w="1697" w:type="dxa"/>
                <w:tcBorders>
                  <w:top w:val="single" w:color="auto" w:sz="12" w:space="0"/>
                  <w:left w:val="nil"/>
                  <w:bottom w:val="nil"/>
                  <w:right w:val="nil"/>
                </w:tcBorders>
                <w:noWrap w:val="0"/>
                <w:tcMar>
                  <w:top w:w="-1" w:type="dxa"/>
                  <w:left w:w="-1" w:type="dxa"/>
                  <w:bottom w:w="-1" w:type="dxa"/>
                  <w:right w:w="-1" w:type="dxa"/>
                </w:tcMar>
                <w:vAlign w:val="center"/>
              </w:tcPr>
            </w:tcPrChange>
          </w:tcPr>
          <w:p w14:paraId="3A100898">
            <w:pPr>
              <w:snapToGrid w:val="0"/>
              <w:spacing w:line="240" w:lineRule="auto"/>
              <w:ind w:left="0" w:leftChars="0" w:right="0" w:rightChars="0" w:firstLine="0" w:firstLineChars="0"/>
              <w:jc w:val="center"/>
              <w:rPr>
                <w:ins w:id="227" w:author="小宋" w:date="2026-07-06T23:20:47Z"/>
                <w:rFonts w:hint="eastAsia" w:ascii="宋体" w:hAnsi="宋体" w:eastAsia="宋体" w:cs="宋体"/>
                <w:b/>
                <w:bCs/>
                <w:sz w:val="21"/>
                <w:szCs w:val="21"/>
                <w:lang w:val="en-US" w:eastAsia="zh-CN"/>
                <w:rPrChange w:id="228" w:author="小宋" w:date="2026-07-06T23:52:31Z">
                  <w:rPr>
                    <w:ins w:id="229" w:author="小宋" w:date="2026-07-06T23:20:47Z"/>
                    <w:rFonts w:hint="eastAsia" w:ascii="宋体" w:hAnsi="宋体" w:eastAsia="宋体" w:cs="宋体"/>
                    <w:b/>
                    <w:bCs/>
                    <w:sz w:val="21"/>
                    <w:szCs w:val="21"/>
                    <w:lang w:val="en-US" w:eastAsia="zh-CN"/>
                  </w:rPr>
                </w:rPrChange>
              </w:rPr>
            </w:pPr>
            <w:ins w:id="230" w:author="小宋" w:date="2026-07-06T23:21:56Z">
              <w:r>
                <w:rPr>
                  <w:rFonts w:hint="eastAsia" w:ascii="Times New Roman Regular" w:hAnsi="Times New Roman Regular" w:cs="Times New Roman Regular"/>
                  <w:b/>
                  <w:bCs/>
                  <w:sz w:val="21"/>
                  <w:szCs w:val="21"/>
                  <w:rPrChange w:id="231" w:author="小宋" w:date="2026-07-06T23:52:31Z">
                    <w:rPr>
                      <w:rFonts w:hint="eastAsia" w:ascii="Times New Roman Regular" w:hAnsi="Times New Roman Regular" w:cs="Times New Roman Regular"/>
                      <w:sz w:val="21"/>
                      <w:szCs w:val="21"/>
                    </w:rPr>
                  </w:rPrChange>
                </w:rPr>
                <w:t>iNaturalist 2018</w:t>
              </w:r>
            </w:ins>
            <w:ins w:id="233" w:author="小宋" w:date="2026-07-06T23:22:31Z">
              <w:r>
                <w:rPr>
                  <w:rFonts w:hint="eastAsia" w:ascii="Times New Roman Regular" w:hAnsi="Times New Roman Regular" w:cs="Times New Roman Regular"/>
                  <w:b/>
                  <w:bCs/>
                  <w:sz w:val="21"/>
                  <w:szCs w:val="21"/>
                  <w:lang w:val="en-US" w:eastAsia="zh-CN"/>
                  <w:rPrChange w:id="234" w:author="小宋" w:date="2026-07-06T23:52:31Z">
                    <w:rPr>
                      <w:rFonts w:hint="eastAsia" w:ascii="Times New Roman Regular" w:hAnsi="Times New Roman Regular" w:cs="Times New Roman Regular"/>
                      <w:sz w:val="21"/>
                      <w:szCs w:val="21"/>
                      <w:lang w:val="en-US" w:eastAsia="zh-CN"/>
                    </w:rPr>
                  </w:rPrChange>
                </w:rPr>
                <w:t>数据集</w:t>
              </w:r>
            </w:ins>
          </w:p>
        </w:tc>
        <w:tc>
          <w:tcPr>
            <w:tcW w:w="3979" w:type="dxa"/>
            <w:tcBorders>
              <w:top w:val="single" w:color="auto" w:sz="12" w:space="0"/>
              <w:left w:val="nil"/>
              <w:bottom w:val="nil"/>
              <w:right w:val="nil"/>
            </w:tcBorders>
            <w:noWrap w:val="0"/>
            <w:tcMar>
              <w:top w:w="-1" w:type="dxa"/>
              <w:left w:w="-1" w:type="dxa"/>
              <w:bottom w:w="-1" w:type="dxa"/>
              <w:right w:w="-1" w:type="dxa"/>
            </w:tcMar>
            <w:vAlign w:val="center"/>
            <w:tcPrChange w:id="236" w:author="小宋" w:date="2026-07-06T23:53:29Z">
              <w:tcPr>
                <w:tcW w:w="3562" w:type="dxa"/>
                <w:tcBorders>
                  <w:top w:val="single" w:color="auto" w:sz="12" w:space="0"/>
                  <w:left w:val="nil"/>
                  <w:bottom w:val="nil"/>
                  <w:right w:val="nil"/>
                </w:tcBorders>
                <w:noWrap w:val="0"/>
                <w:tcMar>
                  <w:top w:w="-1" w:type="dxa"/>
                  <w:left w:w="-1" w:type="dxa"/>
                  <w:bottom w:w="-1" w:type="dxa"/>
                  <w:right w:w="-1" w:type="dxa"/>
                </w:tcMar>
                <w:vAlign w:val="center"/>
              </w:tcPr>
            </w:tcPrChange>
          </w:tcPr>
          <w:p w14:paraId="1627C649">
            <w:pPr>
              <w:snapToGrid w:val="0"/>
              <w:spacing w:line="240" w:lineRule="auto"/>
              <w:ind w:left="0" w:leftChars="0" w:right="0" w:rightChars="0" w:firstLine="0" w:firstLineChars="0"/>
              <w:jc w:val="center"/>
              <w:rPr>
                <w:ins w:id="237" w:author="小宋" w:date="2026-07-06T23:20:47Z"/>
                <w:rFonts w:hint="eastAsia" w:ascii="宋体" w:hAnsi="宋体" w:eastAsia="宋体" w:cs="宋体"/>
                <w:b/>
                <w:bCs/>
                <w:sz w:val="21"/>
                <w:szCs w:val="21"/>
                <w:rPrChange w:id="238" w:author="小宋" w:date="2026-07-06T23:52:31Z">
                  <w:rPr>
                    <w:ins w:id="239" w:author="小宋" w:date="2026-07-06T23:20:47Z"/>
                    <w:rFonts w:hint="eastAsia" w:ascii="宋体" w:hAnsi="宋体" w:eastAsia="宋体" w:cs="宋体"/>
                    <w:b/>
                    <w:bCs/>
                    <w:sz w:val="21"/>
                    <w:szCs w:val="21"/>
                  </w:rPr>
                </w:rPrChange>
              </w:rPr>
            </w:pPr>
            <w:ins w:id="240" w:author="小宋" w:date="2026-07-06T23:22:27Z">
              <w:r>
                <w:rPr>
                  <w:rFonts w:hint="eastAsia" w:ascii="Times New Roman Regular" w:hAnsi="Times New Roman Regular" w:cs="Times New Roman Regular"/>
                  <w:b/>
                  <w:bCs/>
                  <w:sz w:val="21"/>
                  <w:szCs w:val="21"/>
                  <w:rPrChange w:id="241" w:author="小宋" w:date="2026-07-06T23:52:31Z">
                    <w:rPr>
                      <w:rFonts w:hint="eastAsia" w:ascii="Times New Roman Regular" w:hAnsi="Times New Roman Regular" w:cs="Times New Roman Regular"/>
                      <w:sz w:val="21"/>
                      <w:szCs w:val="21"/>
                    </w:rPr>
                  </w:rPrChange>
                </w:rPr>
                <w:t>BFATH</w:t>
              </w:r>
            </w:ins>
            <w:ins w:id="243" w:author="小宋" w:date="2026-07-06T23:22:27Z">
              <w:r>
                <w:rPr>
                  <w:rFonts w:hint="eastAsia" w:ascii="Times New Roman Regular" w:hAnsi="Times New Roman Regular" w:cs="Times New Roman Regular"/>
                  <w:b/>
                  <w:bCs/>
                  <w:sz w:val="21"/>
                  <w:szCs w:val="21"/>
                  <w:lang w:val="en-US" w:eastAsia="zh-CN"/>
                  <w:rPrChange w:id="244" w:author="小宋" w:date="2026-07-06T23:52:31Z">
                    <w:rPr>
                      <w:rFonts w:hint="eastAsia" w:ascii="Times New Roman Regular" w:hAnsi="Times New Roman Regular" w:cs="Times New Roman Regular"/>
                      <w:sz w:val="21"/>
                      <w:szCs w:val="21"/>
                      <w:lang w:val="en-US" w:eastAsia="zh-CN"/>
                    </w:rPr>
                  </w:rPrChange>
                </w:rPr>
                <w:t>自建</w:t>
              </w:r>
            </w:ins>
            <w:ins w:id="246" w:author="小宋" w:date="2026-07-06T23:22:27Z">
              <w:r>
                <w:rPr>
                  <w:rFonts w:hint="eastAsia" w:ascii="Times New Roman Regular" w:hAnsi="Times New Roman Regular" w:cs="Times New Roman Regular"/>
                  <w:b/>
                  <w:bCs/>
                  <w:sz w:val="21"/>
                  <w:szCs w:val="21"/>
                  <w:rPrChange w:id="247" w:author="小宋" w:date="2026-07-06T23:52:31Z">
                    <w:rPr>
                      <w:rFonts w:hint="eastAsia" w:ascii="Times New Roman Regular" w:hAnsi="Times New Roman Regular" w:cs="Times New Roman Regular"/>
                      <w:sz w:val="21"/>
                      <w:szCs w:val="21"/>
                    </w:rPr>
                  </w:rPrChange>
                </w:rPr>
                <w:t>数据集</w:t>
              </w:r>
            </w:ins>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50"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49" w:author="小宋" w:date="2026-07-06T23:20:47Z"/>
          <w:trPrChange w:id="250" w:author="小宋" w:date="2026-07-06T23:53:29Z">
            <w:trPr>
              <w:trHeight w:val="283" w:hRule="atLeast"/>
              <w:jc w:val="center"/>
            </w:trPr>
          </w:trPrChange>
        </w:trPr>
        <w:tc>
          <w:tcPr>
            <w:tcW w:w="1475" w:type="dxa"/>
            <w:tcBorders>
              <w:top w:val="single" w:color="auto" w:sz="4" w:space="0"/>
              <w:left w:val="nil"/>
              <w:bottom w:val="nil"/>
              <w:right w:val="nil"/>
            </w:tcBorders>
            <w:noWrap w:val="0"/>
            <w:tcMar>
              <w:top w:w="-1" w:type="dxa"/>
              <w:left w:w="-1" w:type="dxa"/>
              <w:bottom w:w="-1" w:type="dxa"/>
              <w:right w:w="-1" w:type="dxa"/>
            </w:tcMar>
            <w:vAlign w:val="center"/>
            <w:tcPrChange w:id="251"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4353B453">
            <w:pPr>
              <w:snapToGrid w:val="0"/>
              <w:spacing w:line="240" w:lineRule="auto"/>
              <w:ind w:left="0" w:leftChars="0" w:right="0" w:rightChars="0" w:firstLine="0" w:firstLineChars="0"/>
              <w:jc w:val="center"/>
              <w:rPr>
                <w:ins w:id="252" w:author="小宋" w:date="2026-07-06T23:20:47Z"/>
                <w:rFonts w:hint="default" w:ascii="Times New Roman Regular" w:hAnsi="Times New Roman Regular" w:eastAsia="宋体" w:cs="Times New Roman Regular"/>
                <w:sz w:val="21"/>
                <w:szCs w:val="21"/>
                <w:lang w:val="en-US" w:eastAsia="zh-CN"/>
              </w:rPr>
            </w:pPr>
            <w:ins w:id="253" w:author="小宋" w:date="2026-07-06T23:23:46Z">
              <w:r>
                <w:rPr>
                  <w:rFonts w:hint="eastAsia" w:ascii="Times New Roman Regular"/>
                  <w:sz w:val="21"/>
                  <w:szCs w:val="21"/>
                  <w:lang w:val="en-US" w:eastAsia="zh-CN"/>
                </w:rPr>
                <w:t>数据来源</w:t>
              </w:r>
            </w:ins>
          </w:p>
        </w:tc>
        <w:tc>
          <w:tcPr>
            <w:tcW w:w="3203" w:type="dxa"/>
            <w:tcBorders>
              <w:top w:val="single" w:color="auto" w:sz="4" w:space="0"/>
              <w:left w:val="nil"/>
              <w:bottom w:val="nil"/>
              <w:right w:val="nil"/>
            </w:tcBorders>
            <w:noWrap w:val="0"/>
            <w:tcMar>
              <w:top w:w="-1" w:type="dxa"/>
              <w:left w:w="-1" w:type="dxa"/>
              <w:bottom w:w="-1" w:type="dxa"/>
              <w:right w:w="-1" w:type="dxa"/>
            </w:tcMar>
            <w:vAlign w:val="center"/>
            <w:tcPrChange w:id="254"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6BEE55FE">
            <w:pPr>
              <w:snapToGrid w:val="0"/>
              <w:spacing w:line="240" w:lineRule="auto"/>
              <w:ind w:left="0" w:leftChars="0" w:right="0" w:rightChars="0" w:firstLine="0" w:firstLineChars="0"/>
              <w:jc w:val="center"/>
              <w:rPr>
                <w:ins w:id="255" w:author="小宋" w:date="2026-07-06T23:20:47Z"/>
                <w:rFonts w:ascii="Times New Roman Regular" w:hAnsi="Times New Roman Regular" w:eastAsia="宋体" w:cs="Times New Roman Regular"/>
                <w:sz w:val="21"/>
                <w:szCs w:val="21"/>
              </w:rPr>
            </w:pPr>
            <w:ins w:id="256" w:author="小宋" w:date="2026-07-06T23:24:32Z">
              <w:r>
                <w:rPr>
                  <w:rFonts w:hint="eastAsia" w:eastAsiaTheme="minorEastAsia"/>
                  <w:b w:val="0"/>
                  <w:bCs w:val="0"/>
                  <w:sz w:val="21"/>
                  <w:szCs w:val="21"/>
                  <w:lang w:val="en-US" w:eastAsia="zh-CN"/>
                </w:rPr>
                <w:t>iNaturalist 众包平台</w:t>
              </w:r>
            </w:ins>
          </w:p>
        </w:tc>
        <w:tc>
          <w:tcPr>
            <w:tcW w:w="3979" w:type="dxa"/>
            <w:tcBorders>
              <w:top w:val="single" w:color="auto" w:sz="4" w:space="0"/>
              <w:left w:val="nil"/>
              <w:bottom w:val="nil"/>
              <w:right w:val="nil"/>
            </w:tcBorders>
            <w:noWrap w:val="0"/>
            <w:tcMar>
              <w:top w:w="-1" w:type="dxa"/>
              <w:left w:w="-1" w:type="dxa"/>
              <w:bottom w:w="-1" w:type="dxa"/>
              <w:right w:w="-1" w:type="dxa"/>
            </w:tcMar>
            <w:vAlign w:val="center"/>
            <w:tcPrChange w:id="257"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FAF58B0">
            <w:pPr>
              <w:snapToGrid w:val="0"/>
              <w:spacing w:line="240" w:lineRule="auto"/>
              <w:ind w:left="0" w:leftChars="0" w:right="0" w:rightChars="0" w:firstLine="0" w:firstLineChars="0"/>
              <w:jc w:val="center"/>
              <w:rPr>
                <w:ins w:id="258" w:author="小宋" w:date="2026-07-06T23:20:47Z"/>
                <w:rFonts w:ascii="Times New Roman Regular" w:hAnsi="Times New Roman Regular" w:eastAsia="宋体" w:cs="Times New Roman Regular"/>
                <w:sz w:val="21"/>
                <w:szCs w:val="21"/>
              </w:rPr>
            </w:pPr>
            <w:ins w:id="259" w:author="小宋" w:date="2026-07-06T23:24:07Z">
              <w:r>
                <w:rPr>
                  <w:rFonts w:hint="eastAsia" w:eastAsiaTheme="minorEastAsia"/>
                  <w:b w:val="0"/>
                  <w:bCs w:val="0"/>
                  <w:sz w:val="21"/>
                  <w:szCs w:val="21"/>
                  <w:lang w:val="en-US" w:eastAsia="zh-CN"/>
                </w:rPr>
                <w:t>《京津冀古树寻踪》书籍数字化</w:t>
              </w:r>
            </w:ins>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61"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60" w:author="小宋" w:date="2026-07-06T23:20:47Z"/>
          <w:trPrChange w:id="261"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262"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0E9E9DF">
            <w:pPr>
              <w:snapToGrid w:val="0"/>
              <w:spacing w:line="240" w:lineRule="auto"/>
              <w:ind w:left="0" w:leftChars="0" w:right="0" w:rightChars="0" w:firstLine="0" w:firstLineChars="0"/>
              <w:jc w:val="center"/>
              <w:rPr>
                <w:ins w:id="263" w:author="小宋" w:date="2026-07-06T23:20:47Z"/>
                <w:rFonts w:hint="default" w:ascii="Times New Roman Regular" w:hAnsi="Times New Roman Regular" w:eastAsia="宋体" w:cs="Times New Roman Regular"/>
                <w:sz w:val="21"/>
                <w:szCs w:val="21"/>
                <w:lang w:val="en-US" w:eastAsia="zh-CN"/>
              </w:rPr>
            </w:pPr>
            <w:ins w:id="264" w:author="小宋" w:date="2026-07-06T23:23:46Z">
              <w:r>
                <w:rPr>
                  <w:rFonts w:hint="eastAsia" w:ascii="Times New Roman Regular" w:hAnsi="Times New Roman Regular" w:cs="Times New Roman Regular"/>
                  <w:sz w:val="21"/>
                  <w:szCs w:val="21"/>
                  <w:lang w:val="en-US" w:eastAsia="zh-CN"/>
                </w:rPr>
                <w:t>数据规模</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265"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3B2E257">
            <w:pPr>
              <w:snapToGrid w:val="0"/>
              <w:spacing w:line="240" w:lineRule="auto"/>
              <w:ind w:left="0" w:leftChars="0" w:right="0" w:rightChars="0" w:firstLine="0" w:firstLineChars="0"/>
              <w:jc w:val="center"/>
              <w:rPr>
                <w:ins w:id="266" w:author="小宋" w:date="2026-07-06T23:20:47Z"/>
                <w:rFonts w:ascii="Times New Roman Regular" w:hAnsi="Times New Roman Regular" w:eastAsia="宋体" w:cs="Times New Roman Regular"/>
                <w:sz w:val="21"/>
                <w:szCs w:val="21"/>
              </w:rPr>
            </w:pPr>
            <w:ins w:id="267" w:author="小宋" w:date="2026-07-06T23:24:27Z">
              <w:r>
                <w:rPr>
                  <w:rFonts w:hint="eastAsia" w:ascii="Times New Roman Regular" w:hAnsi="Times New Roman Regular" w:eastAsia="宋体" w:cs="Times New Roman Regular"/>
                  <w:sz w:val="21"/>
                  <w:szCs w:val="21"/>
                </w:rPr>
                <w:t>12,544 张图像 / 197 物种</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268"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0762C8A1">
            <w:pPr>
              <w:snapToGrid w:val="0"/>
              <w:spacing w:line="240" w:lineRule="auto"/>
              <w:ind w:left="0" w:leftChars="0" w:right="0" w:rightChars="0" w:firstLine="0" w:firstLineChars="0"/>
              <w:jc w:val="center"/>
              <w:rPr>
                <w:ins w:id="269" w:author="小宋" w:date="2026-07-06T23:20:47Z"/>
                <w:rFonts w:ascii="Times New Roman Regular" w:hAnsi="Times New Roman Regular" w:eastAsia="宋体" w:cs="Times New Roman Regular"/>
                <w:sz w:val="21"/>
                <w:szCs w:val="21"/>
              </w:rPr>
            </w:pPr>
            <w:ins w:id="270" w:author="小宋" w:date="2026-07-06T23:24:21Z">
              <w:r>
                <w:rPr>
                  <w:rFonts w:hint="eastAsia" w:eastAsiaTheme="minorEastAsia"/>
                  <w:b w:val="0"/>
                  <w:bCs w:val="0"/>
                  <w:sz w:val="21"/>
                  <w:szCs w:val="21"/>
                  <w:lang w:val="en-US" w:eastAsia="zh-CN"/>
                </w:rPr>
                <w:t>300 张图像 / 15 个典型树种</w:t>
              </w:r>
            </w:ins>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72"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71" w:author="小宋" w:date="2026-07-06T23:20:47Z"/>
          <w:trPrChange w:id="272"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273"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2523CD5B">
            <w:pPr>
              <w:snapToGrid w:val="0"/>
              <w:spacing w:line="240" w:lineRule="auto"/>
              <w:ind w:left="0" w:leftChars="0" w:right="0" w:rightChars="0" w:firstLine="0" w:firstLineChars="0"/>
              <w:jc w:val="center"/>
              <w:rPr>
                <w:ins w:id="274" w:author="小宋" w:date="2026-07-06T23:20:47Z"/>
                <w:rFonts w:hint="default" w:ascii="Times New Roman Regular" w:hAnsi="Times New Roman Regular" w:eastAsia="宋体" w:cs="Times New Roman Regular"/>
                <w:sz w:val="21"/>
                <w:szCs w:val="21"/>
                <w:lang w:val="en-US" w:eastAsia="zh-CN"/>
              </w:rPr>
            </w:pPr>
            <w:ins w:id="275" w:author="小宋" w:date="2026-07-06T23:23:46Z">
              <w:r>
                <w:rPr>
                  <w:rFonts w:hint="eastAsia" w:ascii="Times New Roman Regular" w:hAnsi="Times New Roman Regular" w:cs="Times New Roman Regular"/>
                  <w:sz w:val="21"/>
                  <w:szCs w:val="21"/>
                  <w:lang w:val="en-US" w:eastAsia="zh-CN"/>
                </w:rPr>
                <w:t>数据划分</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276"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66D66197">
            <w:pPr>
              <w:snapToGrid w:val="0"/>
              <w:spacing w:line="240" w:lineRule="auto"/>
              <w:ind w:left="0" w:leftChars="0" w:right="0" w:rightChars="0" w:firstLine="0" w:firstLineChars="0"/>
              <w:jc w:val="center"/>
              <w:rPr>
                <w:ins w:id="277" w:author="小宋" w:date="2026-07-06T23:20:47Z"/>
                <w:rFonts w:ascii="Times New Roman Regular" w:hAnsi="Times New Roman Regular" w:eastAsia="宋体" w:cs="Times New Roman Regular"/>
                <w:sz w:val="21"/>
                <w:szCs w:val="21"/>
              </w:rPr>
            </w:pPr>
            <w:ins w:id="278" w:author="小宋" w:date="2026-07-06T23:24:40Z">
              <w:r>
                <w:rPr>
                  <w:rFonts w:hint="eastAsia" w:ascii="Times New Roman Regular" w:hAnsi="Times New Roman Regular" w:eastAsia="宋体" w:cs="Times New Roman Regular"/>
                  <w:sz w:val="21"/>
                  <w:szCs w:val="21"/>
                </w:rPr>
                <w:t>训练集 8781 / 验证集 2509 / 测试集 1254（约 7:2:1）</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279"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56D96553">
            <w:pPr>
              <w:snapToGrid w:val="0"/>
              <w:spacing w:line="240" w:lineRule="auto"/>
              <w:ind w:left="0" w:leftChars="0" w:right="0" w:rightChars="0" w:firstLine="0" w:firstLineChars="0"/>
              <w:jc w:val="center"/>
              <w:rPr>
                <w:ins w:id="280" w:author="小宋" w:date="2026-07-06T23:20:47Z"/>
                <w:rFonts w:hint="default" w:ascii="Times New Roman Regular" w:hAnsi="Times New Roman Regular" w:eastAsia="宋体" w:cs="Times New Roman Regular"/>
                <w:sz w:val="21"/>
                <w:szCs w:val="21"/>
                <w:lang w:val="en-US" w:eastAsia="zh-CN"/>
              </w:rPr>
            </w:pPr>
            <w:ins w:id="281" w:author="小宋" w:date="2026-07-06T23:24:45Z">
              <w:r>
                <w:rPr>
                  <w:rFonts w:hint="eastAsia" w:eastAsiaTheme="minorEastAsia"/>
                  <w:b w:val="0"/>
                  <w:bCs w:val="0"/>
                  <w:sz w:val="21"/>
                  <w:szCs w:val="21"/>
                  <w:lang w:val="en-US" w:eastAsia="zh-CN"/>
                </w:rPr>
                <w:t>训练集 240 / 验证集 30 / 测试集 30（8:1:1）</w:t>
              </w:r>
            </w:ins>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83"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82" w:author="小宋" w:date="2026-07-06T23:20:47Z"/>
          <w:trPrChange w:id="283"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284"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3E234AF8">
            <w:pPr>
              <w:snapToGrid w:val="0"/>
              <w:spacing w:line="240" w:lineRule="auto"/>
              <w:ind w:left="0" w:leftChars="0" w:right="0" w:rightChars="0" w:firstLine="0" w:firstLineChars="0"/>
              <w:jc w:val="center"/>
              <w:rPr>
                <w:ins w:id="285" w:author="小宋" w:date="2026-07-06T23:20:47Z"/>
                <w:rFonts w:hint="default" w:ascii="Times New Roman Regular" w:hAnsi="Times New Roman Regular" w:eastAsia="宋体" w:cs="Times New Roman Regular"/>
                <w:sz w:val="21"/>
                <w:szCs w:val="21"/>
                <w:lang w:val="en-US" w:eastAsia="zh-CN"/>
              </w:rPr>
            </w:pPr>
            <w:ins w:id="286" w:author="小宋" w:date="2026-07-06T23:23:46Z">
              <w:r>
                <w:rPr>
                  <w:rFonts w:hint="eastAsia" w:ascii="Times New Roman Regular" w:hAnsi="Times New Roman Regular" w:cs="Times New Roman Regular"/>
                  <w:sz w:val="21"/>
                  <w:szCs w:val="21"/>
                  <w:lang w:val="en-US" w:eastAsia="zh-CN"/>
                </w:rPr>
                <w:t>核心用途</w:t>
              </w:r>
            </w:ins>
          </w:p>
        </w:tc>
        <w:tc>
          <w:tcPr>
            <w:tcW w:w="3203" w:type="dxa"/>
            <w:tcBorders>
              <w:top w:val="nil"/>
              <w:left w:val="nil"/>
              <w:bottom w:val="nil"/>
              <w:right w:val="nil"/>
            </w:tcBorders>
            <w:noWrap w:val="0"/>
            <w:tcMar>
              <w:top w:w="-1" w:type="dxa"/>
              <w:left w:w="-1" w:type="dxa"/>
              <w:bottom w:w="-1" w:type="dxa"/>
              <w:right w:w="-1" w:type="dxa"/>
            </w:tcMar>
            <w:vAlign w:val="center"/>
            <w:tcPrChange w:id="287"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163AE0C2">
            <w:pPr>
              <w:snapToGrid w:val="0"/>
              <w:spacing w:line="240" w:lineRule="auto"/>
              <w:ind w:left="0" w:leftChars="0" w:right="0" w:rightChars="0" w:firstLine="0" w:firstLineChars="0"/>
              <w:jc w:val="center"/>
              <w:rPr>
                <w:ins w:id="288" w:author="小宋" w:date="2026-07-06T23:20:47Z"/>
                <w:rFonts w:ascii="Times New Roman Regular" w:hAnsi="Times New Roman Regular" w:eastAsia="宋体" w:cs="Times New Roman Regular"/>
                <w:sz w:val="21"/>
                <w:szCs w:val="21"/>
              </w:rPr>
            </w:pPr>
            <w:ins w:id="289" w:author="小宋" w:date="2026-07-06T23:24:50Z">
              <w:r>
                <w:rPr>
                  <w:rFonts w:hint="eastAsia" w:eastAsiaTheme="minorEastAsia"/>
                  <w:b w:val="0"/>
                  <w:bCs w:val="0"/>
                  <w:sz w:val="21"/>
                  <w:szCs w:val="21"/>
                  <w:lang w:val="en-US" w:eastAsia="zh-CN"/>
                </w:rPr>
                <w:t>模型预训练、基线对比</w:t>
              </w:r>
            </w:ins>
            <w:ins w:id="290" w:author="小宋" w:date="2026-07-06T23:24:52Z">
              <w:r>
                <w:rPr>
                  <w:rFonts w:hint="eastAsia" w:eastAsiaTheme="minorEastAsia"/>
                  <w:b w:val="0"/>
                  <w:bCs w:val="0"/>
                  <w:sz w:val="21"/>
                  <w:szCs w:val="21"/>
                  <w:lang w:val="en-US" w:eastAsia="zh-CN"/>
                </w:rPr>
                <w:t>和</w:t>
              </w:r>
            </w:ins>
            <w:ins w:id="291" w:author="小宋" w:date="2026-07-06T23:24:50Z">
              <w:r>
                <w:rPr>
                  <w:rFonts w:hint="eastAsia" w:eastAsiaTheme="minorEastAsia"/>
                  <w:b w:val="0"/>
                  <w:bCs w:val="0"/>
                  <w:sz w:val="21"/>
                  <w:szCs w:val="21"/>
                  <w:lang w:val="en-US" w:eastAsia="zh-CN"/>
                </w:rPr>
                <w:t>消融实验</w:t>
              </w:r>
            </w:ins>
          </w:p>
        </w:tc>
        <w:tc>
          <w:tcPr>
            <w:tcW w:w="3979" w:type="dxa"/>
            <w:tcBorders>
              <w:top w:val="nil"/>
              <w:left w:val="nil"/>
              <w:bottom w:val="nil"/>
              <w:right w:val="nil"/>
            </w:tcBorders>
            <w:noWrap w:val="0"/>
            <w:tcMar>
              <w:top w:w="-1" w:type="dxa"/>
              <w:left w:w="-1" w:type="dxa"/>
              <w:bottom w:w="-1" w:type="dxa"/>
              <w:right w:w="-1" w:type="dxa"/>
            </w:tcMar>
            <w:vAlign w:val="center"/>
            <w:tcPrChange w:id="292"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59CEDC49">
            <w:pPr>
              <w:snapToGrid w:val="0"/>
              <w:spacing w:line="240" w:lineRule="auto"/>
              <w:ind w:left="0" w:leftChars="0" w:right="0" w:rightChars="0" w:firstLine="0" w:firstLineChars="0"/>
              <w:jc w:val="center"/>
              <w:rPr>
                <w:ins w:id="293" w:author="小宋" w:date="2026-07-06T23:20:47Z"/>
                <w:rFonts w:hint="default" w:ascii="Times New Roman Regular" w:hAnsi="Times New Roman Regular" w:eastAsia="宋体" w:cs="Times New Roman Regular"/>
                <w:sz w:val="21"/>
                <w:szCs w:val="21"/>
                <w:lang w:val="en-US" w:eastAsia="zh-CN"/>
              </w:rPr>
            </w:pPr>
            <w:ins w:id="294" w:author="小宋" w:date="2026-07-06T23:24:56Z">
              <w:r>
                <w:rPr>
                  <w:rFonts w:hint="default" w:ascii="Times New Roman Regular" w:hAnsi="Times New Roman Regular" w:eastAsia="宋体" w:cs="Times New Roman Regular"/>
                  <w:sz w:val="21"/>
                  <w:szCs w:val="21"/>
                  <w:lang w:val="en-US" w:eastAsia="zh-CN"/>
                </w:rPr>
                <w:t>领域微调、系统演示</w:t>
              </w:r>
            </w:ins>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96"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95" w:author="小宋" w:date="2026-07-06T23:20:47Z"/>
          <w:trPrChange w:id="296"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297"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791A62E7">
            <w:pPr>
              <w:snapToGrid w:val="0"/>
              <w:spacing w:line="240" w:lineRule="auto"/>
              <w:ind w:left="0" w:leftChars="0" w:right="0" w:rightChars="0" w:firstLine="0" w:firstLineChars="0"/>
              <w:jc w:val="center"/>
              <w:rPr>
                <w:ins w:id="298" w:author="小宋" w:date="2026-07-06T23:20:47Z"/>
                <w:rFonts w:ascii="Times New Roman Regular" w:hAnsi="Times New Roman Regular" w:eastAsia="宋体" w:cs="Times New Roman Regular"/>
                <w:sz w:val="21"/>
                <w:szCs w:val="21"/>
              </w:rPr>
            </w:pPr>
            <w:ins w:id="299" w:author="小宋" w:date="2026-07-06T23:23:46Z">
              <w:r>
                <w:rPr>
                  <w:rFonts w:hint="eastAsia" w:ascii="Times New Roman Regular" w:hAnsi="Times New Roman Regular" w:cs="Times New Roman Regular"/>
                  <w:sz w:val="21"/>
                  <w:szCs w:val="21"/>
                  <w:lang w:val="en-US" w:eastAsia="zh-CN"/>
                </w:rPr>
                <w:t>字段特点</w:t>
              </w:r>
            </w:ins>
          </w:p>
        </w:tc>
        <w:tc>
          <w:tcPr>
            <w:tcW w:w="3203" w:type="dxa"/>
            <w:tcBorders>
              <w:top w:val="nil"/>
              <w:left w:val="nil"/>
              <w:bottom w:val="nil"/>
              <w:right w:val="nil"/>
            </w:tcBorders>
            <w:noWrap w:val="0"/>
            <w:tcMar>
              <w:top w:w="-1" w:type="dxa"/>
              <w:left w:w="-1" w:type="dxa"/>
              <w:bottom w:w="-1" w:type="dxa"/>
              <w:right w:w="-1" w:type="dxa"/>
            </w:tcMar>
            <w:vAlign w:val="center"/>
            <w:tcPrChange w:id="300"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3BC9E0CA">
            <w:pPr>
              <w:snapToGrid w:val="0"/>
              <w:spacing w:line="240" w:lineRule="auto"/>
              <w:ind w:left="0" w:leftChars="0" w:right="0" w:rightChars="0" w:firstLine="0" w:firstLineChars="0"/>
              <w:jc w:val="center"/>
              <w:rPr>
                <w:ins w:id="301" w:author="小宋" w:date="2026-07-06T23:20:47Z"/>
                <w:rFonts w:ascii="Times New Roman Regular" w:hAnsi="Times New Roman Regular" w:eastAsia="宋体" w:cs="Times New Roman Regular"/>
                <w:sz w:val="21"/>
                <w:szCs w:val="21"/>
              </w:rPr>
            </w:pPr>
            <w:ins w:id="302" w:author="小宋" w:date="2026-07-06T23:25:05Z">
              <w:r>
                <w:rPr>
                  <w:rFonts w:hint="eastAsia" w:ascii="Times New Roman Regular" w:hAnsi="Times New Roman Regular" w:eastAsia="宋体" w:cs="Times New Roman Regular"/>
                  <w:sz w:val="21"/>
                  <w:szCs w:val="21"/>
                </w:rPr>
                <w:t>图像、物种标签、位置坐标</w:t>
              </w:r>
            </w:ins>
          </w:p>
        </w:tc>
        <w:tc>
          <w:tcPr>
            <w:tcW w:w="3979" w:type="dxa"/>
            <w:tcBorders>
              <w:top w:val="nil"/>
              <w:left w:val="nil"/>
              <w:bottom w:val="nil"/>
              <w:right w:val="nil"/>
            </w:tcBorders>
            <w:noWrap w:val="0"/>
            <w:tcMar>
              <w:top w:w="-1" w:type="dxa"/>
              <w:left w:w="-1" w:type="dxa"/>
              <w:bottom w:w="-1" w:type="dxa"/>
              <w:right w:w="-1" w:type="dxa"/>
            </w:tcMar>
            <w:vAlign w:val="center"/>
            <w:tcPrChange w:id="303"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B7BBEAF">
            <w:pPr>
              <w:snapToGrid w:val="0"/>
              <w:spacing w:line="240" w:lineRule="auto"/>
              <w:ind w:left="0" w:leftChars="0" w:right="0" w:rightChars="0" w:firstLine="0" w:firstLineChars="0"/>
              <w:jc w:val="center"/>
              <w:rPr>
                <w:ins w:id="304" w:author="小宋" w:date="2026-07-06T23:20:47Z"/>
                <w:rFonts w:hint="default" w:ascii="Times New Roman Regular" w:hAnsi="Times New Roman Regular" w:eastAsia="宋体" w:cs="Times New Roman Regular"/>
                <w:sz w:val="21"/>
                <w:szCs w:val="21"/>
                <w:lang w:val="en-US" w:eastAsia="zh-CN"/>
              </w:rPr>
            </w:pPr>
            <w:ins w:id="305" w:author="小宋" w:date="2026-07-06T23:25:10Z">
              <w:r>
                <w:rPr>
                  <w:rFonts w:hint="eastAsia" w:eastAsiaTheme="minorEastAsia"/>
                  <w:b w:val="0"/>
                  <w:bCs w:val="0"/>
                  <w:sz w:val="21"/>
                  <w:szCs w:val="21"/>
                  <w:lang w:val="en-US" w:eastAsia="zh-CN"/>
                </w:rPr>
                <w:t>图像、物种标签、位置坐标、树龄/树高/保护级别（仅展示）</w:t>
              </w:r>
            </w:ins>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07"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06" w:author="小宋" w:date="2026-07-06T23:20:47Z"/>
          <w:trPrChange w:id="307" w:author="小宋" w:date="2026-07-06T23:53:29Z">
            <w:trPr>
              <w:trHeight w:val="283" w:hRule="atLeast"/>
              <w:jc w:val="center"/>
            </w:trPr>
          </w:trPrChange>
        </w:trPr>
        <w:tc>
          <w:tcPr>
            <w:tcW w:w="1475" w:type="dxa"/>
            <w:tcBorders>
              <w:top w:val="nil"/>
              <w:left w:val="nil"/>
              <w:bottom w:val="single" w:color="auto" w:sz="12" w:space="0"/>
              <w:right w:val="nil"/>
            </w:tcBorders>
            <w:noWrap w:val="0"/>
            <w:tcMar>
              <w:top w:w="-1" w:type="dxa"/>
              <w:left w:w="-1" w:type="dxa"/>
              <w:bottom w:w="-1" w:type="dxa"/>
              <w:right w:w="-1" w:type="dxa"/>
            </w:tcMar>
            <w:vAlign w:val="center"/>
            <w:tcPrChange w:id="308" w:author="小宋" w:date="2026-07-06T23:53:29Z">
              <w:tcPr>
                <w:tcW w:w="1424" w:type="dxa"/>
                <w:tcBorders>
                  <w:bottom w:val="single" w:color="auto" w:sz="12" w:space="0"/>
                </w:tcBorders>
                <w:noWrap w:val="0"/>
                <w:tcMar>
                  <w:top w:w="-1" w:type="dxa"/>
                  <w:left w:w="-1" w:type="dxa"/>
                  <w:bottom w:w="-1" w:type="dxa"/>
                  <w:right w:w="-1" w:type="dxa"/>
                </w:tcMar>
                <w:vAlign w:val="center"/>
              </w:tcPr>
            </w:tcPrChange>
          </w:tcPr>
          <w:p w14:paraId="1DCEA1B4">
            <w:pPr>
              <w:snapToGrid w:val="0"/>
              <w:spacing w:line="240" w:lineRule="auto"/>
              <w:ind w:left="0" w:leftChars="0" w:right="0" w:rightChars="0" w:firstLine="0" w:firstLineChars="0"/>
              <w:jc w:val="center"/>
              <w:rPr>
                <w:ins w:id="309" w:author="小宋" w:date="2026-07-06T23:20:47Z"/>
                <w:rFonts w:ascii="Times New Roman Regular" w:hAnsi="Times New Roman Regular" w:eastAsia="宋体" w:cs="Times New Roman Regular"/>
                <w:sz w:val="21"/>
                <w:szCs w:val="21"/>
              </w:rPr>
            </w:pPr>
            <w:ins w:id="310" w:author="小宋" w:date="2026-07-06T23:25:26Z">
              <w:r>
                <w:rPr>
                  <w:rFonts w:hint="eastAsia" w:ascii="Times New Roman Regular" w:hAnsi="Times New Roman Regular" w:cs="Times New Roman Regular"/>
                  <w:sz w:val="21"/>
                  <w:szCs w:val="21"/>
                  <w:lang w:val="en-US" w:eastAsia="zh-CN"/>
                </w:rPr>
                <w:t>数据定位</w:t>
              </w:r>
            </w:ins>
          </w:p>
        </w:tc>
        <w:tc>
          <w:tcPr>
            <w:tcW w:w="3203" w:type="dxa"/>
            <w:tcBorders>
              <w:top w:val="nil"/>
              <w:left w:val="nil"/>
              <w:bottom w:val="single" w:color="auto" w:sz="12" w:space="0"/>
              <w:right w:val="nil"/>
            </w:tcBorders>
            <w:noWrap w:val="0"/>
            <w:tcMar>
              <w:top w:w="-1" w:type="dxa"/>
              <w:left w:w="-1" w:type="dxa"/>
              <w:bottom w:w="-1" w:type="dxa"/>
              <w:right w:w="-1" w:type="dxa"/>
            </w:tcMar>
            <w:vAlign w:val="center"/>
            <w:tcPrChange w:id="311" w:author="小宋" w:date="2026-07-06T23:53:29Z">
              <w:tcPr>
                <w:tcW w:w="1697" w:type="dxa"/>
                <w:tcBorders>
                  <w:top w:val="nil"/>
                  <w:left w:val="nil"/>
                  <w:bottom w:val="single" w:color="auto" w:sz="12" w:space="0"/>
                  <w:right w:val="nil"/>
                </w:tcBorders>
                <w:noWrap w:val="0"/>
                <w:tcMar>
                  <w:top w:w="-1" w:type="dxa"/>
                  <w:left w:w="-1" w:type="dxa"/>
                  <w:bottom w:w="-1" w:type="dxa"/>
                  <w:right w:w="-1" w:type="dxa"/>
                </w:tcMar>
                <w:vAlign w:val="center"/>
              </w:tcPr>
            </w:tcPrChange>
          </w:tcPr>
          <w:p w14:paraId="2CEC4A55">
            <w:pPr>
              <w:snapToGrid w:val="0"/>
              <w:spacing w:line="240" w:lineRule="auto"/>
              <w:ind w:left="0" w:leftChars="0" w:right="0" w:rightChars="0" w:firstLine="0" w:firstLineChars="0"/>
              <w:jc w:val="center"/>
              <w:rPr>
                <w:ins w:id="312" w:author="小宋" w:date="2026-07-06T23:20:47Z"/>
                <w:rFonts w:hint="eastAsia" w:ascii="Times New Roman Regular" w:hAnsi="Times New Roman Regular" w:eastAsia="宋体" w:cs="Times New Roman Regular"/>
                <w:sz w:val="21"/>
                <w:szCs w:val="21"/>
                <w:lang w:val="en-US" w:eastAsia="zh-CN"/>
              </w:rPr>
            </w:pPr>
            <w:ins w:id="313" w:author="小宋" w:date="2026-07-06T23:25:26Z">
              <w:r>
                <w:rPr>
                  <w:rFonts w:hint="eastAsia" w:ascii="Times New Roman Regular" w:hAnsi="Times New Roman Regular" w:eastAsia="宋体" w:cs="Times New Roman Regular"/>
                  <w:sz w:val="21"/>
                  <w:szCs w:val="21"/>
                </w:rPr>
                <w:t>通用预训练与性能基准</w:t>
              </w:r>
            </w:ins>
          </w:p>
        </w:tc>
        <w:tc>
          <w:tcPr>
            <w:tcW w:w="3979" w:type="dxa"/>
            <w:tcBorders>
              <w:top w:val="nil"/>
              <w:left w:val="nil"/>
              <w:bottom w:val="single" w:color="auto" w:sz="12" w:space="0"/>
              <w:right w:val="nil"/>
            </w:tcBorders>
            <w:noWrap w:val="0"/>
            <w:tcMar>
              <w:top w:w="-1" w:type="dxa"/>
              <w:left w:w="-1" w:type="dxa"/>
              <w:bottom w:w="-1" w:type="dxa"/>
              <w:right w:w="-1" w:type="dxa"/>
            </w:tcMar>
            <w:vAlign w:val="center"/>
            <w:tcPrChange w:id="314" w:author="小宋" w:date="2026-07-06T23:53:29Z">
              <w:tcPr>
                <w:tcW w:w="3562" w:type="dxa"/>
                <w:tcBorders>
                  <w:top w:val="nil"/>
                  <w:left w:val="nil"/>
                  <w:bottom w:val="single" w:color="auto" w:sz="12" w:space="0"/>
                  <w:right w:val="nil"/>
                </w:tcBorders>
                <w:noWrap w:val="0"/>
                <w:tcMar>
                  <w:top w:w="-1" w:type="dxa"/>
                  <w:left w:w="-1" w:type="dxa"/>
                  <w:bottom w:w="-1" w:type="dxa"/>
                  <w:right w:w="-1" w:type="dxa"/>
                </w:tcMar>
                <w:vAlign w:val="center"/>
              </w:tcPr>
            </w:tcPrChange>
          </w:tcPr>
          <w:p w14:paraId="37131E9D">
            <w:pPr>
              <w:snapToGrid w:val="0"/>
              <w:spacing w:line="240" w:lineRule="auto"/>
              <w:ind w:left="0" w:leftChars="0" w:right="0" w:rightChars="0" w:firstLine="0" w:firstLineChars="0"/>
              <w:jc w:val="center"/>
              <w:rPr>
                <w:ins w:id="315" w:author="小宋" w:date="2026-07-06T23:20:47Z"/>
                <w:rFonts w:hint="default" w:ascii="Times New Roman Regular" w:hAnsi="Times New Roman Regular" w:eastAsia="宋体" w:cs="Times New Roman Regular"/>
                <w:sz w:val="21"/>
                <w:szCs w:val="21"/>
                <w:lang w:val="en-US" w:eastAsia="zh-CN"/>
              </w:rPr>
            </w:pPr>
            <w:ins w:id="316" w:author="小宋" w:date="2026-07-06T23:25:26Z">
              <w:r>
                <w:rPr>
                  <w:rFonts w:hint="default" w:ascii="Times New Roman" w:hAnsi="Times New Roman" w:cs="Times New Roman" w:eastAsiaTheme="minorEastAsia"/>
                  <w:b w:val="0"/>
                  <w:bCs w:val="0"/>
                  <w:sz w:val="21"/>
                  <w:szCs w:val="21"/>
                  <w:lang w:val="en-US" w:eastAsia="zh-CN"/>
                </w:rPr>
                <w:t>古树名木领域迁移验证</w:t>
              </w:r>
            </w:ins>
          </w:p>
        </w:tc>
      </w:tr>
    </w:tbl>
    <w:p w14:paraId="1CD8FF9C">
      <w:pPr>
        <w:bidi w:val="0"/>
        <w:ind w:firstLine="0" w:firstLineChars="0"/>
        <w:rPr>
          <w:rFonts w:hint="eastAsia"/>
        </w:rPr>
        <w:pPrChange w:id="317" w:author="小宋" w:date="2026-07-06T23:26:59Z">
          <w:pPr>
            <w:bidi w:val="0"/>
          </w:pPr>
        </w:pPrChange>
      </w:pP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ins w:id="318" w:author="小宋" w:date="2026-07-06T23:04:36Z">
        <w:r>
          <w:rPr>
            <w:rFonts w:hint="eastAsia"/>
            <w:lang w:val="en-US" w:eastAsia="zh-CN"/>
          </w:rPr>
          <w:t>3</w:t>
        </w:r>
      </w:ins>
      <w:del w:id="319" w:author="小宋" w:date="2026-07-06T23:04:36Z">
        <w:r>
          <w:rPr>
            <w:rFonts w:hint="eastAsia"/>
          </w:rPr>
          <w:delText>2</w:delText>
        </w:r>
        <w:bookmarkEnd w:id="112"/>
      </w:del>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ins w:id="320" w:author="小宋" w:date="2026-07-06T23:04:56Z">
        <w:r>
          <w:rPr>
            <w:rFonts w:hint="eastAsia"/>
            <w:lang w:val="en-US" w:eastAsia="zh-CN"/>
          </w:rPr>
          <w:t>4</w:t>
        </w:r>
      </w:ins>
      <w:del w:id="321" w:author="小宋" w:date="2026-07-06T23:04:56Z">
        <w:r>
          <w:rPr>
            <w:rFonts w:hint="eastAsia"/>
          </w:rPr>
          <w:delText>3</w:delText>
        </w:r>
      </w:del>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ins w:id="322" w:author="小宋" w:date="2026-07-06T23:04:59Z">
        <w:r>
          <w:rPr>
            <w:rFonts w:hint="eastAsia"/>
            <w:lang w:val="en-US" w:eastAsia="zh-CN"/>
          </w:rPr>
          <w:t>5</w:t>
        </w:r>
      </w:ins>
      <w:del w:id="323" w:author="小宋" w:date="2026-07-06T23:04:59Z">
        <w:r>
          <w:rPr>
            <w:rFonts w:hint="eastAsia"/>
          </w:rPr>
          <w:delText>4</w:delText>
        </w:r>
      </w:del>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ins w:id="324" w:author="小宋" w:date="2026-07-06T23:32:03Z">
        <w:r>
          <w:rPr>
            <w:rFonts w:hint="eastAsia"/>
            <w:lang w:val="en-US" w:eastAsia="zh-CN"/>
          </w:rPr>
          <w:t>2</w:t>
        </w:r>
      </w:ins>
      <w:del w:id="325" w:author="小宋" w:date="2026-07-06T23:32:03Z">
        <w:r>
          <w:rPr>
            <w:rFonts w:hint="eastAsia"/>
            <w:lang w:val="en-US" w:eastAsia="zh-CN"/>
          </w:rPr>
          <w:delText>1</w:delText>
        </w:r>
      </w:del>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26" w:author="小宋" w:date="2026-07-06T23:32:05Z">
        <w:r>
          <w:rPr>
            <w:rFonts w:hint="eastAsia" w:ascii="Times New Roman Regular" w:hAnsi="Times New Roman Regular" w:cs="Times New Roman Regular"/>
            <w:sz w:val="21"/>
            <w:szCs w:val="21"/>
            <w:lang w:val="en-US" w:eastAsia="zh-CN"/>
          </w:rPr>
          <w:t>2</w:t>
        </w:r>
      </w:ins>
      <w:del w:id="327" w:author="小宋" w:date="2026-07-06T23:32:05Z">
        <w:r>
          <w:rPr>
            <w:rFonts w:hint="eastAsia" w:ascii="Times New Roman Regular" w:hAnsi="Times New Roman Regular" w:cs="Times New Roman Regular"/>
            <w:sz w:val="21"/>
            <w:szCs w:val="21"/>
            <w:lang w:val="en-US" w:eastAsia="zh-CN"/>
          </w:rPr>
          <w:delText>1</w:delText>
        </w:r>
      </w:del>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28" w:author="小宋" w:date="2026-07-06T23:32:07Z">
        <w:r>
          <w:rPr>
            <w:rFonts w:hint="eastAsia" w:ascii="Times New Roman Regular" w:hAnsi="Times New Roman Regular" w:cs="Times New Roman Regular"/>
            <w:sz w:val="21"/>
            <w:szCs w:val="21"/>
            <w:lang w:val="en-US" w:eastAsia="zh-CN"/>
          </w:rPr>
          <w:t>2</w:t>
        </w:r>
      </w:ins>
      <w:del w:id="329" w:author="小宋" w:date="2026-07-06T23:32:07Z">
        <w:r>
          <w:rPr>
            <w:rFonts w:hint="eastAsia" w:ascii="Times New Roman Regular" w:hAnsi="Times New Roman Regular" w:cs="Times New Roman Regular"/>
            <w:sz w:val="21"/>
            <w:szCs w:val="21"/>
            <w:lang w:val="en-US" w:eastAsia="zh-CN"/>
          </w:rPr>
          <w:delText>1</w:delText>
        </w:r>
      </w:del>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bookmarkStart w:id="121" w:name="_Toc8211"/>
    </w:p>
    <w:p w14:paraId="6E81C1BF">
      <w:pPr>
        <w:pStyle w:val="4"/>
      </w:pPr>
      <w:r>
        <w:t>3.</w:t>
      </w:r>
      <w:r>
        <w:rPr>
          <w:rFonts w:hint="eastAsia"/>
        </w:rPr>
        <w:t>3</w:t>
      </w:r>
      <w:r>
        <w:t>.</w:t>
      </w:r>
      <w:ins w:id="330" w:author="小宋" w:date="2026-07-06T23:05:04Z">
        <w:r>
          <w:rPr>
            <w:rFonts w:hint="eastAsia"/>
            <w:lang w:val="en-US" w:eastAsia="zh-CN"/>
          </w:rPr>
          <w:t>6</w:t>
        </w:r>
      </w:ins>
      <w:del w:id="331" w:author="小宋" w:date="2026-07-06T23:05:04Z">
        <w:r>
          <w:rPr>
            <w:rFonts w:hint="eastAsia"/>
          </w:rPr>
          <w:delText>5</w:delText>
        </w:r>
      </w:del>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ins w:id="332" w:author="小宋" w:date="2026-07-06T23:32:18Z">
        <w:r>
          <w:rPr>
            <w:rFonts w:hint="eastAsia"/>
            <w:lang w:val="en-US" w:eastAsia="zh-CN"/>
          </w:rPr>
          <w:t>3</w:t>
        </w:r>
      </w:ins>
      <w:del w:id="333" w:author="小宋" w:date="2026-07-06T23:32:18Z">
        <w:r>
          <w:rPr>
            <w:rFonts w:hint="eastAsia"/>
          </w:rPr>
          <w:delText>2</w:delText>
        </w:r>
      </w:del>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34" w:author="小宋" w:date="2026-07-06T23:32:13Z">
        <w:r>
          <w:rPr>
            <w:rFonts w:hint="eastAsia" w:ascii="Times New Roman Regular" w:hAnsi="Times New Roman Regular" w:cs="Times New Roman Regular"/>
            <w:sz w:val="21"/>
            <w:szCs w:val="21"/>
            <w:lang w:val="en-US" w:eastAsia="zh-CN"/>
          </w:rPr>
          <w:t>3</w:t>
        </w:r>
      </w:ins>
      <w:del w:id="335" w:author="小宋" w:date="2026-07-06T23:32:13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36" w:author="小宋" w:date="2026-07-06T23:32:15Z">
        <w:r>
          <w:rPr>
            <w:rFonts w:hint="eastAsia" w:ascii="Times New Roman Regular" w:hAnsi="Times New Roman Regular" w:cs="Times New Roman Regular"/>
            <w:sz w:val="21"/>
            <w:szCs w:val="21"/>
            <w:lang w:val="en-US" w:eastAsia="zh-CN"/>
          </w:rPr>
          <w:t>3</w:t>
        </w:r>
      </w:ins>
      <w:del w:id="337" w:author="小宋" w:date="2026-07-06T23:32:14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ins w:id="338" w:author="小宋" w:date="2026-07-06T23:32:34Z">
        <w:r>
          <w:rPr>
            <w:rFonts w:hint="eastAsia"/>
            <w:lang w:val="en-US" w:eastAsia="zh-CN"/>
          </w:rPr>
          <w:t>4</w:t>
        </w:r>
      </w:ins>
      <w:del w:id="339" w:author="小宋" w:date="2026-07-06T23:32:34Z">
        <w:r>
          <w:rPr>
            <w:rFonts w:hint="default"/>
          </w:rPr>
          <w:delText>3</w:delText>
        </w:r>
      </w:del>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340" w:author="小宋" w:date="2026-07-06T23:32:29Z">
        <w:r>
          <w:rPr>
            <w:rFonts w:hint="eastAsia"/>
            <w:sz w:val="21"/>
            <w:szCs w:val="21"/>
            <w:lang w:val="en-US" w:eastAsia="zh-CN"/>
          </w:rPr>
          <w:t>4</w:t>
        </w:r>
      </w:ins>
      <w:del w:id="341" w:author="小宋" w:date="2026-07-06T23:32:29Z">
        <w:r>
          <w:rPr>
            <w:rFonts w:hint="eastAsia"/>
            <w:sz w:val="21"/>
            <w:szCs w:val="21"/>
            <w:lang w:val="en-US" w:eastAsia="zh-CN"/>
          </w:rPr>
          <w:delText>3</w:delText>
        </w:r>
      </w:del>
      <w:r>
        <w:rPr>
          <w:rFonts w:hint="eastAsia"/>
          <w:sz w:val="21"/>
          <w:szCs w:val="21"/>
          <w:lang w:val="en-US" w:eastAsia="zh-CN"/>
        </w:rPr>
        <w:t xml:space="preserve">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342" w:author="小宋" w:date="2026-07-06T23:32:31Z">
        <w:r>
          <w:rPr>
            <w:rFonts w:hint="eastAsia"/>
            <w:sz w:val="21"/>
            <w:szCs w:val="21"/>
            <w:lang w:val="en-US" w:eastAsia="zh-CN"/>
          </w:rPr>
          <w:t>4</w:t>
        </w:r>
      </w:ins>
      <w:del w:id="343" w:author="小宋" w:date="2026-07-06T23:32:31Z">
        <w:r>
          <w:rPr>
            <w:rFonts w:hint="eastAsia"/>
            <w:sz w:val="21"/>
            <w:szCs w:val="21"/>
            <w:lang w:val="en-US" w:eastAsia="zh-CN"/>
          </w:rPr>
          <w:delText>3</w:delText>
        </w:r>
      </w:del>
      <w:r>
        <w:rPr>
          <w:rFonts w:hint="eastAsia"/>
          <w:sz w:val="21"/>
          <w:szCs w:val="21"/>
          <w:lang w:val="en-US" w:eastAsia="zh-CN"/>
        </w:rPr>
        <w:t xml:space="preserve">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ins w:id="344" w:author="小宋" w:date="2026-07-06T23:32:37Z">
        <w:r>
          <w:rPr>
            <w:rFonts w:hint="eastAsia"/>
            <w:lang w:val="en-US" w:eastAsia="zh-CN"/>
          </w:rPr>
          <w:t>4</w:t>
        </w:r>
      </w:ins>
      <w:del w:id="345" w:author="小宋" w:date="2026-07-06T23:32:37Z">
        <w:r>
          <w:rPr>
            <w:rFonts w:hint="eastAsia"/>
            <w:lang w:val="en-US" w:eastAsia="zh-CN"/>
          </w:rPr>
          <w:delText>3</w:delText>
        </w:r>
      </w:del>
      <w:r>
        <w:rPr>
          <w:rFonts w:hint="eastAsia"/>
          <w:lang w:val="en-US" w:eastAsia="zh-CN"/>
        </w:rPr>
        <w:t>，该表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346" w:author="小宋" w:date="2026-07-06T23:32:49Z">
        <w:r>
          <w:rPr>
            <w:rFonts w:hint="eastAsia"/>
            <w:lang w:val="en-US" w:eastAsia="zh-CN"/>
          </w:rPr>
          <w:t>5</w:t>
        </w:r>
      </w:ins>
      <w:del w:id="347" w:author="小宋" w:date="2026-07-06T23:32:49Z">
        <w:r>
          <w:rPr>
            <w:rFonts w:hint="eastAsia"/>
            <w:lang w:val="en-US" w:eastAsia="zh-CN"/>
          </w:rPr>
          <w:delText>4</w:delText>
        </w:r>
      </w:del>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348" w:author="小宋" w:date="2026-07-06T23:32:46Z">
        <w:r>
          <w:rPr>
            <w:rFonts w:hint="eastAsia"/>
            <w:sz w:val="21"/>
            <w:szCs w:val="21"/>
            <w:lang w:val="en-US" w:eastAsia="zh-CN"/>
          </w:rPr>
          <w:t>5</w:t>
        </w:r>
      </w:ins>
      <w:del w:id="349" w:author="小宋" w:date="2026-07-06T23:32:46Z">
        <w:r>
          <w:rPr>
            <w:rFonts w:hint="eastAsia"/>
            <w:sz w:val="21"/>
            <w:szCs w:val="21"/>
            <w:lang w:val="en-US" w:eastAsia="zh-CN"/>
          </w:rPr>
          <w:delText>4</w:delText>
        </w:r>
      </w:del>
      <w:r>
        <w:rPr>
          <w:rFonts w:hint="eastAsia"/>
          <w:sz w:val="21"/>
          <w:szCs w:val="21"/>
          <w:lang w:val="en-US" w:eastAsia="zh-CN"/>
        </w:rPr>
        <w:t xml:space="preserve">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350" w:author="小宋" w:date="2026-07-06T23:32:47Z">
        <w:r>
          <w:rPr>
            <w:rFonts w:hint="eastAsia"/>
            <w:sz w:val="21"/>
            <w:szCs w:val="21"/>
            <w:lang w:val="en-US" w:eastAsia="zh-CN"/>
          </w:rPr>
          <w:t>5</w:t>
        </w:r>
      </w:ins>
      <w:del w:id="351" w:author="小宋" w:date="2026-07-06T23:32:47Z">
        <w:r>
          <w:rPr>
            <w:rFonts w:hint="eastAsia"/>
            <w:sz w:val="21"/>
            <w:szCs w:val="21"/>
            <w:lang w:val="en-US" w:eastAsia="zh-CN"/>
          </w:rPr>
          <w:delText>4</w:delText>
        </w:r>
      </w:del>
      <w:r>
        <w:rPr>
          <w:rFonts w:hint="eastAsia"/>
          <w:sz w:val="21"/>
          <w:szCs w:val="21"/>
          <w:lang w:val="en-US" w:eastAsia="zh-CN"/>
        </w:rPr>
        <w:t xml:space="preserve">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352" w:author="小宋" w:date="2026-07-06T23:32:56Z">
        <w:r>
          <w:rPr>
            <w:rFonts w:hint="eastAsia"/>
            <w:lang w:val="en-US" w:eastAsia="zh-CN"/>
          </w:rPr>
          <w:t>6</w:t>
        </w:r>
      </w:ins>
      <w:del w:id="353" w:author="小宋" w:date="2026-07-06T23:32:56Z">
        <w:r>
          <w:rPr>
            <w:rFonts w:hint="eastAsia"/>
            <w:lang w:val="en-US" w:eastAsia="zh-CN"/>
          </w:rPr>
          <w:delText>5</w:delText>
        </w:r>
      </w:del>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ins w:id="354" w:author="小宋" w:date="2026-07-06T23:33:01Z">
        <w:r>
          <w:rPr>
            <w:rFonts w:hint="eastAsia"/>
            <w:sz w:val="21"/>
            <w:szCs w:val="21"/>
            <w:lang w:val="en-US" w:eastAsia="zh-CN"/>
          </w:rPr>
          <w:t>6</w:t>
        </w:r>
      </w:ins>
      <w:del w:id="355" w:author="小宋" w:date="2026-07-06T23:33:01Z">
        <w:r>
          <w:rPr>
            <w:rFonts w:hint="eastAsia"/>
            <w:sz w:val="21"/>
            <w:szCs w:val="21"/>
            <w:lang w:val="en-US" w:eastAsia="zh-CN"/>
          </w:rPr>
          <w:delText>5</w:delText>
        </w:r>
      </w:del>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ins w:id="356" w:author="小宋" w:date="2026-07-06T23:33:02Z">
        <w:r>
          <w:rPr>
            <w:rFonts w:hint="eastAsia"/>
            <w:sz w:val="21"/>
            <w:szCs w:val="21"/>
            <w:lang w:val="en-US" w:eastAsia="zh-CN"/>
          </w:rPr>
          <w:t>6</w:t>
        </w:r>
      </w:ins>
      <w:del w:id="357" w:author="小宋" w:date="2026-07-06T23:33:02Z">
        <w:r>
          <w:rPr>
            <w:rFonts w:hint="eastAsia"/>
            <w:sz w:val="21"/>
            <w:szCs w:val="21"/>
            <w:lang w:val="en-US" w:eastAsia="zh-CN"/>
          </w:rPr>
          <w:delText>5</w:delText>
        </w:r>
      </w:del>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ins w:id="358" w:author="小宋" w:date="2026-07-06T23:33:09Z">
        <w:r>
          <w:rPr>
            <w:rFonts w:hint="eastAsia"/>
            <w:sz w:val="21"/>
            <w:szCs w:val="21"/>
            <w:lang w:val="en-US" w:eastAsia="zh-CN"/>
          </w:rPr>
          <w:t>7</w:t>
        </w:r>
      </w:ins>
      <w:del w:id="359" w:author="小宋" w:date="2026-07-06T23:33:09Z">
        <w:r>
          <w:rPr>
            <w:rFonts w:hint="eastAsia"/>
            <w:sz w:val="21"/>
            <w:szCs w:val="21"/>
            <w:lang w:val="en-US" w:eastAsia="zh-CN"/>
          </w:rPr>
          <w:delText>6</w:delText>
        </w:r>
      </w:del>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ins w:id="360" w:author="小宋" w:date="2026-07-06T23:33:10Z">
        <w:r>
          <w:rPr>
            <w:rFonts w:hint="eastAsia"/>
            <w:sz w:val="21"/>
            <w:szCs w:val="21"/>
            <w:lang w:val="en-US" w:eastAsia="zh-CN"/>
          </w:rPr>
          <w:t>7</w:t>
        </w:r>
      </w:ins>
      <w:del w:id="361" w:author="小宋" w:date="2026-07-06T23:33:10Z">
        <w:r>
          <w:rPr>
            <w:rFonts w:hint="eastAsia"/>
            <w:sz w:val="21"/>
            <w:szCs w:val="21"/>
            <w:lang w:val="en-US" w:eastAsia="zh-CN"/>
          </w:rPr>
          <w:delText>6</w:delText>
        </w:r>
      </w:del>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ins w:id="362" w:author="小宋" w:date="2026-07-06T23:33:14Z">
        <w:r>
          <w:rPr>
            <w:rFonts w:hint="eastAsia"/>
            <w:lang w:val="en-US" w:eastAsia="zh-CN"/>
          </w:rPr>
          <w:t>7</w:t>
        </w:r>
      </w:ins>
      <w:del w:id="363" w:author="小宋" w:date="2026-07-06T23:33:13Z">
        <w:r>
          <w:rPr>
            <w:rFonts w:hint="eastAsia"/>
            <w:lang w:val="en-US" w:eastAsia="zh-CN"/>
          </w:rPr>
          <w:delText>6</w:delText>
        </w:r>
      </w:del>
      <w:r>
        <w:rPr>
          <w:rFonts w:hint="eastAsia"/>
          <w:lang w:val="en-US" w:eastAsia="zh-CN"/>
        </w:rPr>
        <w:t>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ins w:id="364" w:author="小宋" w:date="2026-07-06T23:33:19Z">
        <w:r>
          <w:rPr>
            <w:rFonts w:hint="eastAsia"/>
            <w:sz w:val="21"/>
            <w:szCs w:val="21"/>
            <w:lang w:val="en-US" w:eastAsia="zh-CN"/>
          </w:rPr>
          <w:t>8</w:t>
        </w:r>
      </w:ins>
      <w:del w:id="365" w:author="小宋" w:date="2026-07-06T23:33:19Z">
        <w:r>
          <w:rPr>
            <w:rFonts w:hint="eastAsia"/>
            <w:sz w:val="21"/>
            <w:szCs w:val="21"/>
            <w:lang w:val="en-US" w:eastAsia="zh-CN"/>
          </w:rPr>
          <w:delText>7</w:delText>
        </w:r>
      </w:del>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ins w:id="366" w:author="小宋" w:date="2026-07-06T23:33:21Z">
        <w:r>
          <w:rPr>
            <w:rFonts w:hint="eastAsia"/>
            <w:sz w:val="21"/>
            <w:szCs w:val="21"/>
            <w:lang w:val="en-US" w:eastAsia="zh-CN"/>
          </w:rPr>
          <w:t>8</w:t>
        </w:r>
      </w:ins>
      <w:del w:id="367" w:author="小宋" w:date="2026-07-06T23:33:21Z">
        <w:r>
          <w:rPr>
            <w:rFonts w:hint="eastAsia"/>
            <w:sz w:val="21"/>
            <w:szCs w:val="21"/>
            <w:lang w:val="en-US" w:eastAsia="zh-CN"/>
          </w:rPr>
          <w:delText>7</w:delText>
        </w:r>
      </w:del>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ins w:id="368" w:author="小宋" w:date="2026-07-06T23:33:27Z">
        <w:r>
          <w:rPr>
            <w:rFonts w:hint="eastAsia"/>
            <w:lang w:val="en-US" w:eastAsia="zh-CN"/>
          </w:rPr>
          <w:t>8</w:t>
        </w:r>
      </w:ins>
      <w:del w:id="369" w:author="小宋" w:date="2026-07-06T23:33:26Z">
        <w:r>
          <w:rPr>
            <w:rFonts w:hint="eastAsia"/>
          </w:rPr>
          <w:delText>7</w:delText>
        </w:r>
      </w:del>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ins w:id="370" w:author="小宋" w:date="2026-07-06T23:33:33Z">
        <w:r>
          <w:rPr>
            <w:rFonts w:hint="eastAsia"/>
            <w:lang w:val="en-US" w:eastAsia="zh-CN"/>
          </w:rPr>
          <w:t>9</w:t>
        </w:r>
      </w:ins>
      <w:del w:id="371" w:author="小宋" w:date="2026-07-06T23:33:33Z">
        <w:r>
          <w:rPr>
            <w:rFonts w:hint="eastAsia"/>
            <w:lang w:val="en-US" w:eastAsia="zh-CN"/>
          </w:rPr>
          <w:delText>8</w:delText>
        </w:r>
      </w:del>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ins w:id="372" w:author="小宋" w:date="2026-07-06T23:33:36Z">
        <w:r>
          <w:rPr>
            <w:rFonts w:hint="eastAsia"/>
            <w:sz w:val="21"/>
            <w:szCs w:val="21"/>
            <w:lang w:val="en-US" w:eastAsia="zh-CN"/>
          </w:rPr>
          <w:t>9</w:t>
        </w:r>
      </w:ins>
      <w:del w:id="373" w:author="小宋" w:date="2026-07-06T23:33:35Z">
        <w:r>
          <w:rPr>
            <w:rFonts w:hint="eastAsia"/>
            <w:sz w:val="21"/>
            <w:szCs w:val="21"/>
            <w:lang w:val="en-US" w:eastAsia="zh-CN"/>
          </w:rPr>
          <w:delText>8</w:delText>
        </w:r>
      </w:del>
      <w:r>
        <w:rPr>
          <w:rFonts w:hint="eastAsia"/>
          <w:sz w:val="21"/>
          <w:szCs w:val="21"/>
          <w:lang w:val="en-US" w:eastAsia="zh-CN"/>
        </w:rPr>
        <w:t xml:space="preserve">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ins w:id="374" w:author="小宋" w:date="2026-07-06T23:33:38Z">
        <w:r>
          <w:rPr>
            <w:rFonts w:hint="eastAsia"/>
            <w:sz w:val="21"/>
            <w:szCs w:val="21"/>
            <w:lang w:val="en-US" w:eastAsia="zh-CN"/>
          </w:rPr>
          <w:t>9</w:t>
        </w:r>
      </w:ins>
      <w:del w:id="375" w:author="小宋" w:date="2026-07-06T23:33:38Z">
        <w:r>
          <w:rPr>
            <w:rFonts w:hint="eastAsia"/>
            <w:sz w:val="21"/>
            <w:szCs w:val="21"/>
            <w:lang w:val="en-US" w:eastAsia="zh-CN"/>
          </w:rPr>
          <w:delText>8</w:delText>
        </w:r>
      </w:del>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5835"/>
      <w:bookmarkStart w:id="136" w:name="_Toc3328"/>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37" w:name="_Toc13933"/>
      <w:bookmarkStart w:id="138" w:name="_Toc10250"/>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3858"/>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r>
        <w:rPr>
          <w:rFonts w:hint="eastAsia"/>
        </w:rPr>
        <w:t>4.3.</w:t>
      </w:r>
      <w:r>
        <w:rPr>
          <w:rFonts w:hint="eastAsia"/>
          <w:lang w:val="en-US" w:eastAsia="zh-CN"/>
        </w:rPr>
        <w:t>2 古树名木信息查询详细设计与实现</w:t>
      </w:r>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7376"/>
      <w:bookmarkStart w:id="169" w:name="_Toc15930"/>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481"/>
      <w:bookmarkStart w:id="171" w:name="_Toc25949"/>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13268"/>
      <w:bookmarkStart w:id="174" w:name="_Toc16137"/>
      <w:bookmarkStart w:id="175" w:name="_Toc28146"/>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21248"/>
      <w:bookmarkStart w:id="177" w:name="_Toc7441"/>
      <w:bookmarkStart w:id="178" w:name="_Toc26958"/>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ins w:id="377" w:author="小宋" w:date="2026-07-06T23:37:33Z"/>
          <w:rFonts w:hint="eastAsia"/>
          <w:lang w:eastAsia="zh-CN"/>
        </w:rPr>
        <w:pPrChange w:id="376" w:author="小宋" w:date="2026-07-06T23:37:51Z">
          <w:pPr>
            <w:ind w:firstLine="420"/>
          </w:pPr>
        </w:pPrChange>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ins w:id="378" w:author="小宋" w:date="2026-07-06T23:37:49Z">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ins>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6FD0687A">
      <w:pPr>
        <w:ind w:firstLine="420"/>
        <w:rPr>
          <w:del w:id="380" w:author="小宋" w:date="2026-07-06T23:37:54Z"/>
          <w:rFonts w:hint="eastAsia"/>
          <w:lang w:eastAsia="zh-CN"/>
        </w:rPr>
        <w:pPrChange w:id="379" w:author="小宋" w:date="2026-07-06T23:37:39Z">
          <w:pPr>
            <w:ind w:firstLine="420"/>
          </w:pPr>
        </w:pPrChange>
      </w:pP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17533"/>
      <w:bookmarkStart w:id="181" w:name="_Toc4921"/>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4"/>
      <w:bookmarkStart w:id="183" w:name="_Toc258"/>
      <w:r>
        <w:rPr>
          <w:rFonts w:hint="eastAsia"/>
        </w:rPr>
        <w:t>参考文献</w:t>
      </w:r>
      <w:bookmarkEnd w:id="182"/>
      <w:bookmarkEnd w:id="18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trackRevisions w:val="1"/>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A009C"/>
    <w:rsid w:val="33BB54C8"/>
    <w:rsid w:val="33BC72B7"/>
    <w:rsid w:val="33BD46BD"/>
    <w:rsid w:val="33BD5082"/>
    <w:rsid w:val="33C54C52"/>
    <w:rsid w:val="33C9467F"/>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EE3651"/>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10882</Words>
  <Characters>15126</Characters>
  <Lines>1628</Lines>
  <Paragraphs>1460</Paragraphs>
  <TotalTime>3</TotalTime>
  <ScaleCrop>false</ScaleCrop>
  <LinksUpToDate>false</LinksUpToDate>
  <CharactersWithSpaces>15934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2026-07-06T15:57:15Z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DA71EE093BE54D72A62080D4B73E10A0_13</vt:lpwstr>
  </property>
  <property fmtid="{D5CDD505-2E9C-101B-9397-08002B2CF9AE}" pid="6" name="KSOTemplateDocerSaveRecord">
    <vt:lpwstr>eyJoZGlkIjoiNTFjNDUyYjcxZGViMzYxMTM2MWMyMjhlNGRhNWNlNDEiLCJ1c2VySWQiOiIxNDk1ODA4MiJ9</vt:lpwstr>
  </property>
</Properties>
</file>