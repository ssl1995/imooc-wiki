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34.svg" ContentType="image/svg+xml"/>
  <Override PartName="/word/media/image36.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235" w:name="_GoBack"/>
      <w:bookmarkEnd w:id="235"/>
      <w:bookmarkStart w:id="0" w:name="_Toc12951"/>
      <w:bookmarkStart w:id="1" w:name="_Toc6575"/>
      <w:bookmarkStart w:id="2" w:name="_Toc211470751"/>
      <w:bookmarkStart w:id="3" w:name="_Toc21715"/>
      <w:bookmarkStart w:id="4" w:name="_Toc8598"/>
      <w:bookmarkStart w:id="5" w:name="_Toc11806"/>
      <w:bookmarkStart w:id="6" w:name="_Toc10403"/>
      <w:bookmarkStart w:id="7" w:name="_Toc7456"/>
      <w:bookmarkStart w:id="8" w:name="_Toc12473"/>
      <w:bookmarkStart w:id="9" w:name="_Toc22211"/>
      <w:bookmarkStart w:id="10" w:name="_Toc25711"/>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3">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16</w:t>
      </w:r>
      <w:r>
        <w:rPr>
          <w:rFonts w:eastAsia="仿宋_GB2312"/>
          <w:sz w:val="32"/>
        </w:rPr>
        <w:t>日</w:t>
      </w:r>
    </w:p>
    <w:p w14:paraId="73D42CA4">
      <w:pPr>
        <w:pStyle w:val="2"/>
        <w:spacing w:before="193" w:after="387" w:afterLines="100"/>
        <w:jc w:val="center"/>
        <w:rPr>
          <w:rFonts w:hint="eastAsia"/>
          <w:szCs w:val="32"/>
        </w:rPr>
        <w:sectPr>
          <w:headerReference r:id="rId7" w:type="default"/>
          <w:footerReference r:id="rId9" w:type="default"/>
          <w:headerReference r:id="rId8" w:type="even"/>
          <w:footerReference r:id="rId10"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DHLAM（Deep Hashing Learning Adaptive Multi-modal Network），通过融合图像与地理位置元数据实现以图搜位置、以位置搜图的双向检索能力。本文主要工作如下：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针对古树名木多模态检索中样本类别不平衡与复杂背景干扰等问题，提出DHLAM模型。设计基于Triplet Loss和Contrastive Loss的联合损失函数并采用难例挖掘策略缓解类别不平衡问题；构建哈希层（FC-Tanh-Sign）将连续特征映射为128位二进制哈希码，降低存储成本并加速检索；设计多模态特征融合模块，以特征拼接为主并支持注意力加权的可选策略，联合图像和地理位置元数据构建统一语义空间，增强模型判别能力</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构建多维度实验验证框架。利用iNaturalist 2018数据集进行模型预训练和基线对比，构建DHLAM单模态变体与HashNet、DCH和MDSH三个基线模型进行公平对比；在自建BFATH古树名木数据集上进行领域微调和消融实验，通过mAP、Recall@K和Precision@K等指标验证模型有效性。实验结果表明，DHLAM单模态变体优于最优基线方法MDSH 2.8个百分点，引入地理位置元数据后进一步提升至mAP 0.741（iNaturalist 2018数据集），验证了多模态融合策略的有效性。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ind w:left="0" w:leftChars="0" w:firstLine="0" w:firstLineChars="0"/>
        <w:sectPr>
          <w:headerReference r:id="rId11" w:type="default"/>
          <w:footerReference r:id="rId12"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15094"/>
      <w:bookmarkStart w:id="14" w:name="_Toc26034"/>
      <w:bookmarkStart w:id="15" w:name="_Toc25211"/>
      <w:bookmarkStart w:id="16" w:name="_Toc23928"/>
      <w:bookmarkStart w:id="17" w:name="_Toc26449"/>
      <w:bookmarkStart w:id="18" w:name="_Toc31812"/>
      <w:bookmarkStart w:id="19" w:name="_Toc6356"/>
      <w:bookmarkStart w:id="20" w:name="_Toc27917"/>
      <w:bookmarkStart w:id="21" w:name="_Toc24376"/>
      <w:bookmarkStart w:id="22" w:name="_Toc9147"/>
      <w:bookmarkStart w:id="23" w:name="_Toc22267"/>
      <w:bookmarkStart w:id="24" w:name="_Toc870"/>
      <w:bookmarkStart w:id="25" w:name="_Toc211470756"/>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Ancient and famous trees carry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DHLAM (Deep Hashing Learning Adaptive Multi-modal Network), a deep hashing-based multimodal retrieval model that fuses image and location metadata to enable bidirectional retrieval—image-to-location and location-to-image search. The main contributions are as follows:</w:t>
      </w:r>
    </w:p>
    <w:p w14:paraId="6DD1A921">
      <w:pPr>
        <w:numPr>
          <w:ilvl w:val="0"/>
          <w:numId w:val="2"/>
        </w:numPr>
        <w:spacing w:line="360" w:lineRule="auto"/>
        <w:ind w:firstLine="420"/>
        <w:rPr>
          <w:sz w:val="21"/>
          <w:szCs w:val="21"/>
        </w:rPr>
      </w:pPr>
      <w:r>
        <w:rPr>
          <w:rFonts w:hint="eastAsia"/>
          <w:sz w:val="21"/>
          <w:szCs w:val="21"/>
        </w:rPr>
        <w:t>We propose the DHLAM model to tackle class imbalance and complex background interference in ancient tree retrieval. A joint loss combining Triplet Loss and Contrastive Loss is adopted together with hard negative mining to handle imbalanced categories. An FC-Tanh-Sign hash layer maps continuous features into compact 128-bit binary codes, cutting storage cost and speeding up retrieval. A multimodal fusion module, primarily based on feature concatenation with an optional attention-weighted variant, integrates image and location metadata into a unified semantic space to strengthen discriminability.</w:t>
      </w:r>
    </w:p>
    <w:p w14:paraId="62EEFE2E">
      <w:pPr>
        <w:numPr>
          <w:ilvl w:val="0"/>
          <w:numId w:val="2"/>
        </w:numPr>
        <w:spacing w:line="360" w:lineRule="auto"/>
        <w:ind w:firstLine="420"/>
        <w:rPr>
          <w:sz w:val="21"/>
          <w:szCs w:val="21"/>
        </w:rPr>
      </w:pPr>
      <w:r>
        <w:rPr>
          <w:rFonts w:hint="eastAsia"/>
          <w:sz w:val="21"/>
          <w:szCs w:val="21"/>
        </w:rPr>
        <w:t>A multi-level experimental framework is built for validation. On the iNaturalist 2018 dataset, a unimodal variant DHLAM-Image is benchmarked against three baselines—HashNet, DCH, and MDSH—under identical settings. Domain-specific fine-tuning and ablation studies are then carried out on our self-built BFATH ancient tree dataset, with mAP, Recall@K, and Precision@K as evaluation metrics. Results show that DHLAM-Image surpasses the strongest baseline MDSH by 2.8 percentage points; incorporating location metadata raises performance further to an mAP of 0.741(on iNaturalist 2018), confirming the benefit of multimodal fusion.</w:t>
      </w:r>
    </w:p>
    <w:p w14:paraId="21864520">
      <w:pPr>
        <w:numPr>
          <w:ilvl w:val="0"/>
          <w:numId w:val="2"/>
        </w:numPr>
        <w:spacing w:line="360" w:lineRule="auto"/>
        <w:ind w:left="0" w:leftChars="0" w:firstLine="420" w:firstLineChars="0"/>
        <w:rPr>
          <w:sz w:val="21"/>
          <w:szCs w:val="21"/>
        </w:rPr>
      </w:pPr>
      <w:r>
        <w:rPr>
          <w:rFonts w:hint="eastAsia"/>
          <w:sz w:val="21"/>
          <w:szCs w:val="21"/>
        </w:rPr>
        <w:t>To fill the gap in dedicated ancient tree retrieval tools, a B/S-architecture retrieval system is designed and built. The system adopts a Vue and SpringBoot decoupled front-end/back-end setup, integrating the DHLAM model for bidirectional image–location retrieval. Development and testing have been completed and the system runs stably.</w:t>
      </w:r>
    </w:p>
    <w:p w14:paraId="72324029">
      <w:pPr>
        <w:spacing w:line="360" w:lineRule="auto"/>
        <w:ind w:left="0" w:leftChars="0" w:firstLine="0" w:firstLineChars="0"/>
        <w:jc w:val="left"/>
        <w:rPr>
          <w:sz w:val="21"/>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DHLAM Model</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特征提取层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 xml:space="preserve">3.5 </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5" w:type="default"/>
          <w:headerReference r:id="rId16"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329"/>
      <w:bookmarkStart w:id="33" w:name="_Toc13806"/>
      <w:bookmarkStart w:id="34" w:name="_Toc6014"/>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领域有着密切联系，二者都依赖于有效的视觉特征表示。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）提供精确的空间定位信息，与图像视觉特征形成互补</w:t>
      </w:r>
      <w:r>
        <w:t>。</w:t>
      </w:r>
      <w:r>
        <w:rPr>
          <w:rFonts w:hint="eastAsia"/>
        </w:rPr>
        <w:t>早期研究主要关注基于地理位置的图像检索（Geo-localization），通过匹配图像视觉特征与地理数据库实现定位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GPS坐标与视觉特征对齐，开创了将"位置"作为独立模态的先河。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p w14:paraId="1FBCA782">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综上所述，多模态检索从</w:t>
      </w:r>
      <w:r>
        <w:rPr>
          <w:rFonts w:hint="eastAsia"/>
          <w:lang w:val="en-US" w:eastAsia="zh-CN"/>
        </w:rPr>
        <w:t>传统的模态间基本对应</w:t>
      </w:r>
      <w:r>
        <w:rPr>
          <w:rFonts w:hint="eastAsia"/>
        </w:rPr>
        <w:t>逐步走向多模态</w:t>
      </w:r>
      <w:r>
        <w:rPr>
          <w:rFonts w:hint="eastAsia"/>
          <w:lang w:val="en-US" w:eastAsia="zh-CN"/>
        </w:rPr>
        <w:t>的</w:t>
      </w:r>
      <w:r>
        <w:rPr>
          <w:rFonts w:hint="eastAsia"/>
        </w:rPr>
        <w:t>有机组合。最初，研究者所研究的内容主要集中在模态之间如何进行基本对应，从而起到初级识别功能。随着计算机视觉等学科的飞速发展，多模态检索已由单纯的模态映射向更深层次的模态融合与</w:t>
      </w:r>
      <w:r>
        <w:rPr>
          <w:rFonts w:hint="eastAsia"/>
          <w:lang w:val="en-US" w:eastAsia="zh-CN"/>
        </w:rPr>
        <w:t>交互转化</w:t>
      </w:r>
      <w:r>
        <w:rPr>
          <w:rFonts w:hint="eastAsia"/>
        </w:rPr>
        <w:t>，其目标是探索多种模态间更为复杂、高效的组合模态。将不同模态之间的信息进行了有机结合，为信息检索问题提供了新的视角，从而能够更好</w:t>
      </w:r>
      <w:r>
        <w:rPr>
          <w:rFonts w:hint="eastAsia"/>
          <w:lang w:val="en-US" w:eastAsia="zh-CN"/>
        </w:rPr>
        <w:t>地满足</w:t>
      </w:r>
      <w:r>
        <w:rPr>
          <w:rFonts w:hint="eastAsia"/>
        </w:rPr>
        <w:t>用户需求。</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在特征提取层，采用ResNet-50提取图像特征，LocationEncoder编码地理位置元数据特征；在多模态融合层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为验证所提出模型的有效性和先进性，使DHLAM模型性能得到客观的综合评估，文章采用"通用数据集预训练+领域数据集验证"的分层实验策略。首先，在iNaturalist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在实际管理中的检索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lang w:val="en-US" w:eastAsia="zh-CN"/>
        </w:rPr>
        <w:tab/>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ins w:id="0" w:author="小宋" w:date="2026-05-15T00:51:52Z">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3" name="图片 3" descr="第一章-1.1 技术路线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第一章-1.1 技术路线图.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575300" cy="2851150"/>
                      </a:xfrm>
                      <a:prstGeom prst="rect">
                        <a:avLst/>
                      </a:prstGeom>
                    </pic:spPr>
                  </pic:pic>
                </a:graphicData>
              </a:graphic>
            </wp:inline>
          </w:drawing>
        </w:r>
      </w:ins>
      <w:del w:id="2" w:author="小宋" w:date="2026-05-15T00:51:43Z">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19" name="图片 19" descr="第一章-1.1 技术路线图-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第一章-1.1 技术路线图-2.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575300" cy="2851150"/>
                      </a:xfrm>
                      <a:prstGeom prst="rect">
                        <a:avLst/>
                      </a:prstGeom>
                    </pic:spPr>
                  </pic:pic>
                </a:graphicData>
              </a:graphic>
            </wp:inline>
          </w:drawing>
        </w:r>
      </w:del>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9919"/>
      <w:bookmarkStart w:id="45" w:name="_Toc30488"/>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第四章：古树名木</w:t>
      </w:r>
      <w:r>
        <w:rPr>
          <w:rFonts w:hint="eastAsia"/>
          <w:lang w:val="en-US" w:eastAsia="zh-CN"/>
        </w:rPr>
        <w:t>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w:t>
      </w:r>
      <w:r>
        <w:rPr>
          <w:rFonts w:hint="eastAsia"/>
          <w:lang w:val="en-US" w:eastAsia="zh-CN"/>
        </w:rPr>
        <w:t>端</w:t>
      </w:r>
      <w:r>
        <w:rPr>
          <w:rFonts w:hint="eastAsia"/>
        </w:rPr>
        <w:t>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第五章：总结与展望。本章对全文工作与研究成果进行总结，并从模型层面、融合机制层面、实验验证层面、系统层面和应用层面分析当前研究的局限性与未来发展方向。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7" w:type="default"/>
          <w:footerReference r:id="rId19" w:type="default"/>
          <w:headerReference r:id="rId18" w:type="even"/>
          <w:footerReference r:id="rId20"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3913"/>
      <w:bookmarkStart w:id="47" w:name="_Toc2785"/>
      <w:bookmarkStart w:id="48" w:name="_Toc23898"/>
      <w:r>
        <w:t>2</w:t>
      </w:r>
      <w:bookmarkEnd w:id="46"/>
      <w:bookmarkEnd w:id="47"/>
      <w:r>
        <w:rPr>
          <w:rFonts w:hint="eastAsia"/>
          <w:lang w:val="en-US" w:eastAsia="zh-CN"/>
        </w:rPr>
        <w:t xml:space="preserve"> </w:t>
      </w:r>
      <w:r>
        <w:rPr>
          <w:rFonts w:hint="eastAsia"/>
        </w:rPr>
        <w:t>相关理论基础</w:t>
      </w:r>
      <w:bookmarkEnd w:id="48"/>
    </w:p>
    <w:p w14:paraId="565D06BE">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p>
    <w:p w14:paraId="15DF73F6">
      <w:pPr>
        <w:pStyle w:val="3"/>
        <w:spacing w:before="193"/>
      </w:pPr>
      <w:bookmarkStart w:id="50" w:name="_Toc31254"/>
      <w:bookmarkStart w:id="51" w:name="_Toc25779"/>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9784"/>
      <w:bookmarkStart w:id="53" w:name="_Toc27995"/>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112"/>
      <w:bookmarkStart w:id="56" w:name="_Toc29721"/>
      <w:bookmarkStart w:id="57" w:name="_Toc22207"/>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2843"/>
      <w:bookmarkStart w:id="60" w:name="_Toc16269"/>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1D7083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682E4784">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4022725" cy="1436370"/>
                    </a:xfrm>
                    <a:prstGeom prst="rect">
                      <a:avLst/>
                    </a:prstGeom>
                  </pic:spPr>
                </pic:pic>
              </a:graphicData>
            </a:graphic>
          </wp:inline>
        </w:drawing>
      </w:r>
    </w:p>
    <w:p w14:paraId="5F797EC1">
      <w:pPr>
        <w:ind w:firstLine="420"/>
        <w:jc w:val="center"/>
        <w:rPr>
          <w:rFonts w:hint="eastAsia"/>
          <w:sz w:val="21"/>
          <w:szCs w:val="21"/>
        </w:rPr>
      </w:pPr>
    </w:p>
    <w:p w14:paraId="6BAB4209">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7A4CD55F">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如上图2.4所示，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8"/>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9"/>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77E5C8A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50"/>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1AF6961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如上</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bookmarkEnd w:id="61"/>
    <w:p w14:paraId="64EBFC54">
      <w:pPr>
        <w:pStyle w:val="3"/>
        <w:spacing w:before="193"/>
      </w:pPr>
      <w:bookmarkStart w:id="72" w:name="_Toc27973"/>
      <w:bookmarkStart w:id="73" w:name="_Toc1310"/>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01C7B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rFonts w:hint="eastAsia"/>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ind w:firstLine="420"/>
        <w:jc w:val="center"/>
        <w:rPr>
          <w:rFonts w:hint="eastAsia"/>
          <w:sz w:val="21"/>
          <w:szCs w:val="21"/>
        </w:rPr>
      </w:pP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730625" cy="1478915"/>
            <wp:effectExtent l="0" t="0" r="3175" b="19685"/>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3730625" cy="1478915"/>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firstLine="480" w:firstLineChars="200"/>
        <w:textAlignment w:val="auto"/>
        <w:rPr>
          <w:kern w:val="2"/>
        </w:rPr>
      </w:pPr>
      <w:r>
        <w:rPr>
          <w:rFonts w:hint="eastAsia"/>
          <w:kern w:val="2"/>
        </w:rPr>
        <w:t>决策层融合是一种常见的多模态融合策略，如</w:t>
      </w:r>
      <w:r>
        <w:rPr>
          <w:rFonts w:hint="eastAsia"/>
          <w:kern w:val="2"/>
          <w:lang w:val="en-US" w:eastAsia="zh-CN"/>
        </w:rPr>
        <w:t>下</w:t>
      </w:r>
      <w:r>
        <w:rPr>
          <w:rFonts w:hint="eastAsia"/>
          <w:kern w:val="2"/>
        </w:rPr>
        <w:t>图2.</w:t>
      </w:r>
      <w:r>
        <w:rPr>
          <w:rFonts w:hint="eastAsia"/>
          <w:kern w:val="2"/>
          <w:lang w:val="en-US" w:eastAsia="zh-CN"/>
        </w:rPr>
        <w:t>11</w:t>
      </w:r>
      <w:r>
        <w:rPr>
          <w:rFonts w:hint="eastAsia"/>
          <w:kern w:val="2"/>
        </w:rPr>
        <w:t>所示。决策层的融合是通过对每一种模态的学习与决策，然后对每一种模态的决策结果进行集成。此算法先针对各模态分别选取适当的模型，分别对其进行单独的学习，得出相应的预测结果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rPr>
          <w:rFonts w:hint="eastAsia"/>
          <w:lang w:val="en-US" w:eastAsia="zh-CN"/>
        </w:rPr>
        <w:t>下</w:t>
      </w:r>
      <w:r>
        <w:rPr>
          <w:rFonts w:hint="eastAsia"/>
        </w:rPr>
        <w:t>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9"/>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w:t>
      </w:r>
      <w:r>
        <w:rPr>
          <w:rFonts w:hint="eastAsia" w:hAnsi="Cambria Math"/>
          <w:lang w:val="en-US" w:eastAsia="zh-CN"/>
        </w:rPr>
        <w:t>作</w:t>
      </w:r>
      <w:r>
        <w:rPr>
          <w:rFonts w:hint="eastAsia" w:hAnsi="Cambria Math"/>
        </w:rPr>
        <w:t>融合表示。综上，多步交叉注意力操作被解释为多步推理，每一步推理都融合了</w:t>
      </w:r>
      <w:r>
        <w:rPr>
          <w:rFonts w:hint="eastAsia" w:hAnsi="Cambria Math"/>
          <w:lang w:val="en-US" w:eastAsia="zh-CN"/>
        </w:rPr>
        <w:t>查询表示</w:t>
      </w:r>
      <w:r>
        <w:rPr>
          <w:rFonts w:hint="eastAsia" w:hAnsi="Cambria Math"/>
        </w:rPr>
        <w:t>与图像，并在下一步推理</w:t>
      </w:r>
      <w:r>
        <w:rPr>
          <w:rFonts w:hint="eastAsia" w:hAnsi="Cambria Math"/>
          <w:lang w:val="en-US" w:eastAsia="zh-CN"/>
        </w:rPr>
        <w:t>中</w:t>
      </w:r>
      <w:r>
        <w:rPr>
          <w:rFonts w:hint="eastAsia" w:hAnsi="Cambria Math"/>
        </w:rPr>
        <w:t>对图像区域进行精确的筛选。</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60"/>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8646"/>
      <w:bookmarkStart w:id="80" w:name="_Toc4891"/>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DHLAM模型的构建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42616464"/>
      <w:bookmarkStart w:id="86" w:name="_Toc38202898"/>
      <w:bookmarkStart w:id="87" w:name="_Toc38706083"/>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w:t>
      </w:r>
      <w:r>
        <w:rPr>
          <w:rFonts w:hint="eastAsia"/>
          <w:lang w:val="en-US" w:eastAsia="zh-CN"/>
        </w:rPr>
        <w:t>图像与位置特征编码层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，深入分析DHLAM模型的性能表现与优越性，为古树名木图像检索任务提供高效可靠的算法支撑。</w:t>
      </w:r>
    </w:p>
    <w:p w14:paraId="4BB2BC53">
      <w:pPr>
        <w:pStyle w:val="3"/>
        <w:spacing w:before="193"/>
      </w:pPr>
      <w:bookmarkStart w:id="88" w:name="_Toc30690"/>
      <w:bookmarkStart w:id="89" w:name="_Toc30215"/>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CBIR）技术通过提取图像视觉特征进行相似度匹配，为解决这一问题提供了有效途径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视觉特征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Network）。该模型设计轻量化的位置编码器将地理位置元数据融入视觉特征，通过多损失联合优化策略同步提升特征判别性与哈希码质量，并采用多级检索策略兼顾检索效率与精度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等方法聚焦于地理定位任务，不涉及哈希码生成与检索；本文DHLAM的差异化在于将位置编码引入深度哈希检索框架，通过二进制哈希码实现存储压缩与检索加速。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17997"/>
      <w:bookmarkStart w:id="94" w:name="_Toc28884"/>
      <w:r>
        <w:rPr>
          <w:rFonts w:hint="eastAsia"/>
        </w:rPr>
        <w:t>3.2.1</w:t>
      </w:r>
      <w:r>
        <w:rPr>
          <w:rFonts w:hint="eastAsia"/>
          <w:lang w:val="en-US" w:eastAsia="zh-CN"/>
        </w:rPr>
        <w:t xml:space="preserve"> </w:t>
      </w:r>
      <w:r>
        <w:rPr>
          <w:rFonts w:hint="eastAsia"/>
        </w:rPr>
        <w:t>模型整体结构</w:t>
      </w:r>
      <w:bookmarkEnd w:id="93"/>
      <w:bookmarkEnd w:id="94"/>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DHLAM模型首先采用双分支特征提取网络分别对图像和地理位置进行特征表示，以保证视觉特征与空间特征具有互补性，同时将多模态数据处理为可以建模和计算的向量化形式。在特征提取过程中，图像</w:t>
      </w:r>
      <w:r>
        <w:rPr>
          <w:rFonts w:hint="eastAsia"/>
          <w:lang w:val="en-US" w:eastAsia="zh-CN"/>
        </w:rPr>
        <w:t>信息</w:t>
      </w:r>
      <w:r>
        <w:rPr>
          <w:rFonts w:hint="eastAsia"/>
        </w:rPr>
        <w:t>借助ResNet-50</w:t>
      </w:r>
      <w:r>
        <w:rPr>
          <w:rFonts w:hint="eastAsia"/>
          <w:lang w:val="en-US" w:eastAsia="zh-CN"/>
        </w:rPr>
        <w:t>等</w:t>
      </w:r>
      <w:r>
        <w:rPr>
          <w:rFonts w:hint="eastAsia"/>
        </w:rPr>
        <w:t>主流卷积神经网络提取高层语义特征，地理位置</w:t>
      </w:r>
      <w:r>
        <w:rPr>
          <w:rFonts w:hint="eastAsia"/>
          <w:lang w:val="en-US" w:eastAsia="zh-CN"/>
        </w:rPr>
        <w:t>信息</w:t>
      </w:r>
      <w:r>
        <w:rPr>
          <w:rFonts w:hint="eastAsia"/>
        </w:rPr>
        <w:t>则采用轻量化的多层感知器将</w:t>
      </w:r>
      <w:r>
        <w:rPr>
          <w:rFonts w:hint="eastAsia"/>
          <w:lang w:eastAsia="zh-CN"/>
        </w:rPr>
        <w:t>位置坐标</w:t>
      </w:r>
      <w:r>
        <w:rPr>
          <w:rFonts w:hint="eastAsia"/>
        </w:rPr>
        <w:t>编码为固定维度的位置特征向量。在多模态融合阶段，通过特征拼接或注意力加权机制将图像特征与位置特征融合，生成包含视觉信息和空间分布信息的融合特征。此外，通过哈希层将融合特征映射为紧凑的二进制哈希码，并结合多损失联合优化策略约束哈希码质量，以提升检索模型的判别</w:t>
      </w:r>
      <w:r>
        <w:rPr>
          <w:rFonts w:hint="eastAsia"/>
          <w:lang w:val="en-US" w:eastAsia="zh-CN"/>
        </w:rPr>
        <w:t>准确率</w:t>
      </w:r>
      <w:r>
        <w:rPr>
          <w:rFonts w:hint="eastAsia"/>
          <w:lang w:eastAsia="zh-CN"/>
        </w:rPr>
        <w:t>。</w:t>
      </w:r>
    </w:p>
    <w:p w14:paraId="647E3828">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rPr>
        <w:t>DHLAM模型结构整体上分为四个</w:t>
      </w:r>
      <w:r>
        <w:rPr>
          <w:rFonts w:hint="eastAsia"/>
          <w:lang w:val="en-US" w:eastAsia="zh-CN"/>
        </w:rPr>
        <w:t>核心</w:t>
      </w:r>
      <w:r>
        <w:rPr>
          <w:rFonts w:hint="eastAsia"/>
        </w:rPr>
        <w:t>部分：特征提取</w:t>
      </w:r>
      <w:r>
        <w:rPr>
          <w:rFonts w:hint="eastAsia"/>
          <w:lang w:val="en-US" w:eastAsia="zh-CN"/>
        </w:rPr>
        <w:t>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C5F7FFF">
      <w:pPr>
        <w:keepNext w:val="0"/>
        <w:keepLines w:val="0"/>
        <w:widowControl/>
        <w:suppressLineNumbers w:val="0"/>
        <w:ind w:left="0" w:leftChars="0" w:firstLine="0" w:firstLineChars="0"/>
        <w:jc w:val="both"/>
        <w:rPr>
          <w:sz w:val="21"/>
          <w:szCs w:val="21"/>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80380" cy="1758950"/>
            <wp:effectExtent l="0" t="0" r="7620" b="19050"/>
            <wp:docPr id="7" name="图片 7" descr="第3章-图3.1 深度哈希学习模型整体架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3章-图3.1 深度哈希学习模型整体架构 -1"/>
                    <pic:cNvPicPr>
                      <a:picLocks noChangeAspect="1"/>
                    </pic:cNvPicPr>
                  </pic:nvPicPr>
                  <pic:blipFill>
                    <a:blip r:embed="rId61"/>
                    <a:stretch>
                      <a:fillRect/>
                    </a:stretch>
                  </pic:blipFill>
                  <pic:spPr>
                    <a:xfrm>
                      <a:off x="0" y="0"/>
                      <a:ext cx="5580380" cy="1758950"/>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DHLAM</w:t>
      </w:r>
      <w:r>
        <w:rPr>
          <w:rFonts w:hint="eastAsia"/>
          <w:sz w:val="21"/>
          <w:szCs w:val="21"/>
        </w:rPr>
        <w:t>模型</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视觉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模型名称中的Adaptive体现在多模态融合层的自适应权重机制，该机制通过动态调整图像与位置特征的相对贡献实现自适应融合。</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Loss）约束减小与离散哈希码之间的量化差距；在推理阶段通过符号函数（Sign）将连续值量化为二进制哈希码。哈希码长度可配置为64位、128位或256位，本文参考HashNet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、DCH</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vertAlign w:val="superscript"/>
          <w:lang w:val="en-US" w:eastAsia="zh-CN"/>
        </w:rPr>
        <w:t>等</w:t>
      </w:r>
      <w:r>
        <w:rPr>
          <w:rFonts w:hint="eastAsia"/>
          <w:lang w:val="en-US" w:eastAsia="zh-CN"/>
        </w:rPr>
        <w:t>基线方法的标准配置，选用128位作为默认哈希码长度。</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w:t>
      </w:r>
      <w:r>
        <w:rPr>
          <w:rFonts w:hint="eastAsia"/>
          <w:lang w:val="en-US" w:eastAsia="zh-CN"/>
        </w:rPr>
        <w:t>层</w:t>
      </w:r>
      <w:r>
        <w:rPr>
          <w:rFonts w:hint="default"/>
          <w:lang w:val="en-US" w:eastAsia="zh-CN"/>
        </w:rPr>
        <w:t>负责根据查询图像从数据库中返回最相似的Top-K个检索结果，支持多种检索策略以满足不同应用场景需求。基于汉明距离的哈希码快速检索利用二进制哈希码的异或运算实现常数时间复杂度的高效筛选；基于余弦相似度的浮点特征精检索通过计算特征向量间的余弦相似度实现精确排序；多级检索策略则采用"哈希粗排+浮点精排"的两阶段机制，第一阶段利用汉明距离快速筛选候选集，第二阶段对候选集使用余弦相似度进行精排序，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视觉特征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古树名木图像检索任务中，除图像信息外，地理位置元数据（</w:t>
      </w:r>
      <w:r>
        <w:rPr>
          <w:rFonts w:hint="eastAsia"/>
          <w:lang w:eastAsia="zh-CN"/>
        </w:rPr>
        <w:t>位置</w:t>
      </w:r>
      <w:r>
        <w:rPr>
          <w:rFonts w:hint="eastAsia"/>
        </w:rPr>
        <w:t>坐标）也是重要的辅助特征。同种古树往往分布在相似的地理区域内，地理位置元数据能够有效补充视觉特征的不足，特别是在图像质量较差或视觉相似树种的判别场景中。本节介绍多模态特征融合策略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本文模型</w:t>
      </w:r>
      <w:r>
        <w:rPr>
          <w:rFonts w:hint="eastAsia"/>
        </w:rPr>
        <w:t>采用以</w:t>
      </w:r>
      <w:commentRangeStart w:id="0"/>
      <w:r>
        <w:rPr>
          <w:rFonts w:hint="eastAsia"/>
        </w:rPr>
        <w:t>特征拼接为主、向量融合为备选</w:t>
      </w:r>
      <w:commentRangeEnd w:id="0"/>
      <w:r>
        <w:commentReference w:id="0"/>
      </w:r>
      <w:r>
        <w:rPr>
          <w:rFonts w:hint="eastAsia"/>
        </w:rPr>
        <w:t>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选择特征拼接作为主融合策略基于以下考量：首先，图像特征（512维视觉语义）与位置特征（256维空间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最后，第二章介绍的双线性融合（公式2-12）和交叉注意力融合（公式2-13至2-16）虽然理论上具有更强的交互建模能力，但双线性融合产生d</w:t>
      </w:r>
      <w:r>
        <w:rPr>
          <w:rFonts w:hint="eastAsia"/>
          <w:vertAlign w:val="subscript"/>
          <w:lang w:val="en-US" w:eastAsia="zh-CN"/>
        </w:rPr>
        <w:t>1</w:t>
      </w:r>
      <w:r>
        <w:rPr>
          <w:rFonts w:hint="eastAsia"/>
        </w:rPr>
        <w:t>×d</w:t>
      </w:r>
      <w:r>
        <w:rPr>
          <w:rFonts w:hint="eastAsia"/>
          <w:vertAlign w:val="subscript"/>
          <w:lang w:val="en-US" w:eastAsia="zh-CN"/>
        </w:rPr>
        <w:t>2</w:t>
      </w:r>
      <w:r>
        <w:rPr>
          <w:rFonts w:hint="eastAsia"/>
        </w:rPr>
        <w:t>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是备选方案，本节同时实现基于自适应权重机制的向量融合方法。该方法通过计算模态间的注意力权重，动态调整图像特征与位置特征的相对贡献，数学表达式如公式（3-6）和公式（3-7）所示：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向量融合通过自适应机制使模型能够根据输入样本动态决定不同模态的重要性。该备选方案可在未来数据规模扩展后进一步验证其在大规模古树名木数据集上的融合效果。</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86059B3">
      <w:pPr>
        <w:bidi w:val="0"/>
        <w:rPr>
          <w:rFonts w:hint="eastAsia"/>
        </w:rPr>
      </w:pPr>
      <w:r>
        <w:rPr>
          <w:rFonts w:hint="eastAsia"/>
        </w:rPr>
        <w:t>哈希层是深度哈希学习模型的关键组件，负责将融合特征向量映射为紧凑的二进制哈希码，以实现高效的近似最近邻检索。哈希层设计的核心挑战在于二进制哈希码的离散特性导致不可微，无法直接通过反向传播优化。借鉴连续松弛（Continuous Relaxation）策略，本模型采用"训练阶段连续、推理阶段离散"的两阶段策略：训练时使用Tanh激活函数输出[-1,1]范围内的连续值以保证梯度传播；推理时通过符号函数量化为离散哈希码，有效减小训练-推理鸿沟。哈希层采用"FC→Tanh→Sign"三段式结构：首先通过全连接层将融合特征降维至目标哈希码长度；然后经Tanh激活函数输出连续值；最后通过符号函数量化为离散二进制哈希码。</w:t>
      </w:r>
      <w:r>
        <w:rPr>
          <w:rFonts w:hint="eastAsia"/>
          <w:lang w:val="en-US" w:eastAsia="zh-CN"/>
        </w:rPr>
        <w:t>连续值哈希码</w:t>
      </w:r>
      <w:r>
        <w:rPr>
          <w:rFonts w:hint="eastAsia"/>
        </w:rPr>
        <w:t>的数学表达如公式</w:t>
      </w:r>
      <w:r>
        <w:rPr>
          <w:rFonts w:hint="default"/>
        </w:rPr>
        <w:t>（3-</w:t>
      </w:r>
      <w:r>
        <w:rPr>
          <w:rFonts w:hint="eastAsia"/>
          <w:lang w:val="en-US" w:eastAsia="zh-CN"/>
        </w:rPr>
        <w:t>8</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b"/>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0D216506">
      <w:pPr>
        <w:bidi w:val="0"/>
        <w:rPr>
          <w:rFonts w:hint="eastAsia"/>
          <w:lang w:eastAsia="zh-CN"/>
        </w:rPr>
      </w:pPr>
      <w:r>
        <w:rPr>
          <w:rFonts w:hint="eastAsia"/>
        </w:rPr>
        <w:t>其中，f∈R</w:t>
      </w:r>
      <w:r>
        <w:rPr>
          <w:rFonts w:hint="eastAsia"/>
          <w:vertAlign w:val="superscript"/>
        </w:rPr>
        <w:t>512</w:t>
      </w:r>
      <w:r>
        <w:rPr>
          <w:rFonts w:hint="eastAsia"/>
        </w:rPr>
        <w:t>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w:t>
      </w:r>
      <w:r>
        <w:rPr>
          <w:rFonts w:hint="eastAsia"/>
          <w:vertAlign w:val="superscript"/>
        </w:rPr>
        <w:t>L×512</w:t>
      </w:r>
      <w:r>
        <w:rPr>
          <w:rFonts w:hint="eastAsia"/>
        </w:rPr>
        <w:t>为权重矩阵；b</w:t>
      </w:r>
      <w:r>
        <w:rPr>
          <w:rFonts w:hint="eastAsia"/>
          <w:lang w:val="en-US" w:eastAsia="zh-CN"/>
        </w:rPr>
        <w:t>h</w:t>
      </w:r>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9</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-9</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其中，bi∈{+1,-1}为第i位二进制哈希码；sign(·)为符号函数。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数学表达式如公式（3-10）所示：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034A7C1C">
      <w:pPr>
        <w:bidi w:val="0"/>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sty m:val="p"/>
              </m:rPr>
              <w:rPr>
                <w:rFonts w:hint="default" w:ascii="DejaVu Math TeX Gyre" w:hAnsi="DejaVu Math TeX Gyre" w:cs="Times"/>
                <w:b w:val="0"/>
                <w:i w:val="0"/>
                <w:iCs/>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为对应的离散哈希码。该损失引导网络生成"接近二进制"的连续输出，有效缓解连续松弛引入的量化误差。</w:t>
      </w:r>
      <w:r>
        <w:rPr>
          <w:rFonts w:hint="default"/>
          <w:lang w:val="en-US" w:eastAsia="zh-CN"/>
        </w:rPr>
        <w:t>哈希码长度L可配置为64位、128位或256位。较短哈希码存储开销更低但表征能力有限；较长哈希码检索精度更高但增加存储与计算负担。参考深度哈希学习文献的标准实验配置</w:t>
      </w:r>
      <w:r>
        <w:rPr>
          <w:rFonts w:hint="default"/>
          <w:vertAlign w:val="superscript"/>
          <w:lang w:val="en-US" w:eastAsia="zh-CN"/>
        </w:rPr>
        <w:fldChar w:fldCharType="begin"/>
      </w:r>
      <w:r>
        <w:instrText xml:space="preserve"> REF _Ref1003148588 \r \h  \* MERGEFORMAT</w:instrText>
      </w:r>
      <w:r>
        <w:rPr>
          <w:rFonts w:hint="default"/>
          <w:vertAlign w:val="superscript"/>
          <w:lang w:val="en-US" w:eastAsia="zh-CN"/>
        </w:rPr>
        <w:fldChar w:fldCharType="separate"/>
      </w:r>
      <w:r>
        <w:rPr>
          <w:rFonts w:hint="default"/>
          <w:vertAlign w:val="superscript"/>
          <w:lang w:val="en-US" w:eastAsia="zh-CN"/>
        </w:rPr>
        <w:t>[7</w:t>
      </w:r>
      <w:r>
        <w:rPr>
          <w:rFonts w:hint="eastAsia"/>
          <w:vertAlign w:val="superscript"/>
          <w:lang w:val="en-US" w:eastAsia="zh-CN"/>
        </w:rPr>
        <w:t>,</w:t>
      </w:r>
      <w:r>
        <w:rPr>
          <w:rFonts w:hint="default"/>
          <w:vertAlign w:val="superscript"/>
          <w:lang w:val="en-US" w:eastAsia="zh-CN"/>
        </w:rPr>
        <w:fldChar w:fldCharType="end"/>
      </w:r>
      <w:r>
        <w:rPr>
          <w:rFonts w:hint="default"/>
          <w:vertAlign w:val="superscript"/>
          <w:lang w:val="en-US" w:eastAsia="zh-CN"/>
        </w:rPr>
        <w:fldChar w:fldCharType="begin"/>
      </w:r>
      <w:r>
        <w:instrText xml:space="preserve"> REF _Ref1088561762 \r \h  \* MERGEFORMAT</w:instrText>
      </w:r>
      <w:r>
        <w:rPr>
          <w:rFonts w:hint="default"/>
          <w:vertAlign w:val="superscript"/>
          <w:lang w:val="en-US" w:eastAsia="zh-CN"/>
        </w:rPr>
        <w:fldChar w:fldCharType="separate"/>
      </w:r>
      <w:r>
        <w:rPr>
          <w:rFonts w:hint="default"/>
          <w:vertAlign w:val="superscript"/>
          <w:lang w:val="en-US" w:eastAsia="zh-CN"/>
        </w:rPr>
        <w:t>41]</w:t>
      </w:r>
      <w:r>
        <w:rPr>
          <w:rFonts w:hint="default"/>
          <w:vertAlign w:val="superscript"/>
          <w:lang w:val="en-US" w:eastAsia="zh-CN"/>
        </w:rPr>
        <w:fldChar w:fldCharType="end"/>
      </w:r>
      <w:r>
        <w:rPr>
          <w:rFonts w:hint="default"/>
          <w:lang w:val="en-US" w:eastAsia="zh-CN"/>
        </w:rPr>
        <w:t>，本文采用128位作为哈希码长度。</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5166360" cy="1959610"/>
            <wp:effectExtent l="0" t="0" r="2540" b="889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62"/>
                    <a:stretch>
                      <a:fillRect/>
                    </a:stretch>
                  </pic:blipFill>
                  <pic:spPr>
                    <a:xfrm>
                      <a:off x="0" y="0"/>
                      <a:ext cx="5166360" cy="195961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lang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28C1BE32">
      <w:pPr>
        <w:numPr>
          <w:ilvl w:val="0"/>
          <w:numId w:val="4"/>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Loss通过构建三元组(锚点a、正样本p、负样本n)学习判别性特征。对于每个锚点样本，从同类别中随机选取正样本，从不同类别中选取负样本。数学表达式如公式（3-11）所示：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1</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数学表达式如公式（3-12）所示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数学表达式如公式（3-13）所示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，其数学表达式见上述公式（3-10）。</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14）所示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，其数学表达式如公式（3-15）所示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15</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权重的设置遵循"主导-辅助"原则：Triplet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r>
        <w:rPr>
          <w:rFonts w:hint="eastAsia"/>
          <w:lang w:val="en-US" w:eastAsia="zh-CN"/>
        </w:rPr>
        <w:t>上述具体取值通过预实验搜索确定，详细敏感性分析及验证见3.4.4节。</w:t>
      </w:r>
    </w:p>
    <w:p w14:paraId="3F72F348">
      <w:pPr>
        <w:pStyle w:val="4"/>
        <w:rPr>
          <w:rFonts w:hint="eastAsia"/>
          <w:lang w:val="en-US" w:eastAsia="zh-CN"/>
        </w:rPr>
      </w:pPr>
      <w:bookmarkStart w:id="107" w:name="_Toc7999"/>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检索模块负责根据查询图像从数据库中返回最相似的Top-K个检索结果，支持多种检索策略以满足不同应用场景需求。其中K为用户指定的返回结果数量，典型取值包括10、50或100等，可根据实际应用场景灵活设置。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使用哈希层输出的连续值哈希码，通过余弦相似度度量查询样本与库样本的语义相似程度。余弦相似度计算数学表达式如公式（3-16）所示：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s</m:t>
            </m:r>
            <m:ctrlPr>
              <w:rPr>
                <w:rFonts w:hint="default" w:ascii="DejaVu Math TeX Gyre" w:hAnsi="DejaVu Math TeX Gyre" w:cs="Times"/>
                <w:i/>
                <w:iCs/>
              </w:rPr>
            </m:ctrlPr>
          </m:e>
          <m:sub>
            <m:r>
              <m:rPr>
                <m:nor/>
              </m:rPr>
              <w:rPr>
                <w:rFonts w:hint="default" w:ascii="DejaVu Math TeX Gyre" w:hAnsi="DejaVu Math TeX Gyre" w:cs="Times"/>
                <w:b w:val="0"/>
                <w:i/>
                <w:iCs/>
              </w:rPr>
              <m:t>cos</m:t>
            </m:r>
            <m:ctrlPr>
              <w:rPr>
                <w:rFonts w:hint="default" w:ascii="DejaVu Math TeX Gyre" w:hAnsi="DejaVu Math TeX Gyre" w:cs="Times"/>
                <w:i/>
                <w:iCs/>
              </w:rPr>
            </m:ctrlPr>
          </m:sub>
        </m:sSub>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q</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oMath>
      <w:r>
        <w:rPr>
          <w:rFonts w:hint="default"/>
          <w:lang w:val="en-US" w:eastAsia="zh-CN"/>
        </w:rPr>
        <w:t>为余弦相似度，取值范围为[−1, 1]。余弦相似度通过度量两向量夹角的余弦值反映语义相似程度，值越大表示夹角越小、相似度高。</w:t>
      </w:r>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将哈希层输出的连续值通过Sign函数二值化为128位二进制哈希码，利用汉明距离度量样本间的相似性。汉明距离数学表达式如公式（3-17）所示：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lang w:val="en-US" w:eastAsia="zh-CN"/>
        </w:rPr>
        <w:t>为第</w:t>
      </w:r>
      <m:oMath>
        <m:r>
          <m:rPr>
            <m:sty m:val="p"/>
          </m:rPr>
          <w:rPr>
            <w:rFonts w:hint="default" w:ascii="Times New Roman" w:hAnsi="Times New Roman"/>
          </w:rPr>
          <m:t>i</m:t>
        </m:r>
      </m:oMath>
      <w:r>
        <w:rPr>
          <w:rFonts w:hint="default"/>
          <w:lang w:val="en-US" w:eastAsia="zh-CN"/>
        </w:rPr>
        <w:t>位二进制哈希码；</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m:nor/>
          </m:rPr>
          <w:rPr>
            <w:rFonts w:hint="default" w:ascii="DejaVu Math TeX Gyre" w:hAnsi="DejaVu Math TeX Gyre" w:cs="Times"/>
            <w:b w:val="0"/>
            <w:i/>
            <w:iCs/>
          </w:rPr>
          <m:t>d</m:t>
        </m:r>
      </m:oMath>
      <w:r>
        <w:rPr>
          <w:rFonts w:hint="default"/>
          <w:lang w:val="en-US" w:eastAsia="zh-CN"/>
        </w:rPr>
        <w:t>为归一化汉明距离，取值范围为[0, 1]，值越小表示相似度越高。得益于二进制的位运算特性，汉明距离计算可通过CPU的XOR和POPCNT指令在常数时间内完成，适合大规模数据的快速筛选。</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756BA390">
      <w:pPr>
        <w:pStyle w:val="3"/>
        <w:spacing w:before="193"/>
        <w:ind w:left="0" w:leftChars="0" w:firstLine="0" w:firstLineChars="0"/>
      </w:pPr>
      <w:bookmarkStart w:id="108" w:name="_Toc21798"/>
      <w:r>
        <w:t>3</w:t>
      </w:r>
      <w:r>
        <w:rPr>
          <w:rFonts w:hint="eastAsia"/>
        </w:rPr>
        <w:t>.3</w:t>
      </w:r>
      <w:bookmarkEnd w:id="104"/>
      <w:r>
        <w:rPr>
          <w:rFonts w:hint="eastAsia"/>
          <w:lang w:val="en-US" w:eastAsia="zh-CN"/>
        </w:rPr>
        <w:t xml:space="preserve"> </w:t>
      </w:r>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2018数据集是由全球志愿者与科学家通过众包方式收集整理的世界动植物图像数据库。本研究采用该数据集作为模型预训练和通用性能评估的基础数据，主要基于以下考量：首先，iNaturalist 2018包含丰富的木本植物类别，其中36个类别与我国常见古树名木所属科属高度相关（如银杏科、松科、柏科和壳斗科等），可为模型学习植物视觉特征提供充足的训练样本；其次，该数据集具有规范的标注体系和较高的数据质量，适合作为深度哈希学习的基准评估平台；最后，在古树名木专用数据集稀缺的现实条件下，利用公开数据集进行预训练是迁移学习的标准实践。需要说明的是，iNaturalist 2018为通用植物数据集，其图像采集场景、样本分布与真实的古树名木记录存在一定差异，因此本研究将其定位为"预训练与通用评估数据集"，主要服务于模型初始化和跨数据集泛化能力验证，而非直接作为古树名木场景的最终评估标准。本研究采用类别分层随机划分策略，将iNaturalist 2018古树名木相关子集按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记录进行严格筛选，保留具有清晰图像（分辨率≥512×512）和完整GPS坐标（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需要说明的是，古树名木为不可再生资源，受保护政策限制，大规模数据采集成本极高，300张带精确GPS坐标的权威标注样本已属稀缺资源。为缓解小样本对实验结论的影响，本文采用</w:t>
      </w:r>
      <w:r>
        <w:rPr>
          <w:rFonts w:hint="eastAsia"/>
          <w:lang w:eastAsia="zh-CN"/>
        </w:rPr>
        <w:t>“</w:t>
      </w:r>
      <w:r>
        <w:rPr>
          <w:rFonts w:hint="eastAsia"/>
        </w:rPr>
        <w:t>iNaturalist预训练+BFATH微调</w:t>
      </w:r>
      <w:r>
        <w:rPr>
          <w:rFonts w:hint="eastAsia"/>
          <w:lang w:eastAsia="zh-CN"/>
        </w:rPr>
        <w:t>”</w:t>
      </w:r>
      <w:r>
        <w:rPr>
          <w:rFonts w:hint="eastAsia"/>
        </w:rPr>
        <w:t>的迁移学习策略降低对小样本的依赖，消融实验采用预训练模型直接评估测试集的方式避免过拟合，并关注各模块相对贡献排序而非绝对数值精度。</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同一实例不跨集"原则，确保训练</w:t>
      </w:r>
      <w:r>
        <w:rPr>
          <w:rFonts w:hint="eastAsia"/>
          <w:lang w:eastAsia="zh-CN"/>
        </w:rPr>
        <w:t>、</w:t>
      </w:r>
      <w:r>
        <w:rPr>
          <w:rFonts w:hint="eastAsia"/>
        </w:rPr>
        <w:t>验证</w:t>
      </w:r>
      <w:r>
        <w:rPr>
          <w:rFonts w:hint="eastAsia"/>
          <w:lang w:val="en-US" w:eastAsia="zh-CN"/>
        </w:rPr>
        <w:t>和</w:t>
      </w:r>
      <w:r>
        <w:rPr>
          <w:rFonts w:hint="eastAsia"/>
        </w:rPr>
        <w:t>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6854"/>
      <w:bookmarkStart w:id="114" w:name="_Toc2909"/>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像素。缩放过程采用双线性插值算法，在降低分辨率的同时保留古树枝干形态、纹理、冠形等关键视觉特征，保证图像结构完整性与语义一致性。注：本研究默认使用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]区间，以匹配神经网络输入要求；异常值检测：剔除GPS精度&gt;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11187"/>
      <w:bookmarkStart w:id="117" w:name="_Toc3128"/>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一类查询样本的平均精度（AP），再对所有类别取均值，综合反映模型在多类别检索任务中的整体性能。mAP数值越高，表明模型对不同类别古树名木的检索准确性越</w:t>
      </w:r>
      <w:r>
        <w:rPr>
          <w:rFonts w:hint="eastAsia"/>
          <w:lang w:val="en-US" w:eastAsia="zh-CN"/>
        </w:rPr>
        <w:t>高</w:t>
      </w:r>
      <w:r>
        <w:rPr>
          <w:rFonts w:hint="eastAsia"/>
        </w:rPr>
        <w:t>。</w:t>
      </w:r>
    </w:p>
    <w:p w14:paraId="15B997FD">
      <w:pPr>
        <w:numPr>
          <w:ilvl w:val="0"/>
          <w:numId w:val="7"/>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 xml:space="preserve">本文采用双向检索评价策略，分别评估以图搜图、以图搜位置和以位置搜图三个检索任务的性能：以图搜图（Image-to-Image, </w:t>
      </w:r>
      <w:r>
        <w:rPr>
          <w:rFonts w:hint="eastAsia"/>
          <w:lang w:val="en-US" w:eastAsia="zh-CN"/>
        </w:rPr>
        <w:t>简称</w:t>
      </w:r>
      <w:r>
        <w:rPr>
          <w:rFonts w:hint="eastAsia"/>
          <w:lang w:eastAsia="zh-CN"/>
        </w:rPr>
        <w:t xml:space="preserve">I2I）以图像为查询，在图像数据库中检索同类图像，采用标准图像检索指标mAP-I2I、Recall@K-I2I、Precision@K-I2I。以图搜位置（Image-to-Location, </w:t>
      </w:r>
      <w:r>
        <w:rPr>
          <w:rFonts w:hint="eastAsia"/>
          <w:lang w:val="en-US" w:eastAsia="zh-CN"/>
        </w:rPr>
        <w:t>简称</w:t>
      </w:r>
      <w:r>
        <w:rPr>
          <w:rFonts w:hint="eastAsia"/>
          <w:lang w:eastAsia="zh-CN"/>
        </w:rPr>
        <w:t>I2L）；以图像为查询，检索地理位置元数据。将返回的位置坐标与查询图像的真实位置计算地理距离，距离&lt;1km视为相关样本，计算mAP-I2L、Recall@K-I2L、Precision@K-I2L；以位置搜图（Location-to-Image,</w:t>
      </w:r>
      <w:r>
        <w:rPr>
          <w:rFonts w:hint="eastAsia"/>
          <w:lang w:val="en-US" w:eastAsia="zh-CN"/>
        </w:rPr>
        <w:t>简称</w:t>
      </w:r>
      <w:r>
        <w:rPr>
          <w:rFonts w:hint="eastAsia"/>
          <w:lang w:eastAsia="zh-CN"/>
        </w:rPr>
        <w:t>L2I）以地理位置坐标为查询，检索图像数据库。距离查询位置&lt;1km的图像视为相关样本，计算mAP-L2I、Recall@K-L2I、Precision@K-L2I。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31614"/>
      <w:bookmarkStart w:id="119" w:name="_Toc18063"/>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ind w:firstLine="420"/>
        <w:rPr>
          <w:rFonts w:hint="eastAsia"/>
          <w:lang w:eastAsia="zh-CN"/>
        </w:rPr>
      </w:pPr>
      <w:r>
        <w:rPr>
          <w:rFonts w:hint="eastAsia"/>
        </w:rPr>
        <w:t>具体配置见表3.2所示。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设采用余弦退火策略，避免学习率骤降导致的训练震荡。批次大小设为32，兼顾梯度估计的稳定性与三元组采样的多样性。训练采用早停策略，当验证集性能连续5轮不提升时终止训练，以防止过拟合。在损失函数权重方面，TripletLoss权重设为1.0作为主导损失，Contrastive Loss权重设为0.5提供辅助监督，Quantization Loss权重设为0.1作为轻约束项，三者的权重配比遵循"主导-辅助-约束"的分级设计原则，其合理性在3.4.4节超参数敏感性分析中进一步验证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0.5</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cs="Times New Roman" w:eastAsiaTheme="minorEastAsia"/>
                <w:b w:val="0"/>
                <w:bCs w:val="0"/>
                <w:sz w:val="21"/>
                <w:szCs w:val="21"/>
                <w:lang w:val="en-US" w:eastAsia="zh-CN"/>
              </w:rPr>
              <w:t>-</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898680015"/>
      <w:bookmarkStart w:id="123" w:name="_Toc12000"/>
      <w:bookmarkStart w:id="124" w:name="_Toc25441"/>
      <w:bookmarkStart w:id="125" w:name="_Toc222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考虑到深度哈希学习领域的惯例及计算资源限制，本论文报告单次运行的实验结果。关键结论已通过多次验证运行确认其稳定性。所有方法均使用相同的随机种子、相同的数据划分和相同的评估代码，确保方法间的相对比较公平可靠。核心结论（DHLAM优于基线方法的性能排序）已通过预实验阶段的多次验证运行确认其一致性。上述实验设计明确区分了两个数据集的职能：iNaturalist 2018承担核心性能对比（表3.3），保证统计稳健性；BFATH承担领域验证与消融实验（表3.6），关注模块贡献趋势。这一分层策略是领域数据集稀缺条件下的标准实验范式。</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需要说明的是，上述基线方法均为单模态图像哈希方法，而DHLAM为融合图像与地理位置元数据的多模态方法。为避免"多模态vs单模态"的对比不公平性，本文设计两组对照实验：</w:t>
      </w:r>
    </w:p>
    <w:p w14:paraId="208F0627">
      <w:pPr>
        <w:numPr>
          <w:ilvl w:val="0"/>
          <w:numId w:val="9"/>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9"/>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40051D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上述对比策略既能公平评估DHLAM核心设计的先进性，又能清晰展示多模态融合的价值，为古树名木多模态检索方法的选型提供全面参考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的文本编码器（LSTM/BERT）针对离散文本设计，与地理位置坐标在输入格式、语义空间和编码方式上存在本质差异，直接迁移无法构成公平对比。受限于计算资源，本文构建 DHLAM-Image 单模态变体作为内部公平基准，将上述多模态基线适配至图像-位置场景的对比实验留作后续研究。</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12748DDF">
      <w:pPr>
        <w:rPr>
          <w:rFonts w:hint="default"/>
          <w:lang w:val="en-US" w:eastAsia="zh-CN"/>
        </w:rPr>
      </w:pPr>
      <w:r>
        <w:rPr>
          <w:rFonts w:hint="eastAsia"/>
          <w:lang w:val="en-US" w:eastAsia="zh-CN"/>
        </w:rPr>
        <w:t>本节对比实验统一采用连续特征向量的余弦相似度进行排序评估，哈希码的检索效率验证见3.4.2(3)节。</w:t>
      </w:r>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0"/>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0.713的检索精度，优于最优基线MDSH（0.685）2.8个百分点，优于DCH（0.652）和HashNet（0.623）。这一结果表明，在仅使用图像特征的公平对比条件下，DHLAM设计的FC-Tanh-Sign哈希层结构、Triplet+Contrastive+Quantization联合损失函数以及在线难例挖掘策略的组合优于现有基线方法的单一优化策略，验证了模型核心设计的独立有效性。</w:t>
      </w:r>
    </w:p>
    <w:p w14:paraId="11B120BE">
      <w:pPr>
        <w:numPr>
          <w:ilvl w:val="0"/>
          <w:numId w:val="10"/>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0"/>
        </w:numPr>
        <w:ind w:left="0" w:leftChars="0" w:firstLine="480" w:firstLineChars="200"/>
        <w:jc w:val="left"/>
        <w:rPr>
          <w:rFonts w:hint="eastAsia" w:eastAsia="宋体"/>
          <w:lang w:eastAsia="zh-CN"/>
        </w:rPr>
      </w:pPr>
      <w:r>
        <w:rPr>
          <w:rFonts w:hint="eastAsia" w:eastAsia="宋体"/>
          <w:lang w:eastAsia="zh-CN"/>
        </w:rPr>
        <w:t>综合优势：DHLAM通过"先进的单模态哈希设计+有效的多模态融合"双重优势，在iNaturalist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方面创新：多模态融合策略将地理位置元数据编码为256维位置特征向量，与视觉特征拼接后形成互补性更强的融合表示，有效缓解了单一视觉特征在形态相似树种判别中的局限性；多损失联合优化通过Triplet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识别能力。</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0.685）通过融合多尺度特征和深度监督机制取得了三个基线中的最优性能（相比DCH提升3.3个百分点）。DHLAM-Image取得mAP 0.713，优于最优基线MDSH（提升2.8个百分点），尽管所有方法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w:t>
      </w:r>
      <w:r>
        <w:rPr>
          <w:rFonts w:hint="eastAsia"/>
          <w:lang w:eastAsia="zh-CN"/>
        </w:rPr>
        <w:t>，</w:t>
      </w:r>
      <w:r>
        <w:rPr>
          <w:rFonts w:hint="eastAsia"/>
        </w:rPr>
        <w:t>与（1）节结果一致，验证了模型在视觉特征判别上的有效性。I2L任务mAP为0.698，低于I2I任务（差距4.3个百分点）。这一性能差距源于三方面因素：首先，I2L属于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视觉特征与空间特征的跨空间映射，本身难度高于同模态的I2I检索；其次，I2L是"高维→低维"映射（512维图像特征→2维坐标），信息压缩导致判别性下降；最后，地理距离阈值（&lt;1km）引入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以图搜位置"能力的有效性。L2I任务mAP为0.672，是三种任务中最低的。这一结果符合预期：L2I属于"低维→高维"检索（2维坐标→512维图像特征），从稀疏的位置信息推断丰富的视觉内容本身具有更大的歧义性；同时，同一地理范围内可能存在多种古树（如公园内多种树种共存），仅凭位置坐标难以精确区分。然而，Recall@5达到0.748表明，给定一个地理位置，模型能够有效检索出该位置附近的古树图像，满足"以位置搜图"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值得注意的是，HashNet、DCH、MDSH等单模态基线方法无法直接支持I2L和L2I检索任务。DHLAM通过多模态融合架构首次实现了这两种检索能力，实现了从</w:t>
      </w:r>
      <w:r>
        <w:rPr>
          <w:rFonts w:hint="eastAsia"/>
          <w:lang w:eastAsia="zh-CN"/>
        </w:rPr>
        <w:t>“</w:t>
      </w:r>
      <w:r>
        <w:rPr>
          <w:rFonts w:hint="eastAsia"/>
        </w:rPr>
        <w:t>无</w:t>
      </w:r>
      <w:r>
        <w:rPr>
          <w:rFonts w:hint="eastAsia"/>
          <w:lang w:eastAsia="zh-CN"/>
        </w:rPr>
        <w:t>”</w:t>
      </w:r>
      <w:r>
        <w:rPr>
          <w:rFonts w:hint="eastAsia"/>
        </w:rPr>
        <w:t>到</w:t>
      </w:r>
      <w:r>
        <w:rPr>
          <w:rFonts w:hint="eastAsia"/>
          <w:lang w:eastAsia="zh-CN"/>
        </w:rPr>
        <w:t>“</w:t>
      </w:r>
      <w:r>
        <w:rPr>
          <w:rFonts w:hint="eastAsia"/>
        </w:rPr>
        <w:t>有</w:t>
      </w:r>
      <w:r>
        <w:rPr>
          <w:rFonts w:hint="eastAsia"/>
          <w:lang w:eastAsia="zh-CN"/>
        </w:rPr>
        <w:t>”</w:t>
      </w:r>
      <w:r>
        <w:rPr>
          <w:rFonts w:hint="eastAsia"/>
        </w:rPr>
        <w:t>。虽然I2L/L2I的绝对mAP值低于I2I，但这反映了多模态检索固有的难度差异，而非多模态融合的价值缺失。事实上，DHLAM在I2I任务上相比单模态DHLAM-Image提升2.8个百分点（表3.3），证明了地理位置元数据对视觉检索的增益作用。需要指出的是，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聚焦于地理定位任务，与DHLAM的深度哈希检索框架在任务目标上存在区别，不构成直接性能对比关系。</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1245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w:t>
      </w:r>
      <w:r>
        <w:rPr>
          <w:rFonts w:hint="eastAsia"/>
          <w:lang w:eastAsia="zh-CN"/>
        </w:rPr>
        <w:t>；</w:t>
      </w:r>
      <w:r>
        <w:rPr>
          <w:rFonts w:hint="eastAsia"/>
        </w:rPr>
        <w:t>使用BFATH验证集和测试集验证位置编码器的贡献</w:t>
      </w:r>
      <w:r>
        <w:rPr>
          <w:rFonts w:hint="eastAsia"/>
          <w:lang w:eastAsia="zh-CN"/>
        </w:rPr>
        <w:t>，</w:t>
      </w:r>
      <w:r>
        <w:rPr>
          <w:rFonts w:hint="eastAsia"/>
          <w:lang w:val="en-US" w:eastAsia="zh-CN"/>
        </w:rPr>
        <w:t>设计目的</w:t>
      </w:r>
      <w:r>
        <w:rPr>
          <w:rFonts w:hint="eastAsia"/>
        </w:rPr>
        <w:t>是为了在目标领域数据上直接验证各模块的贡献，与3.4.2节在iNaturalist上的通用性能评估形成互补。</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1"/>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1"/>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1"/>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1CC5821">
      <w:pPr>
        <w:numPr>
          <w:ilvl w:val="0"/>
          <w:numId w:val="11"/>
        </w:numPr>
        <w:ind w:firstLine="420"/>
        <w:jc w:val="left"/>
        <w:rPr>
          <w:rFonts w:hint="eastAsia"/>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08D6F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w:t>
      </w:r>
      <w:r>
        <w:rPr>
          <w:rFonts w:hint="eastAsia"/>
          <w:lang w:val="en-US" w:eastAsia="zh-CN"/>
        </w:rPr>
        <w:t>见下</w:t>
      </w:r>
      <w:r>
        <w:rPr>
          <w:rFonts w:hint="eastAsia"/>
        </w:rPr>
        <w:t>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F0119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3D1352B">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43A80358">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099BBBDC">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68EB102B">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B3C6FA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01527F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E51A8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6E533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6D6DCD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493ED86">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56CCB827">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1F366BE">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E54258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C1AD3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D06B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BBCD9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C79C90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EDC4D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220CC93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3258C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68C8AC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7AA9131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0D64340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97269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3142755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1355434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E513359">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9835B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B1489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652BE5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5821C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378E5A">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E4693F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1CC69F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23E8B91A">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B17D7">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A6A0EA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A37BB93">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5D4542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6735EEB">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417CA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68192D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680F7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618A631">
      <w:pPr>
        <w:jc w:val="left"/>
        <w:rPr>
          <w:rFonts w:hint="eastAsia"/>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说明的是，BFATH测试集规模有限（30张），消融实验绝对指标存在一定统计波动。本文从统计角度分析各模块贡献的稳健性：三个模块的mAP贡献差距分别为地理位置10.9个百分点、难例挖掘4.9个百分点、量化损失1.9个百分点。基于Bootstrap重采样估计，30张测试样本的合理统计波动范围约为±2个百分点。即使在最保守的波动假设下，地理位置贡献的最小可能值（10.9</w:t>
      </w:r>
      <w:r>
        <w:rPr>
          <w:rFonts w:hint="eastAsia"/>
          <w:lang w:val="en-US" w:eastAsia="zh-CN"/>
        </w:rPr>
        <w:t>-</w:t>
      </w:r>
      <w:r>
        <w:rPr>
          <w:rFonts w:hint="eastAsia"/>
        </w:rPr>
        <w:t>2=8.9）仍显著大于难例挖掘的最大可能值（4.9+2=6.9），更不会影响量化损失的最末排序。因此，"地理位置 &gt; 难例挖掘 &gt; 量化损失"的贡献排序结论具有统计稳健性。本文主要关注各模块的相对贡献排序趋势而非绝对精确数值，后续研究</w:t>
      </w:r>
      <w:r>
        <w:rPr>
          <w:rFonts w:hint="eastAsia"/>
          <w:lang w:val="en-US" w:eastAsia="zh-CN"/>
        </w:rPr>
        <w:t>可</w:t>
      </w:r>
      <w:r>
        <w:rPr>
          <w:rFonts w:hint="eastAsia"/>
        </w:rPr>
        <w:t>通过扩充数据集规模和交叉验证进一步验证。</w:t>
      </w:r>
    </w:p>
    <w:p w14:paraId="43C239D5">
      <w:pPr>
        <w:jc w:val="left"/>
        <w:rPr>
          <w:rFonts w:hint="eastAsia"/>
        </w:rPr>
      </w:pPr>
      <w:r>
        <w:rPr>
          <w:rFonts w:hint="eastAsia"/>
        </w:rPr>
        <w:t>此外，本文在3.2.3节分析了特征拼接与注意力加权两种融合策略的适用性。由于BFATH训练集规模有限（240张），注意力加权融合引入的额外参数在小样本条件下存在过拟合风险。因此，本文消融实验聚焦于验证各功能模块的贡献，融合策略的详细对比留待未来在更大规模数据集上开展。</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Loss产生优化冲突。实验验证了"主导-辅助"权重配比原则的合理性。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=0.1时在精度与约束强度间达到平衡；降至0.01时mAP下降2.0个百分点，量化误差增大；增至0.5时mAP下降0.9个百分点，过强的量化约束干扰特征学习。该结果验证了"轻约束"设计思想的正确性。</w:t>
      </w:r>
    </w:p>
    <w:p w14:paraId="221C02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C9F4F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560914C0">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3BAEB393">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5F34BCD1">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FEC52DB">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5CF5B48C">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D65024B">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F99E1B1">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26413D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613302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E2CAA0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2BEC270">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23DDC2AE">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381D091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4ADB63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93DC8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49D93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DA785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8BD89B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6CD836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6F9C6773">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529906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0EA4092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24CEF6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08F77CC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04D62D2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18F7BF8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28EF1E9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51C2E21D">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EE4E43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CC47E6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D161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00CE7D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035B00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AAB1AE6">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7475CE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1E01D6F5">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80E027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B96FC8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5188C2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6849CD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CA8A61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45F1FE2">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8387F5">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71A4D885">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01947A11">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79BB9C1">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4910E9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468FC7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B77C6B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537167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401767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63AF0F23">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37727D">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17EE57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A7DF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7A8C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FBC5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540128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CB80925">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建立集双向检索与信息管理为一体的系统平台。本系统采用Browser/Server（B/S）架构设计古树名木检索功能以及系统管理员的资源管理等功能。</w:t>
      </w:r>
    </w:p>
    <w:p w14:paraId="6437602D">
      <w:pPr>
        <w:pStyle w:val="3"/>
        <w:spacing w:before="193"/>
      </w:pPr>
      <w:bookmarkStart w:id="137" w:name="_Toc13933"/>
      <w:bookmarkStart w:id="138" w:name="_Toc10250"/>
      <w:bookmarkStart w:id="139" w:name="_Toc6561"/>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1759"/>
      <w:bookmarkStart w:id="141" w:name="_Toc25656"/>
      <w:bookmarkStart w:id="142" w:name="_Toc25165"/>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图像信息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w:t>
      </w:r>
      <w:r>
        <w:rPr>
          <w:rFonts w:hint="eastAsia"/>
          <w:lang w:val="en-US" w:eastAsia="zh-CN"/>
        </w:rPr>
        <w:t>用户登录</w:t>
      </w:r>
      <w:r>
        <w:rPr>
          <w:rFonts w:hint="eastAsia"/>
        </w:rPr>
        <w:t>注册、用户信息管理、古树名木信息图像上传和古树名木检索等功能。系统整体用例图如图4.1所示。</w:t>
      </w:r>
    </w:p>
    <w:p w14:paraId="28D41D82">
      <w:pPr>
        <w:rPr>
          <w:rFonts w:hint="eastAsia"/>
        </w:rPr>
      </w:pPr>
    </w:p>
    <w:p w14:paraId="63B56142">
      <w:pPr>
        <w:pStyle w:val="46"/>
        <w:spacing w:line="300" w:lineRule="auto"/>
        <w:jc w:val="center"/>
      </w:pPr>
      <w:r>
        <w:drawing>
          <wp:inline distT="0" distB="0" distL="114300" distR="114300">
            <wp:extent cx="5566410" cy="4533900"/>
            <wp:effectExtent l="0" t="0" r="889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63"/>
                    <a:stretch>
                      <a:fillRect/>
                    </a:stretch>
                  </pic:blipFill>
                  <pic:spPr>
                    <a:xfrm>
                      <a:off x="0" y="0"/>
                      <a:ext cx="5566410" cy="453390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用户上传古树名木图像，系统提取视觉特征并生成128位哈希码，在海量图像库中快速检索相似图像，返回Top-K相似图像及相似度排名；图像到位置检索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用户上传古树名木图像，系统通过多模态融合预测拍摄地理位置，返回该位置周边（</w:t>
      </w:r>
      <w:r>
        <w:rPr>
          <w:rFonts w:hint="default"/>
          <w:lang w:val="en-US" w:eastAsia="zh-CN"/>
        </w:rPr>
        <w:t>&lt;1</w:t>
      </w:r>
      <w:r>
        <w:rPr>
          <w:rFonts w:hint="eastAsia"/>
          <w:lang w:val="en-US" w:eastAsia="zh-CN"/>
        </w:rPr>
        <w:t>km</w:t>
      </w:r>
      <w:r>
        <w:rPr>
          <w:rFonts w:hint="eastAsia"/>
        </w:rPr>
        <w:t>）的古树分布；位置到图像检索：用户输入地理位置坐标，系统生成位置哈希码，检索该坐标附近的古树名木图像。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用户名、密码。用户名校验规则为8-12位，包含数字、区分大小写字母与符号；用户信息幂等校验采用邮箱唯一去重判断；密码通过bcrypt哈希算法加密存储。用户登录时输入正确的用户名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使用。用户可通过左侧菜单栏的古树名木一级目录下的数据管理进入页面，输入位置坐标或上传图像，系统将输出相应的古树名木信息及地理位置元数据。</w:t>
      </w:r>
    </w:p>
    <w:p w14:paraId="5CE35201">
      <w:pPr>
        <w:pStyle w:val="4"/>
      </w:pPr>
      <w:bookmarkStart w:id="145" w:name="_Toc17366"/>
      <w:bookmarkStart w:id="146" w:name="_Toc229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bcryp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9803"/>
      <w:bookmarkStart w:id="149" w:name="_Toc2603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10756"/>
      <w:bookmarkStart w:id="152" w:name="_Toc5387"/>
      <w:r>
        <w:rPr>
          <w:rFonts w:hint="eastAsia"/>
        </w:rPr>
        <w:t>4</w:t>
      </w:r>
      <w:r>
        <w:t>.2.1</w:t>
      </w:r>
      <w:r>
        <w:rPr>
          <w:rFonts w:hint="eastAsia"/>
          <w:lang w:val="en-US" w:eastAsia="zh-CN"/>
        </w:rPr>
        <w:t xml:space="preserve"> </w:t>
      </w:r>
      <w:r>
        <w:t>系统设计架构</w:t>
      </w:r>
      <w:bookmarkEnd w:id="150"/>
      <w:bookmarkEnd w:id="151"/>
      <w:bookmarkEnd w:id="152"/>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211955" cy="4813935"/>
            <wp:effectExtent l="0" t="0" r="4445" b="1206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4211955" cy="481393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31233"/>
      <w:bookmarkStart w:id="154" w:name="_Toc9556"/>
      <w:bookmarkStart w:id="155" w:name="_Toc1645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pPr>
      <w:r>
        <w:t>如图4.3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包括添加、修改和删除资源。用户端分为个人信息管理和古树名木检索两个模块，前者包括查看和修改个人信息、更改登录密码，后者</w:t>
      </w:r>
      <w:r>
        <w:rPr>
          <w:rFonts w:hint="eastAsia"/>
          <w:lang w:val="en-US" w:eastAsia="zh-CN"/>
        </w:rPr>
        <w:t>的多模态检索</w:t>
      </w:r>
      <w:r>
        <w:rPr>
          <w:rFonts w:hint="eastAsia"/>
        </w:rPr>
        <w:t>支持三种检索模式：图像到图像检索、图像到位置检索和位置到图像检索</w:t>
      </w:r>
      <w: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6">
                      <a:extLst>
                        <a:ext uri="{96DAC541-7B7A-43D3-8B79-37D633B846F1}">
                          <asvg:svgBlip xmlns:asvg="http://schemas.microsoft.com/office/drawing/2016/SVG/main" r:embed="rId67"/>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15302"/>
      <w:bookmarkStart w:id="158" w:name="_Toc7379"/>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default"/>
          <w:lang w:val="en-US" w:eastAsia="zh-CN"/>
        </w:rPr>
      </w:pPr>
      <w:r>
        <w:t>根据ER图中所呈现出的实体属性和实体关系，</w:t>
      </w:r>
      <w:r>
        <w:rPr>
          <w:rFonts w:hint="eastAsia"/>
        </w:rPr>
        <w:t>本系统使用关系型数据库MySQL对数据进行存储和管理</w:t>
      </w:r>
      <w:r>
        <w:rPr>
          <w:rFonts w:hint="eastAsia"/>
          <w:lang w:eastAsia="zh-CN"/>
        </w:rPr>
        <w:t>，</w:t>
      </w:r>
      <w:r>
        <w:t>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w:t>
      </w:r>
      <w:r>
        <w:rPr>
          <w:rFonts w:hint="eastAsia"/>
          <w:lang w:val="en-US" w:eastAsia="zh-CN"/>
        </w:rPr>
        <w:t>核心</w:t>
      </w:r>
      <w:r>
        <w:t>数据库表</w:t>
      </w:r>
      <w:r>
        <w:rPr>
          <w:rFonts w:hint="eastAsia"/>
          <w:lang w:eastAsia="zh-CN"/>
        </w:rPr>
        <w:t>，</w:t>
      </w:r>
      <w:r>
        <w:rPr>
          <w:rFonts w:hint="eastAsia"/>
          <w:lang w:val="en-US" w:eastAsia="zh-CN"/>
        </w:rPr>
        <w:t>即用户信息表、图像表、树木表和权限角色表。其中，用户信息表用于存储系统用户的基本信息，通过用户ID作为主键唯一标识每个用户；图像表则用于管理用户上传的古树名木图像数据，图像ID为主键，确保每幅图像的唯一性；树木表是核心数据表之一，记录古树名木的属性，树木ID作为主键，同时可能包含与图像表的关联字段，以便实现图像与树木信息的对应；权限角色表主要用于系统的权限管理，角色ID为主键，并通过用户ID与用户信息表建立关联，从而为不同用户分配相应的操作权限，保障系统数据的安全与规范访问。</w:t>
      </w:r>
    </w:p>
    <w:p w14:paraId="719E3D86">
      <w:pPr>
        <w:widowControl/>
        <w:jc w:val="center"/>
      </w:pPr>
      <w:r>
        <w:drawing>
          <wp:inline distT="0" distB="0" distL="114300" distR="114300">
            <wp:extent cx="2918460" cy="3865880"/>
            <wp:effectExtent l="0" t="0" r="2540"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8"/>
                    <a:stretch>
                      <a:fillRect/>
                    </a:stretch>
                  </pic:blipFill>
                  <pic:spPr>
                    <a:xfrm>
                      <a:off x="0" y="0"/>
                      <a:ext cx="2918460" cy="3865880"/>
                    </a:xfrm>
                    <a:prstGeom prst="rect">
                      <a:avLst/>
                    </a:prstGeom>
                    <a:noFill/>
                    <a:ln>
                      <a:noFill/>
                    </a:ln>
                  </pic:spPr>
                </pic:pic>
              </a:graphicData>
            </a:graphic>
          </wp:inline>
        </w:drawing>
      </w:r>
    </w:p>
    <w:p w14:paraId="07CE2C2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424CE7E0">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0AE65C3">
      <w:pPr>
        <w:ind w:firstLine="420"/>
        <w:rPr>
          <w:rFonts w:hint="eastAsia"/>
        </w:rPr>
      </w:pPr>
    </w:p>
    <w:p w14:paraId="36CE277D">
      <w:pPr>
        <w:widowControl/>
        <w:numPr>
          <w:ilvl w:val="0"/>
          <w:numId w:val="12"/>
        </w:numPr>
        <w:ind w:firstLine="420"/>
        <w:jc w:val="left"/>
      </w:pPr>
      <w:r>
        <w:t>用户</w:t>
      </w:r>
      <w:r>
        <w:rPr>
          <w:rFonts w:hint="eastAsia"/>
        </w:rPr>
        <w:t>信息</w:t>
      </w:r>
      <w:r>
        <w:t>表</w:t>
      </w:r>
    </w:p>
    <w:p w14:paraId="1AE3493B">
      <w:pPr>
        <w:widowControl/>
        <w:numPr>
          <w:ilvl w:val="0"/>
          <w:numId w:val="0"/>
        </w:numPr>
        <w:ind w:firstLine="420" w:firstLineChars="0"/>
        <w:jc w:val="left"/>
      </w:pPr>
      <w:r>
        <w:rPr>
          <w:rFonts w:hint="eastAsia"/>
          <w:lang w:eastAsia="zh-CN"/>
        </w:rPr>
        <w:t>见表</w:t>
      </w:r>
      <w:r>
        <w:rPr>
          <w:rFonts w:hint="eastAsia"/>
        </w:rPr>
        <w:t>4.1所示，存储用户信息。</w:t>
      </w:r>
      <w:r>
        <w:t>主要包括</w:t>
      </w:r>
      <w:r>
        <w:rPr>
          <w:rFonts w:hint="eastAsia"/>
        </w:rPr>
        <w:t>自增</w:t>
      </w:r>
      <w:r>
        <w:t>主键、用户名、密码（通过</w:t>
      </w:r>
      <w:r>
        <w:rPr>
          <w:rFonts w:hint="eastAsia"/>
        </w:rPr>
        <w:t>bcrypt</w:t>
      </w:r>
      <w:r>
        <w:rPr>
          <w:rFonts w:hint="eastAsia"/>
          <w:lang w:val="en-US" w:eastAsia="zh-CN"/>
        </w:rPr>
        <w:t>哈希加密</w:t>
      </w:r>
      <w:r>
        <w:t>）</w:t>
      </w:r>
      <w:r>
        <w:rPr>
          <w:rFonts w:hint="eastAsia"/>
        </w:rPr>
        <w:t>和</w:t>
      </w:r>
      <w:r>
        <w:t>用户</w:t>
      </w:r>
      <w:r>
        <w:rPr>
          <w:rFonts w:hint="eastAsia"/>
        </w:rPr>
        <w:t>角色</w:t>
      </w:r>
      <w:r>
        <w:t>等信息。</w:t>
      </w:r>
    </w:p>
    <w:p w14:paraId="107FA3F9">
      <w:pPr>
        <w:widowControl/>
        <w:numPr>
          <w:ilvl w:val="0"/>
          <w:numId w:val="0"/>
        </w:numPr>
        <w:jc w:val="left"/>
      </w:pPr>
    </w:p>
    <w:p w14:paraId="73BC9DF4">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52E179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B43D6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nickname</w:t>
            </w:r>
          </w:p>
        </w:tc>
        <w:tc>
          <w:tcPr>
            <w:tcW w:w="1434" w:type="dxa"/>
            <w:tcBorders>
              <w:top w:val="nil"/>
              <w:left w:val="nil"/>
              <w:bottom w:val="nil"/>
              <w:right w:val="nil"/>
            </w:tcBorders>
            <w:noWrap w:val="0"/>
            <w:tcMar>
              <w:top w:w="-1" w:type="dxa"/>
              <w:left w:w="-1" w:type="dxa"/>
              <w:bottom w:w="-1" w:type="dxa"/>
              <w:right w:w="-1" w:type="dxa"/>
            </w:tcMar>
            <w:vAlign w:val="center"/>
          </w:tcPr>
          <w:p w14:paraId="63F12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5C5922F5">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26E59AC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用户昵称</w:t>
            </w:r>
          </w:p>
        </w:tc>
        <w:tc>
          <w:tcPr>
            <w:tcW w:w="1230" w:type="dxa"/>
            <w:tcBorders>
              <w:top w:val="nil"/>
              <w:left w:val="nil"/>
              <w:bottom w:val="nil"/>
              <w:right w:val="nil"/>
            </w:tcBorders>
            <w:noWrap w:val="0"/>
            <w:tcMar>
              <w:top w:w="-1" w:type="dxa"/>
              <w:left w:w="-1" w:type="dxa"/>
              <w:bottom w:w="-1" w:type="dxa"/>
              <w:right w:w="-1" w:type="dxa"/>
            </w:tcMar>
            <w:vAlign w:val="center"/>
          </w:tcPr>
          <w:p w14:paraId="5CB1855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283B5E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05038A">
      <w:pPr>
        <w:numPr>
          <w:ilvl w:val="0"/>
          <w:numId w:val="12"/>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189"/>
        <w:gridCol w:w="901"/>
        <w:gridCol w:w="2058"/>
        <w:gridCol w:w="1272"/>
        <w:gridCol w:w="1485"/>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89"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1"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8"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2"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5"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89"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2"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5"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89"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2"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5"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89"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8"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2"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89"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8"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2"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89"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1"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8"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2"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89"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1"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2"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89"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2"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2"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2"/>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4.3所示，存储了系统内部的树木及位置信息，主要包括纬度坐标、经度坐标、树龄、树高、树种名称和描述信息等。</w:t>
      </w:r>
      <w:r>
        <w:rPr>
          <w:rFonts w:hint="eastAsia"/>
          <w:lang w:val="en-US" w:eastAsia="zh-CN"/>
        </w:rPr>
        <w:t>由于</w:t>
      </w:r>
      <w:r>
        <w:rPr>
          <w:rFonts w:hint="eastAsia"/>
        </w:rPr>
        <w:t>部分古树因缺乏历史记载无法确定确切树龄</w:t>
      </w:r>
      <w:r>
        <w:rPr>
          <w:rFonts w:hint="eastAsia"/>
          <w:lang w:val="en-US" w:eastAsia="zh-CN"/>
        </w:rPr>
        <w:t>或难以精确测量树高，</w:t>
      </w:r>
      <w:r>
        <w:rPr>
          <w:rFonts w:hint="eastAsia"/>
        </w:rPr>
        <w:t>树龄和树高字段允许为空</w:t>
      </w:r>
      <w:r>
        <w:rPr>
          <w:rFonts w:hint="eastAsia"/>
          <w:lang w:eastAsia="zh-CN"/>
        </w:rPr>
        <w:t>。</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29"/>
        <w:gridCol w:w="896"/>
        <w:gridCol w:w="2048"/>
        <w:gridCol w:w="1266"/>
        <w:gridCol w:w="1476"/>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29"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6"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8"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5"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29"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5"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08BA8F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29"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8"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29"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8"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29"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6"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8"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29"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8"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5"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29"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8"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29"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6"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29"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6"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29"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29"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62836464">
      <w:pPr>
        <w:bidi w:val="0"/>
        <w:ind w:left="0" w:leftChars="0" w:firstLine="0" w:firstLineChars="0"/>
      </w:pPr>
    </w:p>
    <w:p w14:paraId="19B369A1">
      <w:pPr>
        <w:widowControl/>
        <w:numPr>
          <w:ilvl w:val="0"/>
          <w:numId w:val="12"/>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5799"/>
      <w:bookmarkStart w:id="161" w:name="_Toc3248"/>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3026"/>
      <w:bookmarkStart w:id="163" w:name="_Toc17736"/>
      <w:r>
        <w:rPr>
          <w:rFonts w:hint="eastAsia"/>
        </w:rPr>
        <w:t>4.3.1</w:t>
      </w:r>
      <w:r>
        <w:rPr>
          <w:rFonts w:hint="eastAsia"/>
          <w:lang w:val="en-US" w:eastAsia="zh-CN"/>
        </w:rPr>
        <w:t xml:space="preserve"> </w:t>
      </w:r>
      <w:r>
        <w:rPr>
          <w:rFonts w:hint="eastAsia"/>
        </w:rPr>
        <w:t>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4E9F84EB">
      <w:pPr>
        <w:numPr>
          <w:ilvl w:val="0"/>
          <w:numId w:val="0"/>
        </w:numPr>
        <w:rPr>
          <w:rFonts w:hint="eastAsia"/>
          <w:lang w:eastAsia="zh-CN"/>
        </w:rPr>
      </w:pPr>
    </w:p>
    <w:p w14:paraId="2D62108D">
      <w:pPr>
        <w:ind w:left="0" w:leftChars="0" w:firstLine="0" w:firstLineChars="0"/>
        <w:jc w:val="both"/>
      </w:pPr>
      <w:r>
        <w:drawing>
          <wp:inline distT="0" distB="0" distL="114300" distR="114300">
            <wp:extent cx="5572760" cy="4867275"/>
            <wp:effectExtent l="0" t="0" r="2540" b="952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69"/>
                    <a:stretch>
                      <a:fillRect/>
                    </a:stretch>
                  </pic:blipFill>
                  <pic:spPr>
                    <a:xfrm>
                      <a:off x="0" y="0"/>
                      <a:ext cx="5572760" cy="4867275"/>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3E7A98A8">
      <w:pPr>
        <w:ind w:firstLine="420"/>
        <w:rPr>
          <w:rFonts w:hint="eastAsia"/>
        </w:rPr>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1BC41C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如图4.6所示，用户管理模块基于RBAC权限模型，以表格形式展示用户登录名、角色及上次登录时间等信息，支持编辑、删除、密码重置及检索操作。</w:t>
      </w:r>
    </w:p>
    <w:p w14:paraId="4D971F7E">
      <w:pPr>
        <w:ind w:left="420"/>
      </w:pPr>
    </w:p>
    <w:p w14:paraId="39A00BBA">
      <w:pPr>
        <w:ind w:left="0" w:leftChars="0" w:firstLine="0" w:firstLineChars="0"/>
        <w:jc w:val="both"/>
        <w:rPr>
          <w:b/>
          <w:bCs/>
          <w:color w:val="FF0000"/>
        </w:rPr>
      </w:pPr>
      <w:r>
        <w:drawing>
          <wp:inline distT="0" distB="0" distL="114300" distR="114300">
            <wp:extent cx="5568950" cy="2611755"/>
            <wp:effectExtent l="9525" t="9525" r="9525" b="2032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70"/>
                    <a:stretch>
                      <a:fillRect/>
                    </a:stretch>
                  </pic:blipFill>
                  <pic:spPr>
                    <a:xfrm>
                      <a:off x="0" y="0"/>
                      <a:ext cx="5568950" cy="261175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w:t>
      </w:r>
      <w:r>
        <w:rPr>
          <w:rFonts w:hint="eastAsia"/>
          <w:lang w:val="en-US" w:eastAsia="zh-CN"/>
        </w:rPr>
        <w:t xml:space="preserve"> </w:t>
      </w:r>
      <w:r>
        <w:rPr>
          <w:rFonts w:hint="eastAsia"/>
        </w:rPr>
        <w:t>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3B8C716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w:t>
      </w:r>
      <w:r>
        <w:rPr>
          <w:rFonts w:hint="eastAsia"/>
        </w:rPr>
        <w:t>图4.7</w:t>
      </w:r>
      <w:r>
        <w:rPr>
          <w:rFonts w:hint="eastAsia"/>
          <w:lang w:val="en-US" w:eastAsia="zh-CN"/>
        </w:rPr>
        <w:t>所示</w:t>
      </w:r>
      <w:r>
        <w:rPr>
          <w:rFonts w:ascii="宋体" w:hAnsi="宋体" w:cs="宋体"/>
        </w:rPr>
        <w:t>的是</w:t>
      </w:r>
      <w:r>
        <w:rPr>
          <w:rFonts w:hint="eastAsia"/>
        </w:rPr>
        <w:t>古树名木检索模块的时序图。用户进入本系统后，进入古树名木检索页，请求调用接口/tree/getTreeInfo</w:t>
      </w:r>
      <w:r>
        <w:rPr>
          <w:rFonts w:hint="eastAsia"/>
          <w:lang w:val="en-US" w:eastAsia="zh-CN"/>
        </w:rPr>
        <w:t>检索</w:t>
      </w:r>
      <w:r>
        <w:rPr>
          <w:rFonts w:hint="eastAsia"/>
        </w:rPr>
        <w:t>接口，如果本地浏览器没有Cookie信息或Cookie过期，系统提示"未登录/过期请重新登录"；否则登录成功。检索前，系统需要有待检索数据，例如用户需先上传各类检索数据；用户上传检索图像或输入地理位置坐标（纬度、经度），选择检索模式（I2I图像检索、I2L以图搜位置、L2I以位置搜图），调用/tree/getTreeInfo接口（POST请求）。请求定位到TreeRetrieveController中的getTreeInfoByMultiModel方法，然后调用ITreeRetrieveService中的selectTreeInfoByMultiModel接口，进一步调用DHLAM模型服务生成128位哈希码，通过汉明距离计算相似度，返回Top-K相似结果。系统根据哈希码相似度排序查询古树名木信息，包括树名称、树高、树龄</w:t>
      </w:r>
      <w:r>
        <w:rPr>
          <w:rFonts w:hint="eastAsia"/>
          <w:lang w:val="en-US" w:eastAsia="zh-CN"/>
        </w:rPr>
        <w:t>和</w:t>
      </w:r>
      <w:r>
        <w:rPr>
          <w:rFonts w:hint="eastAsia"/>
        </w:rPr>
        <w:t>地理位置等信息。如果查询数据不存在，列表页返回空；否则前端渲染展示。</w:t>
      </w:r>
    </w:p>
    <w:p w14:paraId="4815DB51"/>
    <w:p w14:paraId="13696C7C">
      <w:pPr>
        <w:jc w:val="both"/>
      </w:pPr>
      <w:r>
        <w:drawing>
          <wp:inline distT="0" distB="0" distL="114300" distR="114300">
            <wp:extent cx="4624705" cy="5042535"/>
            <wp:effectExtent l="0" t="0" r="10795" b="1206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71"/>
                    <a:stretch>
                      <a:fillRect/>
                    </a:stretch>
                  </pic:blipFill>
                  <pic:spPr>
                    <a:xfrm>
                      <a:off x="0" y="0"/>
                      <a:ext cx="4624705" cy="5042535"/>
                    </a:xfrm>
                    <a:prstGeom prst="rect">
                      <a:avLst/>
                    </a:prstGeom>
                    <a:noFill/>
                    <a:ln>
                      <a:noFill/>
                    </a:ln>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29B0F57D">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69B00F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4.8-4.10展示了系统三种检索模式：以图搜图、以图搜位置及以位置搜图。图4.8中用户上传查询图像后，系统返回相似古树列表并按相似度排序；图4.9通过图像预测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A911EE0">
      <w:pPr>
        <w:bidi w:val="0"/>
        <w:ind w:firstLine="420" w:firstLineChars="0"/>
        <w:rPr>
          <w:rFonts w:hint="eastAsia"/>
        </w:rPr>
      </w:pPr>
    </w:p>
    <w:p w14:paraId="7C56C5E0">
      <w:pPr>
        <w:ind w:left="0" w:leftChars="0" w:firstLine="0" w:firstLineChars="0"/>
        <w:jc w:val="center"/>
      </w:pPr>
      <w:r>
        <w:drawing>
          <wp:inline distT="0" distB="0" distL="114300" distR="114300">
            <wp:extent cx="5056505" cy="3387725"/>
            <wp:effectExtent l="9525" t="9525" r="13970" b="19050"/>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72"/>
                    <a:stretch>
                      <a:fillRect/>
                    </a:stretch>
                  </pic:blipFill>
                  <pic:spPr>
                    <a:xfrm>
                      <a:off x="0" y="0"/>
                      <a:ext cx="5056505" cy="3387725"/>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0F0B7AC1">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49C3838B">
      <w:pPr>
        <w:jc w:val="center"/>
        <w:rPr>
          <w:rFonts w:hint="eastAsia"/>
          <w:sz w:val="21"/>
          <w:szCs w:val="21"/>
        </w:rPr>
      </w:pPr>
    </w:p>
    <w:p w14:paraId="3184CD6A">
      <w:pPr>
        <w:ind w:left="0" w:leftChars="0" w:firstLine="0" w:firstLineChars="0"/>
        <w:jc w:val="center"/>
      </w:pPr>
      <w:bookmarkStart w:id="166" w:name="_Toc1202"/>
      <w:r>
        <w:drawing>
          <wp:inline distT="0" distB="0" distL="114300" distR="114300">
            <wp:extent cx="5143500" cy="3039745"/>
            <wp:effectExtent l="9525" t="9525" r="15875" b="11430"/>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73"/>
                    <a:stretch>
                      <a:fillRect/>
                    </a:stretch>
                  </pic:blipFill>
                  <pic:spPr>
                    <a:xfrm>
                      <a:off x="0" y="0"/>
                      <a:ext cx="5143500" cy="303974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5212715" cy="2794000"/>
            <wp:effectExtent l="9525" t="9525" r="10160" b="15875"/>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74"/>
                    <a:stretch>
                      <a:fillRect/>
                    </a:stretch>
                  </pic:blipFill>
                  <pic:spPr>
                    <a:xfrm>
                      <a:off x="0" y="0"/>
                      <a:ext cx="5212715" cy="279400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1B75021C">
      <w:pPr>
        <w:jc w:val="both"/>
      </w:pPr>
    </w:p>
    <w:p w14:paraId="4670FDCD">
      <w:pPr>
        <w:pStyle w:val="3"/>
        <w:spacing w:before="193"/>
      </w:pPr>
      <w:bookmarkStart w:id="167" w:name="_Toc7167"/>
      <w:r>
        <w:t>4.4</w:t>
      </w:r>
      <w:r>
        <w:rPr>
          <w:rFonts w:hint="eastAsia"/>
          <w:lang w:val="en-US" w:eastAsia="zh-CN"/>
        </w:rPr>
        <w:t xml:space="preserve"> </w:t>
      </w:r>
      <w:r>
        <w:t>系统测试</w:t>
      </w:r>
      <w:bookmarkEnd w:id="166"/>
      <w:bookmarkEnd w:id="167"/>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p>
    <w:p w14:paraId="705D239C">
      <w:pPr>
        <w:pStyle w:val="4"/>
      </w:pPr>
      <w:bookmarkStart w:id="168" w:name="_Toc19790"/>
      <w:bookmarkStart w:id="169" w:name="_Toc806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402BFC9A">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03964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C79BDB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6C0308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45FCB44E">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CF0F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0835F8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2429D2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2EE3585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6484261C">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7F35D03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47CBE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0F1FF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89475C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5441BE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6551EB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30056CD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8A21AB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1131DC9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w:t>
      </w:r>
      <w:r>
        <w:rPr>
          <w:rFonts w:hint="eastAsia"/>
          <w:lang w:val="en-US" w:eastAsia="zh-CN"/>
        </w:rPr>
        <w:t>上</w:t>
      </w:r>
      <w:r>
        <w:rPr>
          <w:rFonts w:hint="eastAsia"/>
          <w:lang w:eastAsia="zh-CN"/>
        </w:rPr>
        <w:t>表</w:t>
      </w:r>
      <w:r>
        <w:rPr>
          <w:rFonts w:hint="eastAsia"/>
        </w:rPr>
        <w:t>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1183"/>
        <w:gridCol w:w="3391"/>
        <w:gridCol w:w="2504"/>
        <w:gridCol w:w="790"/>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0" w:hRule="atLeast"/>
          <w:tblHeader/>
          <w:jc w:val="center"/>
        </w:trPr>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183" w:type="dxa"/>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391"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183" w:type="dxa"/>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391"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183" w:type="dxa"/>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89"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183" w:type="dxa"/>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89"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1183" w:type="dxa"/>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391"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89"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183" w:type="dxa"/>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391"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89"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183" w:type="dxa"/>
            <w:tcBorders>
              <w:top w:val="nil"/>
              <w:left w:val="nil"/>
              <w:bottom w:val="single" w:color="auto" w:sz="12" w:space="0"/>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391" w:type="dxa"/>
            <w:tcBorders>
              <w:top w:val="nil"/>
              <w:left w:val="nil"/>
              <w:bottom w:val="single" w:color="auto" w:sz="12" w:space="0"/>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成功显示古树详细信息页面</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62260E00">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4.6所示，展示用户操作古树名木检索模块的测试用例表。包括图</w:t>
      </w:r>
      <w:r>
        <w:rPr>
          <w:rFonts w:hint="eastAsia"/>
          <w:lang w:val="en-US" w:eastAsia="zh-CN"/>
        </w:rPr>
        <w:t>像到图</w:t>
      </w:r>
      <w:r>
        <w:rPr>
          <w:rFonts w:hint="eastAsia"/>
        </w:rPr>
        <w:t>像检索、</w:t>
      </w:r>
      <w:r>
        <w:rPr>
          <w:rFonts w:hint="eastAsia"/>
          <w:lang w:val="en-US" w:eastAsia="zh-CN"/>
        </w:rPr>
        <w:t>图像到位置</w:t>
      </w:r>
      <w:r>
        <w:rPr>
          <w:rFonts w:hint="eastAsia"/>
        </w:rPr>
        <w:t>检索</w:t>
      </w:r>
      <w:r>
        <w:rPr>
          <w:rFonts w:hint="eastAsia"/>
          <w:lang w:val="en-US" w:eastAsia="zh-CN"/>
        </w:rPr>
        <w:t>和位置到图像</w:t>
      </w:r>
      <w:r>
        <w:rPr>
          <w:rFonts w:hint="eastAsia"/>
        </w:rPr>
        <w:t>检索、格式校验和结果查看等功能。所有测试用例均通过，表明检索功能符合设计要求。</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06887E19">
      <w:pPr>
        <w:ind w:firstLine="420"/>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p>
    <w:p w14:paraId="48116F22">
      <w:pPr>
        <w:ind w:firstLine="420"/>
        <w:rPr>
          <w:rFonts w:hint="eastAsia"/>
        </w:rPr>
      </w:pPr>
    </w:p>
    <w:p w14:paraId="51FE4496">
      <w:pPr>
        <w:bidi w:val="0"/>
        <w:rPr>
          <w:rFonts w:hint="eastAsia"/>
        </w:rPr>
      </w:pPr>
      <w:bookmarkStart w:id="170" w:name="_Toc7376"/>
      <w:bookmarkStart w:id="171" w:name="_Toc15930"/>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w:t>
      </w:r>
      <w:r>
        <w:rPr>
          <w:rFonts w:hint="eastAsia"/>
          <w:lang w:val="en-US" w:eastAsia="zh-CN"/>
        </w:rPr>
        <w:t>0</w:t>
      </w:r>
      <w:r>
        <w:rPr>
          <w:rFonts w:hint="eastAsia"/>
        </w:rPr>
        <w:t>.</w:t>
      </w:r>
      <w:r>
        <w:rPr>
          <w:rFonts w:hint="eastAsia"/>
          <w:lang w:val="en-US" w:eastAsia="zh-CN"/>
        </w:rPr>
        <w:t>9</w:t>
      </w:r>
      <w:r>
        <w:rPr>
          <w:rFonts w:hint="eastAsia"/>
        </w:rPr>
        <w:t>7s之间，满足系统性能需求。需要注意的是，上述接口响应时间为包含网络传输、后端业务逻辑和数据库查询在内的端到端延迟，系统响应时间</w:t>
      </w:r>
      <w:r>
        <w:rPr>
          <w:rFonts w:hint="eastAsia"/>
          <w:lang w:val="en-US" w:eastAsia="zh-CN"/>
        </w:rPr>
        <w:t>除模型响应时间外，也</w:t>
      </w:r>
      <w:r>
        <w:rPr>
          <w:rFonts w:hint="eastAsia"/>
        </w:rPr>
        <w:t>受网络I/O和数据库访问影响。其中，DHLAM模型单次推理耗时（含图像预处理、特征提取、哈希编码及相似度计算）约为120-200ms，其余时间分布于图像上传解析、数据库查询和网络传输等环节。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检索、信息管理和权限控制等功能模块。在系统测试阶段，系统集成的DHLAM模型在iNaturalist数据集上mAP达到0.741，在BFATH古树名木数据集上mAP达到0.647（iNaturalist预训练模型直接迁移评估）</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初步验证了系统在古树名木多模态检索场景中的技术可行性，为林业管理部门等机构的实际应用提供了参考。综上所述，本系统不仅实现了古树名木检索模型的系统化集成与部署，也在实测中展现出较高的稳定性与适用性，为第五章总结与展望奠定了基础。</w:t>
      </w:r>
    </w:p>
    <w:p w14:paraId="3117FA64">
      <w:pPr>
        <w:ind w:firstLine="480"/>
        <w:sectPr>
          <w:headerReference r:id="rId25" w:type="default"/>
          <w:headerReference r:id="rId26"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13268"/>
      <w:bookmarkStart w:id="176" w:name="_Toc28146"/>
      <w:bookmarkStart w:id="177" w:name="_Toc16137"/>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21248"/>
      <w:bookmarkStart w:id="179" w:name="_Toc7441"/>
      <w:bookmarkStart w:id="180" w:name="_Toc26958"/>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针对古树名木检索存在的样本类别不平衡、哈希码判别性不足等问题，本文提出了DHLAM模型。该模型设计轻量化的位置编码器将地理位置元数据融入视觉特征，采用Triplet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为全方位检验DHLAM模型的性能，本文采用"通用数据集预训练+领域数据集验证"的技术路线：在iNaturalist 2018数据集上进行模型预训练和通用性能评估，验证DHLAM的基础检索能力和跨类别泛化性能；在自建BFATH古树名木数据集上进行领域微调和消融实验，验证模型在真实古树名木场景中的有效性。实验结果表明</w:t>
      </w:r>
      <w:r>
        <w:rPr>
          <w:rFonts w:hint="eastAsia"/>
          <w:lang w:eastAsia="zh-CN"/>
        </w:rPr>
        <w:t>，</w:t>
      </w:r>
      <w:r>
        <w:rPr>
          <w:rFonts w:hint="eastAsia"/>
        </w:rPr>
        <w:t>DHLAM模型在iNaturalist 2018数据集上取得mAP 0.741的检索精度，相比最优基线方法MDSH（mAP 0.685）提升5.6个百分点。其中，仅使用图像特征的单模态变体DHLAM-Image即取得mAP 0.713，优于MDSH 2.8个百分点，验证了联合损失函数与难例挖掘策略的独立贡献；引入地理位置元数据后进一步提升2.8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检索系统，集成DHLAM模型实现多模态数据检索及管理功能。系统主要由古树名木数据管理、智能检索（以图搜图、以图搜位置、以位置搜图）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在iNaturalist到BFATH的迁移中展现了一定的领域适应能力，其在更多场景中的通用性有待进一步验证。例如，在园林绿化管理中，该系统可支持珍贵树种的智能建档与动态检索。系统基于前后端分离的架构，具备良好的可扩展性和跨平台适应能力，未来有望在智能农业等多个场景中发挥应用价值。</w:t>
      </w:r>
    </w:p>
    <w:p w14:paraId="17737458">
      <w:pPr>
        <w:pStyle w:val="3"/>
        <w:spacing w:before="193"/>
      </w:pPr>
      <w:bookmarkStart w:id="182" w:name="_Toc17533"/>
      <w:bookmarkStart w:id="183" w:name="_Toc4921"/>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3"/>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w:t>
      </w:r>
      <w:r>
        <w:rPr>
          <w:rFonts w:hint="eastAsia"/>
          <w:lang w:eastAsia="zh-CN"/>
        </w:rPr>
        <w:t>，</w:t>
      </w:r>
      <w:r>
        <w:rPr>
          <w:rFonts w:hint="eastAsia"/>
        </w:rPr>
        <w:t>利用大规模无标注图像数据学习更鲁棒的视觉表征，进一步提升模型对弱标注数据或新物种的泛化能力。</w:t>
      </w:r>
    </w:p>
    <w:p w14:paraId="16B9F5B5">
      <w:pPr>
        <w:numPr>
          <w:ilvl w:val="0"/>
          <w:numId w:val="13"/>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3"/>
        </w:numPr>
        <w:ind w:firstLine="420"/>
        <w:jc w:val="left"/>
      </w:pPr>
      <w:r>
        <w:rPr>
          <w:rFonts w:hint="eastAsia"/>
        </w:rPr>
        <w:t>实验验证层面，本文受限于计算资源，对比实验采用单次运行（seed=42）并以三个代表性单模态基线（HashNet、DCH和MDSH）进行对比。后续研究可探索将DCMH、SSAH等图像-文本多模态哈希方法的文本编码器改造为位置编码器（如采用与本文类似的MLP结构），在统一的图像-位置数据上开展公平对比，并通过多次随机种子重复实验报告均值与方差，以增强实验结论的统计稳健性。</w:t>
      </w:r>
    </w:p>
    <w:p w14:paraId="7713EF47">
      <w:pPr>
        <w:numPr>
          <w:ilvl w:val="0"/>
          <w:numId w:val="13"/>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）与哈希码固有的存储优势，实现模型在园林移动终端或无人机采集设备上的边缘部署，满足"随拍随检索"的现场应用需求。</w:t>
      </w:r>
    </w:p>
    <w:p w14:paraId="52CF69EB">
      <w:pPr>
        <w:numPr>
          <w:ilvl w:val="0"/>
          <w:numId w:val="13"/>
        </w:numPr>
        <w:ind w:firstLine="420"/>
        <w:jc w:val="left"/>
      </w:pPr>
      <w:r>
        <w:rPr>
          <w:rFonts w:hint="eastAsia"/>
        </w:rPr>
        <w:t>应用层面，DHLAM模型在iNaturalist到BFATH的迁移中展现了一定的领域适应能力，未来可进一步探索其在中草药识别、农作物分类或植物病虫害检测等场景</w:t>
      </w:r>
      <w:r>
        <w:rPr>
          <w:rFonts w:hint="eastAsia"/>
          <w:lang w:val="en-US" w:eastAsia="zh-CN"/>
        </w:rPr>
        <w:t>的应用</w:t>
      </w:r>
      <w:r>
        <w:rPr>
          <w:rFonts w:hint="eastAsia"/>
        </w:rPr>
        <w:t>，支撑更多自然资源信息化管理系统的构建，进一步拓展模型与系统的应用范围。</w:t>
      </w:r>
    </w:p>
    <w:p w14:paraId="7A1F4CFC">
      <w:pPr>
        <w:jc w:val="left"/>
        <w:rPr>
          <w:rFonts w:hint="eastAsia" w:ascii="黑体" w:hAnsi="黑体" w:eastAsia="黑体" w:cs="黑体"/>
          <w:sz w:val="32"/>
          <w:szCs w:val="32"/>
        </w:rPr>
        <w:sectPr>
          <w:headerReference r:id="rId27" w:type="default"/>
          <w:headerReference r:id="rId28"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4"/>
      <w:bookmarkStart w:id="185" w:name="_Toc258"/>
      <w:r>
        <w:rPr>
          <w:rFonts w:hint="eastAsia"/>
        </w:rPr>
        <w:t>参考文献</w:t>
      </w:r>
      <w:bookmarkEnd w:id="184"/>
      <w:bookmarkEnd w:id="185"/>
    </w:p>
    <w:p w14:paraId="62A03112">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9" w:type="default"/>
      <w:headerReference r:id="rId3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宋" w:date="2026-05-14T20:47:49Z" w:initials="">
    <w:p w14:paraId="078B58D7">
      <w:pPr>
        <w:pStyle w:val="11"/>
        <w:rPr>
          <w:rFonts w:hint="default" w:eastAsia="宋体"/>
          <w:lang w:val="en-US" w:eastAsia="zh-CN"/>
        </w:rPr>
      </w:pPr>
      <w:r>
        <w:rPr>
          <w:rFonts w:hint="eastAsia"/>
          <w:lang w:val="en-US" w:eastAsia="zh-CN"/>
        </w:rPr>
        <w:t>是否要删除？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8B58D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检索</w:t>
    </w:r>
    <w:r>
      <w:rPr>
        <w:rFonts w:hint="eastAsia" w:ascii="宋体" w:hAnsi="宋体" w:cs="宋体"/>
        <w:sz w:val="21"/>
        <w:szCs w:val="21"/>
      </w:rPr>
      <w:t>系统研建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num w:numId="1">
    <w:abstractNumId w:val="11"/>
  </w:num>
  <w:num w:numId="2">
    <w:abstractNumId w:val="12"/>
  </w:num>
  <w:num w:numId="3">
    <w:abstractNumId w:val="3"/>
  </w:num>
  <w:num w:numId="4">
    <w:abstractNumId w:val="5"/>
  </w:num>
  <w:num w:numId="5">
    <w:abstractNumId w:val="4"/>
  </w:num>
  <w:num w:numId="6">
    <w:abstractNumId w:val="8"/>
  </w:num>
  <w:num w:numId="7">
    <w:abstractNumId w:val="9"/>
  </w:num>
  <w:num w:numId="8">
    <w:abstractNumId w:val="2"/>
  </w:num>
  <w:num w:numId="9">
    <w:abstractNumId w:val="10"/>
  </w:num>
  <w:num w:numId="10">
    <w:abstractNumId w:val="0"/>
  </w:num>
  <w:num w:numId="11">
    <w:abstractNumId w:val="7"/>
  </w:num>
  <w:num w:numId="12">
    <w:abstractNumId w:val="13"/>
  </w:num>
  <w:num w:numId="13">
    <w:abstractNumId w:val="1"/>
  </w:num>
  <w:num w:numId="14">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宋">
    <w15:presenceInfo w15:providerId="WPS Office" w15:userId="3557210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652726"/>
    <w:rsid w:val="01712F37"/>
    <w:rsid w:val="017C4304"/>
    <w:rsid w:val="01897E41"/>
    <w:rsid w:val="018A79CF"/>
    <w:rsid w:val="018E7169"/>
    <w:rsid w:val="01981D96"/>
    <w:rsid w:val="01992300"/>
    <w:rsid w:val="019A6605"/>
    <w:rsid w:val="01AC2E0D"/>
    <w:rsid w:val="01B3097E"/>
    <w:rsid w:val="01BB2E56"/>
    <w:rsid w:val="01C761D7"/>
    <w:rsid w:val="01C81F50"/>
    <w:rsid w:val="01E62509"/>
    <w:rsid w:val="01EB11E6"/>
    <w:rsid w:val="01F86CD9"/>
    <w:rsid w:val="02105DD0"/>
    <w:rsid w:val="0216715F"/>
    <w:rsid w:val="021C29C7"/>
    <w:rsid w:val="021D04ED"/>
    <w:rsid w:val="0224362A"/>
    <w:rsid w:val="022573A2"/>
    <w:rsid w:val="02313F99"/>
    <w:rsid w:val="02571C51"/>
    <w:rsid w:val="02603BB4"/>
    <w:rsid w:val="026161C7"/>
    <w:rsid w:val="02753E85"/>
    <w:rsid w:val="02785D09"/>
    <w:rsid w:val="027A5940"/>
    <w:rsid w:val="027F4C16"/>
    <w:rsid w:val="02906F11"/>
    <w:rsid w:val="02A00FF1"/>
    <w:rsid w:val="02A97FD3"/>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A76CA"/>
    <w:rsid w:val="037E4FBC"/>
    <w:rsid w:val="038720C2"/>
    <w:rsid w:val="038A3B08"/>
    <w:rsid w:val="038C592B"/>
    <w:rsid w:val="038C76D9"/>
    <w:rsid w:val="038D3451"/>
    <w:rsid w:val="03925CD1"/>
    <w:rsid w:val="039667A9"/>
    <w:rsid w:val="039E011A"/>
    <w:rsid w:val="03AB567B"/>
    <w:rsid w:val="03C640A5"/>
    <w:rsid w:val="03CE5F43"/>
    <w:rsid w:val="03D03E03"/>
    <w:rsid w:val="03D454D5"/>
    <w:rsid w:val="03DF418D"/>
    <w:rsid w:val="03EF1DEA"/>
    <w:rsid w:val="03EF5703"/>
    <w:rsid w:val="040644E9"/>
    <w:rsid w:val="040F61C1"/>
    <w:rsid w:val="04101DB7"/>
    <w:rsid w:val="04155920"/>
    <w:rsid w:val="04184D0C"/>
    <w:rsid w:val="041A051B"/>
    <w:rsid w:val="041A1F5F"/>
    <w:rsid w:val="041D7727"/>
    <w:rsid w:val="04237BF7"/>
    <w:rsid w:val="0433619E"/>
    <w:rsid w:val="0436211C"/>
    <w:rsid w:val="04397DA6"/>
    <w:rsid w:val="043B2EAD"/>
    <w:rsid w:val="043D6C25"/>
    <w:rsid w:val="044007B7"/>
    <w:rsid w:val="04447FB3"/>
    <w:rsid w:val="04650159"/>
    <w:rsid w:val="047D48B1"/>
    <w:rsid w:val="04811B11"/>
    <w:rsid w:val="048A5A25"/>
    <w:rsid w:val="048A766C"/>
    <w:rsid w:val="048B5BE2"/>
    <w:rsid w:val="048F7CF9"/>
    <w:rsid w:val="04934A97"/>
    <w:rsid w:val="04962347"/>
    <w:rsid w:val="04A874B9"/>
    <w:rsid w:val="04AE7B23"/>
    <w:rsid w:val="04B52C5F"/>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C438E3"/>
    <w:rsid w:val="05CA2841"/>
    <w:rsid w:val="05CC64B2"/>
    <w:rsid w:val="05D215EF"/>
    <w:rsid w:val="05D55F1F"/>
    <w:rsid w:val="05DC421B"/>
    <w:rsid w:val="05E23D78"/>
    <w:rsid w:val="05E30006"/>
    <w:rsid w:val="05E57574"/>
    <w:rsid w:val="05E732EE"/>
    <w:rsid w:val="05E80ABB"/>
    <w:rsid w:val="05F477B7"/>
    <w:rsid w:val="05F94DCD"/>
    <w:rsid w:val="06007623"/>
    <w:rsid w:val="06042CC3"/>
    <w:rsid w:val="060C2D53"/>
    <w:rsid w:val="060F2738"/>
    <w:rsid w:val="0616772D"/>
    <w:rsid w:val="061D286A"/>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A4FFB"/>
    <w:rsid w:val="07227327"/>
    <w:rsid w:val="072302BE"/>
    <w:rsid w:val="072307B7"/>
    <w:rsid w:val="07246B23"/>
    <w:rsid w:val="0725213D"/>
    <w:rsid w:val="072A2314"/>
    <w:rsid w:val="072F604B"/>
    <w:rsid w:val="0736BC5F"/>
    <w:rsid w:val="073A0E8E"/>
    <w:rsid w:val="073A4733"/>
    <w:rsid w:val="074322A7"/>
    <w:rsid w:val="07444EC6"/>
    <w:rsid w:val="07464042"/>
    <w:rsid w:val="074B78AB"/>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ED6BBA"/>
    <w:rsid w:val="07F3148F"/>
    <w:rsid w:val="07F71A79"/>
    <w:rsid w:val="07FF06CF"/>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32C5"/>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7053A7"/>
    <w:rsid w:val="09727863"/>
    <w:rsid w:val="097753F8"/>
    <w:rsid w:val="09916B3E"/>
    <w:rsid w:val="09994DFF"/>
    <w:rsid w:val="099A07CD"/>
    <w:rsid w:val="09A1206E"/>
    <w:rsid w:val="09A137B2"/>
    <w:rsid w:val="09AFDF7B"/>
    <w:rsid w:val="09B656DA"/>
    <w:rsid w:val="09BE4364"/>
    <w:rsid w:val="09C552BB"/>
    <w:rsid w:val="09CA0709"/>
    <w:rsid w:val="09D90D9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B92B92"/>
    <w:rsid w:val="0BC23F01"/>
    <w:rsid w:val="0BCC0AE8"/>
    <w:rsid w:val="0BCD6AE0"/>
    <w:rsid w:val="0BD45EF5"/>
    <w:rsid w:val="0BD7170D"/>
    <w:rsid w:val="0BE46B89"/>
    <w:rsid w:val="0BEF27AA"/>
    <w:rsid w:val="0C014219"/>
    <w:rsid w:val="0C040028"/>
    <w:rsid w:val="0C051ADA"/>
    <w:rsid w:val="0C063DA0"/>
    <w:rsid w:val="0C0753B5"/>
    <w:rsid w:val="0C0A7891"/>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797D50"/>
    <w:rsid w:val="0C8B17DE"/>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7124E4"/>
    <w:rsid w:val="0D7E29E9"/>
    <w:rsid w:val="0D7F66C1"/>
    <w:rsid w:val="0D814026"/>
    <w:rsid w:val="0D903407"/>
    <w:rsid w:val="0D9553DC"/>
    <w:rsid w:val="0D9B5E18"/>
    <w:rsid w:val="0D9DF329"/>
    <w:rsid w:val="0D9E2E2F"/>
    <w:rsid w:val="0DB066B9"/>
    <w:rsid w:val="0DB8738F"/>
    <w:rsid w:val="0DBA12E6"/>
    <w:rsid w:val="0DBD2F23"/>
    <w:rsid w:val="0DC1118A"/>
    <w:rsid w:val="0DC12892"/>
    <w:rsid w:val="0DC45E43"/>
    <w:rsid w:val="0DD203DE"/>
    <w:rsid w:val="0DD979BE"/>
    <w:rsid w:val="0DE325EB"/>
    <w:rsid w:val="0DE6032D"/>
    <w:rsid w:val="0DF50570"/>
    <w:rsid w:val="0DF8603F"/>
    <w:rsid w:val="0DFA02FC"/>
    <w:rsid w:val="0DFD487D"/>
    <w:rsid w:val="0E030754"/>
    <w:rsid w:val="0E0F52C5"/>
    <w:rsid w:val="0E2B3F92"/>
    <w:rsid w:val="0E5139F9"/>
    <w:rsid w:val="0E5F3B43"/>
    <w:rsid w:val="0E6772DC"/>
    <w:rsid w:val="0E7862A5"/>
    <w:rsid w:val="0EB2602B"/>
    <w:rsid w:val="0EB74AE1"/>
    <w:rsid w:val="0EB7AA10"/>
    <w:rsid w:val="0EBA15E6"/>
    <w:rsid w:val="0EBB3568"/>
    <w:rsid w:val="0EC77F34"/>
    <w:rsid w:val="0ECD582E"/>
    <w:rsid w:val="0ECF0DC1"/>
    <w:rsid w:val="0ED35683"/>
    <w:rsid w:val="0ED865FD"/>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35650"/>
    <w:rsid w:val="0FD52583"/>
    <w:rsid w:val="0FD84745"/>
    <w:rsid w:val="0FDF5034"/>
    <w:rsid w:val="0FDFD0A1"/>
    <w:rsid w:val="0FE765B4"/>
    <w:rsid w:val="0FEEE00F"/>
    <w:rsid w:val="0FF543D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C36E5"/>
    <w:rsid w:val="10DE4159"/>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1FF9E3E"/>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E2581"/>
    <w:rsid w:val="12D06EB6"/>
    <w:rsid w:val="12E30515"/>
    <w:rsid w:val="12EB50F8"/>
    <w:rsid w:val="12F47048"/>
    <w:rsid w:val="12FD6838"/>
    <w:rsid w:val="131119A8"/>
    <w:rsid w:val="131D5C7D"/>
    <w:rsid w:val="13217712"/>
    <w:rsid w:val="132C043A"/>
    <w:rsid w:val="132D1C36"/>
    <w:rsid w:val="13433097"/>
    <w:rsid w:val="134753CA"/>
    <w:rsid w:val="134F24D1"/>
    <w:rsid w:val="13507A9C"/>
    <w:rsid w:val="13559E3E"/>
    <w:rsid w:val="135D72FF"/>
    <w:rsid w:val="135E5315"/>
    <w:rsid w:val="13653AA2"/>
    <w:rsid w:val="136D157D"/>
    <w:rsid w:val="137E6912"/>
    <w:rsid w:val="13B73651"/>
    <w:rsid w:val="13C702B9"/>
    <w:rsid w:val="13C76145"/>
    <w:rsid w:val="13CC3B21"/>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4638D4"/>
    <w:rsid w:val="14503670"/>
    <w:rsid w:val="1450551C"/>
    <w:rsid w:val="14601058"/>
    <w:rsid w:val="1461426A"/>
    <w:rsid w:val="146F2F85"/>
    <w:rsid w:val="147B708C"/>
    <w:rsid w:val="148A7C64"/>
    <w:rsid w:val="14900FF3"/>
    <w:rsid w:val="149667EE"/>
    <w:rsid w:val="149B3054"/>
    <w:rsid w:val="14BD55AE"/>
    <w:rsid w:val="14DF7B55"/>
    <w:rsid w:val="14E1232E"/>
    <w:rsid w:val="14E135FC"/>
    <w:rsid w:val="14EB1960"/>
    <w:rsid w:val="14F403C4"/>
    <w:rsid w:val="14F50F67"/>
    <w:rsid w:val="14F8099B"/>
    <w:rsid w:val="14FD76E5"/>
    <w:rsid w:val="14FE214A"/>
    <w:rsid w:val="15035321"/>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41965"/>
    <w:rsid w:val="15A91713"/>
    <w:rsid w:val="15A9236C"/>
    <w:rsid w:val="15A93381"/>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E0AC3"/>
    <w:rsid w:val="1632644A"/>
    <w:rsid w:val="163653BC"/>
    <w:rsid w:val="163F2F38"/>
    <w:rsid w:val="1648653C"/>
    <w:rsid w:val="164D0F49"/>
    <w:rsid w:val="16502C55"/>
    <w:rsid w:val="165738F2"/>
    <w:rsid w:val="16585B40"/>
    <w:rsid w:val="165EF8EF"/>
    <w:rsid w:val="16610551"/>
    <w:rsid w:val="166B608E"/>
    <w:rsid w:val="16795390"/>
    <w:rsid w:val="167A1613"/>
    <w:rsid w:val="16814FF3"/>
    <w:rsid w:val="16872E8C"/>
    <w:rsid w:val="168D25F7"/>
    <w:rsid w:val="16925445"/>
    <w:rsid w:val="169833CB"/>
    <w:rsid w:val="169E740B"/>
    <w:rsid w:val="16A13043"/>
    <w:rsid w:val="16AA639C"/>
    <w:rsid w:val="16BC2FBC"/>
    <w:rsid w:val="16BF9672"/>
    <w:rsid w:val="16CB6D8E"/>
    <w:rsid w:val="16D76A65"/>
    <w:rsid w:val="16DA0094"/>
    <w:rsid w:val="16DB2158"/>
    <w:rsid w:val="16F1492D"/>
    <w:rsid w:val="16F6CE41"/>
    <w:rsid w:val="17036CB8"/>
    <w:rsid w:val="17070757"/>
    <w:rsid w:val="170C1AE4"/>
    <w:rsid w:val="170D11CC"/>
    <w:rsid w:val="170E4685"/>
    <w:rsid w:val="17147CB9"/>
    <w:rsid w:val="171750B3"/>
    <w:rsid w:val="17215D19"/>
    <w:rsid w:val="1723320B"/>
    <w:rsid w:val="17263548"/>
    <w:rsid w:val="172A4CF6"/>
    <w:rsid w:val="173259EC"/>
    <w:rsid w:val="17464176"/>
    <w:rsid w:val="174B0D9F"/>
    <w:rsid w:val="174B19B8"/>
    <w:rsid w:val="17556281"/>
    <w:rsid w:val="17573B6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8EF3B"/>
    <w:rsid w:val="17EC3D76"/>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F77BF"/>
    <w:rsid w:val="18936E6A"/>
    <w:rsid w:val="18A474FD"/>
    <w:rsid w:val="18B6485F"/>
    <w:rsid w:val="18C272A1"/>
    <w:rsid w:val="18C33745"/>
    <w:rsid w:val="18F916EA"/>
    <w:rsid w:val="18FB0E90"/>
    <w:rsid w:val="18FF36EC"/>
    <w:rsid w:val="19035D5A"/>
    <w:rsid w:val="1908655F"/>
    <w:rsid w:val="190B6E9A"/>
    <w:rsid w:val="191D5610"/>
    <w:rsid w:val="191E6BCD"/>
    <w:rsid w:val="192959AF"/>
    <w:rsid w:val="193957B5"/>
    <w:rsid w:val="193C7053"/>
    <w:rsid w:val="193E0B05"/>
    <w:rsid w:val="1942602D"/>
    <w:rsid w:val="195C14A3"/>
    <w:rsid w:val="195C5DF6"/>
    <w:rsid w:val="19631CB7"/>
    <w:rsid w:val="19744A3F"/>
    <w:rsid w:val="197D4330"/>
    <w:rsid w:val="199A4A77"/>
    <w:rsid w:val="199B6470"/>
    <w:rsid w:val="19B6671E"/>
    <w:rsid w:val="19B854D3"/>
    <w:rsid w:val="19B915C3"/>
    <w:rsid w:val="19BA4605"/>
    <w:rsid w:val="19C0022C"/>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83CBF"/>
    <w:rsid w:val="1A3D3083"/>
    <w:rsid w:val="1A451613"/>
    <w:rsid w:val="1A4F2EBC"/>
    <w:rsid w:val="1A536C1B"/>
    <w:rsid w:val="1A5B0763"/>
    <w:rsid w:val="1A6227C5"/>
    <w:rsid w:val="1A6EC9D6"/>
    <w:rsid w:val="1A7D2861"/>
    <w:rsid w:val="1A7D383F"/>
    <w:rsid w:val="1A943933"/>
    <w:rsid w:val="1A952EBF"/>
    <w:rsid w:val="1AA24D9F"/>
    <w:rsid w:val="1AAA5CD7"/>
    <w:rsid w:val="1ABC1257"/>
    <w:rsid w:val="1AC71042"/>
    <w:rsid w:val="1ADD4E90"/>
    <w:rsid w:val="1AED6432"/>
    <w:rsid w:val="1AF35FC0"/>
    <w:rsid w:val="1AF40A84"/>
    <w:rsid w:val="1AF91E57"/>
    <w:rsid w:val="1AFA6510"/>
    <w:rsid w:val="1AFD0A64"/>
    <w:rsid w:val="1B1069E9"/>
    <w:rsid w:val="1B157ABC"/>
    <w:rsid w:val="1B1A2291"/>
    <w:rsid w:val="1B1D2ECC"/>
    <w:rsid w:val="1B2D759B"/>
    <w:rsid w:val="1B372675"/>
    <w:rsid w:val="1B4213D3"/>
    <w:rsid w:val="1B4A29CD"/>
    <w:rsid w:val="1B5468D6"/>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157A5"/>
    <w:rsid w:val="1BC81CBE"/>
    <w:rsid w:val="1BCC3FDD"/>
    <w:rsid w:val="1BD45C69"/>
    <w:rsid w:val="1BDA3608"/>
    <w:rsid w:val="1BDE5C81"/>
    <w:rsid w:val="1BE52C44"/>
    <w:rsid w:val="1BE7046B"/>
    <w:rsid w:val="1BE834C2"/>
    <w:rsid w:val="1BEF8922"/>
    <w:rsid w:val="1BFD9FA9"/>
    <w:rsid w:val="1BFF53D2"/>
    <w:rsid w:val="1BFFFD79"/>
    <w:rsid w:val="1C113C73"/>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A2B27"/>
    <w:rsid w:val="1CCF4646"/>
    <w:rsid w:val="1CDD3A0E"/>
    <w:rsid w:val="1CDD6D9F"/>
    <w:rsid w:val="1CDEEE51"/>
    <w:rsid w:val="1CE05634"/>
    <w:rsid w:val="1CE1063D"/>
    <w:rsid w:val="1CEF6B87"/>
    <w:rsid w:val="1CF7216B"/>
    <w:rsid w:val="1CF74DC1"/>
    <w:rsid w:val="1CFA1A56"/>
    <w:rsid w:val="1CFE9920"/>
    <w:rsid w:val="1CFED7A3"/>
    <w:rsid w:val="1D201C64"/>
    <w:rsid w:val="1D222A1E"/>
    <w:rsid w:val="1D365280"/>
    <w:rsid w:val="1D390EE0"/>
    <w:rsid w:val="1D5B8306"/>
    <w:rsid w:val="1D631052"/>
    <w:rsid w:val="1D7702A0"/>
    <w:rsid w:val="1D7D9222"/>
    <w:rsid w:val="1D816BAA"/>
    <w:rsid w:val="1D83660F"/>
    <w:rsid w:val="1D9A4E1B"/>
    <w:rsid w:val="1DA5DDDE"/>
    <w:rsid w:val="1DB05516"/>
    <w:rsid w:val="1DB16262"/>
    <w:rsid w:val="1DB261F1"/>
    <w:rsid w:val="1DB878B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4F4A"/>
    <w:rsid w:val="1EDE5EDA"/>
    <w:rsid w:val="1EDF0DFC"/>
    <w:rsid w:val="1EEC8EB9"/>
    <w:rsid w:val="1EF3CD24"/>
    <w:rsid w:val="1EF47B1B"/>
    <w:rsid w:val="1EF67CA4"/>
    <w:rsid w:val="1EF94862"/>
    <w:rsid w:val="1EFB350D"/>
    <w:rsid w:val="1EFE69AB"/>
    <w:rsid w:val="1EFED27D"/>
    <w:rsid w:val="1F026649"/>
    <w:rsid w:val="1F095F07"/>
    <w:rsid w:val="1F0E06C2"/>
    <w:rsid w:val="1F152820"/>
    <w:rsid w:val="1F1B770B"/>
    <w:rsid w:val="1F26058A"/>
    <w:rsid w:val="1F282554"/>
    <w:rsid w:val="1F3233D2"/>
    <w:rsid w:val="1F365447"/>
    <w:rsid w:val="1F3D2C05"/>
    <w:rsid w:val="1F3FE216"/>
    <w:rsid w:val="1F4FE79D"/>
    <w:rsid w:val="1F552C1D"/>
    <w:rsid w:val="1F5B251F"/>
    <w:rsid w:val="1F5C0367"/>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C578E"/>
    <w:rsid w:val="1FFDA17D"/>
    <w:rsid w:val="1FFDBB2B"/>
    <w:rsid w:val="1FFE2CCC"/>
    <w:rsid w:val="1FFE5202"/>
    <w:rsid w:val="1FFF2CD4"/>
    <w:rsid w:val="1FFF36F1"/>
    <w:rsid w:val="1FFF7F4F"/>
    <w:rsid w:val="1FFF96BC"/>
    <w:rsid w:val="1FFFA42F"/>
    <w:rsid w:val="1FFFD4C6"/>
    <w:rsid w:val="1FFFDCE4"/>
    <w:rsid w:val="1FFFE109"/>
    <w:rsid w:val="200A7EAB"/>
    <w:rsid w:val="20196CC9"/>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1922E6"/>
    <w:rsid w:val="22197216"/>
    <w:rsid w:val="22294C58"/>
    <w:rsid w:val="222D7E81"/>
    <w:rsid w:val="22317971"/>
    <w:rsid w:val="22327245"/>
    <w:rsid w:val="22347461"/>
    <w:rsid w:val="223905D4"/>
    <w:rsid w:val="224D0523"/>
    <w:rsid w:val="22561186"/>
    <w:rsid w:val="225A426B"/>
    <w:rsid w:val="22640B6E"/>
    <w:rsid w:val="22734399"/>
    <w:rsid w:val="229816F2"/>
    <w:rsid w:val="229E48DB"/>
    <w:rsid w:val="22A3365B"/>
    <w:rsid w:val="22A7338C"/>
    <w:rsid w:val="22A75E85"/>
    <w:rsid w:val="22B15A19"/>
    <w:rsid w:val="22B313A9"/>
    <w:rsid w:val="22B777A7"/>
    <w:rsid w:val="22B835B1"/>
    <w:rsid w:val="22BB723B"/>
    <w:rsid w:val="22C00CF5"/>
    <w:rsid w:val="22C1269A"/>
    <w:rsid w:val="22CD73BB"/>
    <w:rsid w:val="22D14565"/>
    <w:rsid w:val="22DD18A7"/>
    <w:rsid w:val="22E22A19"/>
    <w:rsid w:val="22E76282"/>
    <w:rsid w:val="22F6534C"/>
    <w:rsid w:val="22F776BB"/>
    <w:rsid w:val="23031E65"/>
    <w:rsid w:val="23052BAC"/>
    <w:rsid w:val="23111551"/>
    <w:rsid w:val="231132FF"/>
    <w:rsid w:val="23161685"/>
    <w:rsid w:val="231921B3"/>
    <w:rsid w:val="23252F60"/>
    <w:rsid w:val="232657DC"/>
    <w:rsid w:val="23280A54"/>
    <w:rsid w:val="232B589C"/>
    <w:rsid w:val="23393083"/>
    <w:rsid w:val="23447230"/>
    <w:rsid w:val="234B6EA1"/>
    <w:rsid w:val="23575CBD"/>
    <w:rsid w:val="23671545"/>
    <w:rsid w:val="236721C2"/>
    <w:rsid w:val="23713D9D"/>
    <w:rsid w:val="237B1B7A"/>
    <w:rsid w:val="23855009"/>
    <w:rsid w:val="23870E97"/>
    <w:rsid w:val="238B139E"/>
    <w:rsid w:val="239006C7"/>
    <w:rsid w:val="239161EE"/>
    <w:rsid w:val="239922E2"/>
    <w:rsid w:val="239A38F2"/>
    <w:rsid w:val="23A128D5"/>
    <w:rsid w:val="23A61C99"/>
    <w:rsid w:val="23B14C77"/>
    <w:rsid w:val="23CA79B4"/>
    <w:rsid w:val="23D5F281"/>
    <w:rsid w:val="23DB49CC"/>
    <w:rsid w:val="23DF9DD9"/>
    <w:rsid w:val="23EE57A5"/>
    <w:rsid w:val="23EFCB3D"/>
    <w:rsid w:val="23F16BDA"/>
    <w:rsid w:val="23FBA525"/>
    <w:rsid w:val="23FE3883"/>
    <w:rsid w:val="23FFF03C"/>
    <w:rsid w:val="24093AE4"/>
    <w:rsid w:val="241A4943"/>
    <w:rsid w:val="241B5E88"/>
    <w:rsid w:val="241E3E9B"/>
    <w:rsid w:val="241E3F25"/>
    <w:rsid w:val="241F1A4B"/>
    <w:rsid w:val="24285418"/>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1E1D03"/>
    <w:rsid w:val="25284981"/>
    <w:rsid w:val="252B12D5"/>
    <w:rsid w:val="25316E3B"/>
    <w:rsid w:val="253F4153"/>
    <w:rsid w:val="2547746B"/>
    <w:rsid w:val="25513497"/>
    <w:rsid w:val="255362FC"/>
    <w:rsid w:val="255D56EE"/>
    <w:rsid w:val="257A162F"/>
    <w:rsid w:val="257F09F3"/>
    <w:rsid w:val="257F5D61"/>
    <w:rsid w:val="25836BCB"/>
    <w:rsid w:val="258555C1"/>
    <w:rsid w:val="259721E1"/>
    <w:rsid w:val="259A3E52"/>
    <w:rsid w:val="25AF7B21"/>
    <w:rsid w:val="25B25001"/>
    <w:rsid w:val="25C33248"/>
    <w:rsid w:val="25D649BC"/>
    <w:rsid w:val="25D93D01"/>
    <w:rsid w:val="25DC0056"/>
    <w:rsid w:val="25DF2A30"/>
    <w:rsid w:val="25E14A26"/>
    <w:rsid w:val="25EE289B"/>
    <w:rsid w:val="25F21B8C"/>
    <w:rsid w:val="25F74A2E"/>
    <w:rsid w:val="25FC0F89"/>
    <w:rsid w:val="26053FC3"/>
    <w:rsid w:val="26136D57"/>
    <w:rsid w:val="26143832"/>
    <w:rsid w:val="26163F3B"/>
    <w:rsid w:val="2624159B"/>
    <w:rsid w:val="26294C87"/>
    <w:rsid w:val="2635785C"/>
    <w:rsid w:val="263A3AA4"/>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CE2F09"/>
    <w:rsid w:val="27D7BA12"/>
    <w:rsid w:val="27D935A8"/>
    <w:rsid w:val="27E3A3F1"/>
    <w:rsid w:val="27EB5988"/>
    <w:rsid w:val="27F4581C"/>
    <w:rsid w:val="27F63026"/>
    <w:rsid w:val="27F65ECE"/>
    <w:rsid w:val="27FF6D0A"/>
    <w:rsid w:val="27FFD3C8"/>
    <w:rsid w:val="27FFE8AE"/>
    <w:rsid w:val="282910EA"/>
    <w:rsid w:val="282D01AD"/>
    <w:rsid w:val="282E4ADB"/>
    <w:rsid w:val="283A32F8"/>
    <w:rsid w:val="283F75BE"/>
    <w:rsid w:val="28416434"/>
    <w:rsid w:val="28620159"/>
    <w:rsid w:val="286949D5"/>
    <w:rsid w:val="28701C4C"/>
    <w:rsid w:val="287069EA"/>
    <w:rsid w:val="28714808"/>
    <w:rsid w:val="28757E8C"/>
    <w:rsid w:val="28892427"/>
    <w:rsid w:val="289724F8"/>
    <w:rsid w:val="28A46A21"/>
    <w:rsid w:val="28AB7D51"/>
    <w:rsid w:val="28AF7FDE"/>
    <w:rsid w:val="28B9246E"/>
    <w:rsid w:val="28BC7B57"/>
    <w:rsid w:val="28C4605E"/>
    <w:rsid w:val="28C80903"/>
    <w:rsid w:val="28CD19BD"/>
    <w:rsid w:val="28D76F66"/>
    <w:rsid w:val="28DA2E89"/>
    <w:rsid w:val="28EC5BE2"/>
    <w:rsid w:val="28EC8175"/>
    <w:rsid w:val="28F72F97"/>
    <w:rsid w:val="28FB3D1E"/>
    <w:rsid w:val="29053906"/>
    <w:rsid w:val="29057B0C"/>
    <w:rsid w:val="29177253"/>
    <w:rsid w:val="291D3F79"/>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331DAD"/>
    <w:rsid w:val="2A4254F9"/>
    <w:rsid w:val="2A450AA9"/>
    <w:rsid w:val="2A600439"/>
    <w:rsid w:val="2A70221C"/>
    <w:rsid w:val="2A77613D"/>
    <w:rsid w:val="2A7E77AA"/>
    <w:rsid w:val="2A7F16E5"/>
    <w:rsid w:val="2A9F3151"/>
    <w:rsid w:val="2A9F7442"/>
    <w:rsid w:val="2AA809EC"/>
    <w:rsid w:val="2AAB375B"/>
    <w:rsid w:val="2AAD4703"/>
    <w:rsid w:val="2AB91BB7"/>
    <w:rsid w:val="2ABD4919"/>
    <w:rsid w:val="2AC44873"/>
    <w:rsid w:val="2ACA3705"/>
    <w:rsid w:val="2AE7C254"/>
    <w:rsid w:val="2AEF4E4D"/>
    <w:rsid w:val="2AFF4E33"/>
    <w:rsid w:val="2B0A6FB1"/>
    <w:rsid w:val="2B2355B1"/>
    <w:rsid w:val="2B2B5FC3"/>
    <w:rsid w:val="2B2C1A91"/>
    <w:rsid w:val="2B2C7884"/>
    <w:rsid w:val="2B3FE43C"/>
    <w:rsid w:val="2B51EDD4"/>
    <w:rsid w:val="2B538903"/>
    <w:rsid w:val="2B6111BC"/>
    <w:rsid w:val="2B642979"/>
    <w:rsid w:val="2B920981"/>
    <w:rsid w:val="2B922E0C"/>
    <w:rsid w:val="2B97CE49"/>
    <w:rsid w:val="2BA7764A"/>
    <w:rsid w:val="2BA9B889"/>
    <w:rsid w:val="2BAB17DB"/>
    <w:rsid w:val="2BB466C8"/>
    <w:rsid w:val="2BB7CD5F"/>
    <w:rsid w:val="2BBB64FD"/>
    <w:rsid w:val="2BBF982A"/>
    <w:rsid w:val="2BC43604"/>
    <w:rsid w:val="2BC61CBB"/>
    <w:rsid w:val="2BDAE8CA"/>
    <w:rsid w:val="2BDFC361"/>
    <w:rsid w:val="2BE7E4BC"/>
    <w:rsid w:val="2BE885B8"/>
    <w:rsid w:val="2BEA5431"/>
    <w:rsid w:val="2BEB90D7"/>
    <w:rsid w:val="2BF7004A"/>
    <w:rsid w:val="2BF902DB"/>
    <w:rsid w:val="2BFD04E5"/>
    <w:rsid w:val="2C045708"/>
    <w:rsid w:val="2C0F4464"/>
    <w:rsid w:val="2C183D3D"/>
    <w:rsid w:val="2C2C4CCA"/>
    <w:rsid w:val="2C3562B0"/>
    <w:rsid w:val="2C371465"/>
    <w:rsid w:val="2C3F712F"/>
    <w:rsid w:val="2C437476"/>
    <w:rsid w:val="2C6703CD"/>
    <w:rsid w:val="2C673F8F"/>
    <w:rsid w:val="2C802CF0"/>
    <w:rsid w:val="2C8B2374"/>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9E0CE"/>
    <w:rsid w:val="2E5B4FD2"/>
    <w:rsid w:val="2E5E24D1"/>
    <w:rsid w:val="2E5F6778"/>
    <w:rsid w:val="2E6B5FB9"/>
    <w:rsid w:val="2E6F1761"/>
    <w:rsid w:val="2E6F3ABA"/>
    <w:rsid w:val="2E7110F5"/>
    <w:rsid w:val="2E791901"/>
    <w:rsid w:val="2E81295C"/>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68194"/>
    <w:rsid w:val="2EEB0EC4"/>
    <w:rsid w:val="2EEBCDF7"/>
    <w:rsid w:val="2EF241BA"/>
    <w:rsid w:val="2EF2FD81"/>
    <w:rsid w:val="2EF60CFE"/>
    <w:rsid w:val="2EF7F5F3"/>
    <w:rsid w:val="2EF9A485"/>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84A5A"/>
    <w:rsid w:val="2F4A524B"/>
    <w:rsid w:val="2F4ECA34"/>
    <w:rsid w:val="2F520F27"/>
    <w:rsid w:val="2F590474"/>
    <w:rsid w:val="2F5E7578"/>
    <w:rsid w:val="2F6209CB"/>
    <w:rsid w:val="2F6AC57B"/>
    <w:rsid w:val="2F754C15"/>
    <w:rsid w:val="2F75C4AC"/>
    <w:rsid w:val="2F7A423F"/>
    <w:rsid w:val="2F7B4C9E"/>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FAB54"/>
    <w:rsid w:val="2FD0131A"/>
    <w:rsid w:val="2FD33296"/>
    <w:rsid w:val="2FD94FD4"/>
    <w:rsid w:val="2FDB1C5D"/>
    <w:rsid w:val="2FDD5A67"/>
    <w:rsid w:val="2FDFA678"/>
    <w:rsid w:val="2FDFB25D"/>
    <w:rsid w:val="2FE42CDE"/>
    <w:rsid w:val="2FE70B2C"/>
    <w:rsid w:val="2FE9188B"/>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11B6D"/>
    <w:rsid w:val="3062163D"/>
    <w:rsid w:val="30633C2C"/>
    <w:rsid w:val="306453B6"/>
    <w:rsid w:val="30731155"/>
    <w:rsid w:val="30737369"/>
    <w:rsid w:val="307809F1"/>
    <w:rsid w:val="307A0735"/>
    <w:rsid w:val="307F0B59"/>
    <w:rsid w:val="309061AB"/>
    <w:rsid w:val="309D640F"/>
    <w:rsid w:val="309D715F"/>
    <w:rsid w:val="30AA08EF"/>
    <w:rsid w:val="30AC34E5"/>
    <w:rsid w:val="30AE6631"/>
    <w:rsid w:val="30BB6765"/>
    <w:rsid w:val="30C002BE"/>
    <w:rsid w:val="30C100D1"/>
    <w:rsid w:val="30C10112"/>
    <w:rsid w:val="30C84BF8"/>
    <w:rsid w:val="30CE58F6"/>
    <w:rsid w:val="30D836AE"/>
    <w:rsid w:val="30DC4BCB"/>
    <w:rsid w:val="30DF2C8E"/>
    <w:rsid w:val="30EE2753"/>
    <w:rsid w:val="30EF0324"/>
    <w:rsid w:val="30FA3624"/>
    <w:rsid w:val="310A4DC7"/>
    <w:rsid w:val="31164B35"/>
    <w:rsid w:val="31215291"/>
    <w:rsid w:val="312D1C4B"/>
    <w:rsid w:val="312D54CE"/>
    <w:rsid w:val="31327262"/>
    <w:rsid w:val="313C3C3D"/>
    <w:rsid w:val="31411FEA"/>
    <w:rsid w:val="31487073"/>
    <w:rsid w:val="315D146F"/>
    <w:rsid w:val="316433D0"/>
    <w:rsid w:val="31815AF3"/>
    <w:rsid w:val="318A4527"/>
    <w:rsid w:val="319B6CE9"/>
    <w:rsid w:val="31AF2660"/>
    <w:rsid w:val="31D10829"/>
    <w:rsid w:val="31D11107"/>
    <w:rsid w:val="31D5672E"/>
    <w:rsid w:val="31DB16A7"/>
    <w:rsid w:val="31E2086A"/>
    <w:rsid w:val="31E51FB7"/>
    <w:rsid w:val="31ED1498"/>
    <w:rsid w:val="31F84007"/>
    <w:rsid w:val="31F92B93"/>
    <w:rsid w:val="31FD75B6"/>
    <w:rsid w:val="31FF5BF5"/>
    <w:rsid w:val="32036508"/>
    <w:rsid w:val="320D5506"/>
    <w:rsid w:val="32130E41"/>
    <w:rsid w:val="32150497"/>
    <w:rsid w:val="3221139E"/>
    <w:rsid w:val="322E72FD"/>
    <w:rsid w:val="32382656"/>
    <w:rsid w:val="323B4D81"/>
    <w:rsid w:val="323D1712"/>
    <w:rsid w:val="324C128E"/>
    <w:rsid w:val="324C29D3"/>
    <w:rsid w:val="32516C6C"/>
    <w:rsid w:val="32564372"/>
    <w:rsid w:val="325E7BE3"/>
    <w:rsid w:val="325F069F"/>
    <w:rsid w:val="326BA840"/>
    <w:rsid w:val="326C67A3"/>
    <w:rsid w:val="32747C01"/>
    <w:rsid w:val="32861853"/>
    <w:rsid w:val="328E04C8"/>
    <w:rsid w:val="328E671A"/>
    <w:rsid w:val="32920CD2"/>
    <w:rsid w:val="32935ADE"/>
    <w:rsid w:val="329365A6"/>
    <w:rsid w:val="32943604"/>
    <w:rsid w:val="3297D504"/>
    <w:rsid w:val="329872B1"/>
    <w:rsid w:val="32A01FA9"/>
    <w:rsid w:val="32A34C53"/>
    <w:rsid w:val="32B21002"/>
    <w:rsid w:val="32BEF6F0"/>
    <w:rsid w:val="32C00D6D"/>
    <w:rsid w:val="32C01FB2"/>
    <w:rsid w:val="32CE0B8D"/>
    <w:rsid w:val="32D3412D"/>
    <w:rsid w:val="32DB3574"/>
    <w:rsid w:val="32DD4E74"/>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AA78FC"/>
    <w:rsid w:val="33B52BE2"/>
    <w:rsid w:val="33B57CD6"/>
    <w:rsid w:val="33BB54C8"/>
    <w:rsid w:val="33BC72B7"/>
    <w:rsid w:val="33BD46BD"/>
    <w:rsid w:val="33BD5082"/>
    <w:rsid w:val="33C54C52"/>
    <w:rsid w:val="33CD57FF"/>
    <w:rsid w:val="33D66C74"/>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2FB0B4"/>
    <w:rsid w:val="344D0788"/>
    <w:rsid w:val="344E43B3"/>
    <w:rsid w:val="34512686"/>
    <w:rsid w:val="34570B48"/>
    <w:rsid w:val="346C2A8B"/>
    <w:rsid w:val="34727975"/>
    <w:rsid w:val="347ED4A3"/>
    <w:rsid w:val="34973D30"/>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F1F4D"/>
    <w:rsid w:val="354237EC"/>
    <w:rsid w:val="35457A02"/>
    <w:rsid w:val="354C4FE6"/>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DBCD8"/>
    <w:rsid w:val="35DF9F6B"/>
    <w:rsid w:val="35E30B2B"/>
    <w:rsid w:val="35E50E0A"/>
    <w:rsid w:val="35EA0E10"/>
    <w:rsid w:val="35F04FF6"/>
    <w:rsid w:val="35F06FBD"/>
    <w:rsid w:val="35F46723"/>
    <w:rsid w:val="35F70F6E"/>
    <w:rsid w:val="35F72828"/>
    <w:rsid w:val="35F79B4E"/>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591B4A"/>
    <w:rsid w:val="375C50DA"/>
    <w:rsid w:val="3765796B"/>
    <w:rsid w:val="37690C0C"/>
    <w:rsid w:val="376911DC"/>
    <w:rsid w:val="376F7F2C"/>
    <w:rsid w:val="377063EE"/>
    <w:rsid w:val="3773249A"/>
    <w:rsid w:val="37741137"/>
    <w:rsid w:val="3775A62E"/>
    <w:rsid w:val="377A4C40"/>
    <w:rsid w:val="377A5AA5"/>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A5843"/>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1798E"/>
    <w:rsid w:val="38035A5A"/>
    <w:rsid w:val="381646D1"/>
    <w:rsid w:val="381A7091"/>
    <w:rsid w:val="38260110"/>
    <w:rsid w:val="38267406"/>
    <w:rsid w:val="38353D62"/>
    <w:rsid w:val="384F06F9"/>
    <w:rsid w:val="384F6F52"/>
    <w:rsid w:val="386046B4"/>
    <w:rsid w:val="386677F1"/>
    <w:rsid w:val="386F36AB"/>
    <w:rsid w:val="38740E0B"/>
    <w:rsid w:val="38A359B8"/>
    <w:rsid w:val="38B16CBE"/>
    <w:rsid w:val="38B927E7"/>
    <w:rsid w:val="38BC07AA"/>
    <w:rsid w:val="38BC6103"/>
    <w:rsid w:val="38BD52D9"/>
    <w:rsid w:val="38BD569C"/>
    <w:rsid w:val="38BE762D"/>
    <w:rsid w:val="38C84008"/>
    <w:rsid w:val="38E45372"/>
    <w:rsid w:val="38F70B90"/>
    <w:rsid w:val="38F71B02"/>
    <w:rsid w:val="38FEC01B"/>
    <w:rsid w:val="38FF33B3"/>
    <w:rsid w:val="38FF383F"/>
    <w:rsid w:val="390239BE"/>
    <w:rsid w:val="39033292"/>
    <w:rsid w:val="3915142C"/>
    <w:rsid w:val="39164781"/>
    <w:rsid w:val="39183451"/>
    <w:rsid w:val="391919F8"/>
    <w:rsid w:val="391B523E"/>
    <w:rsid w:val="391F4E2B"/>
    <w:rsid w:val="392F206B"/>
    <w:rsid w:val="393666B9"/>
    <w:rsid w:val="3938118D"/>
    <w:rsid w:val="393D157A"/>
    <w:rsid w:val="393D6750"/>
    <w:rsid w:val="393F216E"/>
    <w:rsid w:val="394144E6"/>
    <w:rsid w:val="395A56E8"/>
    <w:rsid w:val="395B4B56"/>
    <w:rsid w:val="395FC45A"/>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45513"/>
    <w:rsid w:val="3A121F97"/>
    <w:rsid w:val="3A154512"/>
    <w:rsid w:val="3A154929"/>
    <w:rsid w:val="3A1D486E"/>
    <w:rsid w:val="3A2F1BFF"/>
    <w:rsid w:val="3A31337A"/>
    <w:rsid w:val="3A43428E"/>
    <w:rsid w:val="3A4A1178"/>
    <w:rsid w:val="3A572B32"/>
    <w:rsid w:val="3A6C4ACA"/>
    <w:rsid w:val="3A7F1959"/>
    <w:rsid w:val="3A7F65B4"/>
    <w:rsid w:val="3A822988"/>
    <w:rsid w:val="3A9E1B37"/>
    <w:rsid w:val="3A9F85AD"/>
    <w:rsid w:val="3AA54601"/>
    <w:rsid w:val="3AA97077"/>
    <w:rsid w:val="3AAC215F"/>
    <w:rsid w:val="3AAE15B7"/>
    <w:rsid w:val="3AB4098F"/>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756B8"/>
    <w:rsid w:val="3B4C30A8"/>
    <w:rsid w:val="3B547DD5"/>
    <w:rsid w:val="3B55589E"/>
    <w:rsid w:val="3B5F7F5B"/>
    <w:rsid w:val="3B660234"/>
    <w:rsid w:val="3B6ABF96"/>
    <w:rsid w:val="3B6D4D27"/>
    <w:rsid w:val="3B706A2B"/>
    <w:rsid w:val="3B795BF4"/>
    <w:rsid w:val="3B7B16F8"/>
    <w:rsid w:val="3B7F7094"/>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97F0C"/>
    <w:rsid w:val="3C3F2833"/>
    <w:rsid w:val="3C3F6133"/>
    <w:rsid w:val="3C406CD7"/>
    <w:rsid w:val="3C485B8B"/>
    <w:rsid w:val="3C4C02AC"/>
    <w:rsid w:val="3C591F50"/>
    <w:rsid w:val="3C616C4D"/>
    <w:rsid w:val="3C644133"/>
    <w:rsid w:val="3C6776CB"/>
    <w:rsid w:val="3C7B7989"/>
    <w:rsid w:val="3C7C3A87"/>
    <w:rsid w:val="3C7E335B"/>
    <w:rsid w:val="3C872BFA"/>
    <w:rsid w:val="3C8A1D00"/>
    <w:rsid w:val="3C8D7B5B"/>
    <w:rsid w:val="3C9A5CBB"/>
    <w:rsid w:val="3C9E7C2D"/>
    <w:rsid w:val="3CA95927"/>
    <w:rsid w:val="3CAC21A2"/>
    <w:rsid w:val="3CB72F4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A47D1"/>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5213D1"/>
    <w:rsid w:val="3F57187F"/>
    <w:rsid w:val="3F57EB65"/>
    <w:rsid w:val="3F5B8693"/>
    <w:rsid w:val="3F5C54AA"/>
    <w:rsid w:val="3F5DDCE0"/>
    <w:rsid w:val="3F66537D"/>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195E74"/>
    <w:rsid w:val="40350DE5"/>
    <w:rsid w:val="40463B1E"/>
    <w:rsid w:val="404A2A6F"/>
    <w:rsid w:val="404A3A83"/>
    <w:rsid w:val="4059648A"/>
    <w:rsid w:val="405D1635"/>
    <w:rsid w:val="40610FCA"/>
    <w:rsid w:val="40645CC5"/>
    <w:rsid w:val="406C49FA"/>
    <w:rsid w:val="40793ED9"/>
    <w:rsid w:val="407F76A2"/>
    <w:rsid w:val="40805871"/>
    <w:rsid w:val="408B53C4"/>
    <w:rsid w:val="40951261"/>
    <w:rsid w:val="409638D0"/>
    <w:rsid w:val="40A225F6"/>
    <w:rsid w:val="40A30188"/>
    <w:rsid w:val="40B437EF"/>
    <w:rsid w:val="40CA66A9"/>
    <w:rsid w:val="40D211F8"/>
    <w:rsid w:val="40D847A6"/>
    <w:rsid w:val="40DFCB59"/>
    <w:rsid w:val="40E31DBF"/>
    <w:rsid w:val="410B53D9"/>
    <w:rsid w:val="410D2260"/>
    <w:rsid w:val="411424E0"/>
    <w:rsid w:val="4116725D"/>
    <w:rsid w:val="411C61E6"/>
    <w:rsid w:val="41297BA8"/>
    <w:rsid w:val="41326E0A"/>
    <w:rsid w:val="41425B1E"/>
    <w:rsid w:val="41435F45"/>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919AD"/>
    <w:rsid w:val="425B5BC8"/>
    <w:rsid w:val="42601716"/>
    <w:rsid w:val="4286740D"/>
    <w:rsid w:val="428B4BBB"/>
    <w:rsid w:val="42910E20"/>
    <w:rsid w:val="4293296F"/>
    <w:rsid w:val="429531AD"/>
    <w:rsid w:val="429E24FE"/>
    <w:rsid w:val="42A1447A"/>
    <w:rsid w:val="42A47894"/>
    <w:rsid w:val="42A94EAA"/>
    <w:rsid w:val="42B850ED"/>
    <w:rsid w:val="42BD50C4"/>
    <w:rsid w:val="42C776D1"/>
    <w:rsid w:val="42D21D5E"/>
    <w:rsid w:val="42DA1512"/>
    <w:rsid w:val="42DC0DDB"/>
    <w:rsid w:val="42E47C90"/>
    <w:rsid w:val="42EA1242"/>
    <w:rsid w:val="42EB54C2"/>
    <w:rsid w:val="42FFBDF4"/>
    <w:rsid w:val="42FFFF17"/>
    <w:rsid w:val="430B1EE2"/>
    <w:rsid w:val="430E321A"/>
    <w:rsid w:val="431E48C8"/>
    <w:rsid w:val="432E0164"/>
    <w:rsid w:val="433724B6"/>
    <w:rsid w:val="43430E5B"/>
    <w:rsid w:val="43446334"/>
    <w:rsid w:val="4345281D"/>
    <w:rsid w:val="4348021F"/>
    <w:rsid w:val="43487EAF"/>
    <w:rsid w:val="434A1A9F"/>
    <w:rsid w:val="436F2D8C"/>
    <w:rsid w:val="437152C3"/>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6375"/>
    <w:rsid w:val="43E9786D"/>
    <w:rsid w:val="43EA577A"/>
    <w:rsid w:val="43FD36FF"/>
    <w:rsid w:val="440054AD"/>
    <w:rsid w:val="44065357"/>
    <w:rsid w:val="44137209"/>
    <w:rsid w:val="44147C24"/>
    <w:rsid w:val="441647C1"/>
    <w:rsid w:val="44174FED"/>
    <w:rsid w:val="443A33D4"/>
    <w:rsid w:val="444078CC"/>
    <w:rsid w:val="44421112"/>
    <w:rsid w:val="4454106F"/>
    <w:rsid w:val="445554AC"/>
    <w:rsid w:val="446C05A5"/>
    <w:rsid w:val="446C6707"/>
    <w:rsid w:val="447D214A"/>
    <w:rsid w:val="449B0A4F"/>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CBFDD"/>
    <w:rsid w:val="464E27F6"/>
    <w:rsid w:val="4656274A"/>
    <w:rsid w:val="465E2A06"/>
    <w:rsid w:val="46603AD2"/>
    <w:rsid w:val="46607F75"/>
    <w:rsid w:val="46677590"/>
    <w:rsid w:val="46713F31"/>
    <w:rsid w:val="46777349"/>
    <w:rsid w:val="4678706D"/>
    <w:rsid w:val="467EC14B"/>
    <w:rsid w:val="468537C7"/>
    <w:rsid w:val="469B1347"/>
    <w:rsid w:val="469D7C80"/>
    <w:rsid w:val="46A11B2B"/>
    <w:rsid w:val="46A20D18"/>
    <w:rsid w:val="46AE157B"/>
    <w:rsid w:val="46B75D3F"/>
    <w:rsid w:val="46BF6A4A"/>
    <w:rsid w:val="46C55DB4"/>
    <w:rsid w:val="46CA5C0C"/>
    <w:rsid w:val="46CC1DEE"/>
    <w:rsid w:val="46DA0CA5"/>
    <w:rsid w:val="46E14C12"/>
    <w:rsid w:val="46FE52B2"/>
    <w:rsid w:val="470B038B"/>
    <w:rsid w:val="471F1BDF"/>
    <w:rsid w:val="472B75FD"/>
    <w:rsid w:val="476A2E5A"/>
    <w:rsid w:val="476E6AE6"/>
    <w:rsid w:val="477A6033"/>
    <w:rsid w:val="477DCE1E"/>
    <w:rsid w:val="477E3728"/>
    <w:rsid w:val="477F1591"/>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116838"/>
    <w:rsid w:val="48180B08"/>
    <w:rsid w:val="48272AF9"/>
    <w:rsid w:val="482A1464"/>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87A3E"/>
    <w:rsid w:val="49690EEF"/>
    <w:rsid w:val="496B1F0A"/>
    <w:rsid w:val="497C2C57"/>
    <w:rsid w:val="498229F3"/>
    <w:rsid w:val="49875162"/>
    <w:rsid w:val="499D6818"/>
    <w:rsid w:val="499E282F"/>
    <w:rsid w:val="49A39656"/>
    <w:rsid w:val="49A81A17"/>
    <w:rsid w:val="49AE2DA6"/>
    <w:rsid w:val="49CA5E32"/>
    <w:rsid w:val="49D21CBC"/>
    <w:rsid w:val="49D62A28"/>
    <w:rsid w:val="49E35145"/>
    <w:rsid w:val="49E78A4F"/>
    <w:rsid w:val="49F42AD9"/>
    <w:rsid w:val="4A0560D6"/>
    <w:rsid w:val="4A0749E0"/>
    <w:rsid w:val="4A0E5583"/>
    <w:rsid w:val="4A0F1784"/>
    <w:rsid w:val="4A125911"/>
    <w:rsid w:val="4A15042C"/>
    <w:rsid w:val="4A1C2405"/>
    <w:rsid w:val="4A205A52"/>
    <w:rsid w:val="4A230BEB"/>
    <w:rsid w:val="4A2F7ED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5A31E5"/>
    <w:rsid w:val="4B5B750A"/>
    <w:rsid w:val="4B5C51AF"/>
    <w:rsid w:val="4B62560B"/>
    <w:rsid w:val="4B6D2F19"/>
    <w:rsid w:val="4B6E90D0"/>
    <w:rsid w:val="4B756F90"/>
    <w:rsid w:val="4B7D7331"/>
    <w:rsid w:val="4B7F00EF"/>
    <w:rsid w:val="4B8F1A2B"/>
    <w:rsid w:val="4B9B0716"/>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95157"/>
    <w:rsid w:val="4C09719A"/>
    <w:rsid w:val="4C0A69B9"/>
    <w:rsid w:val="4C0D7CF3"/>
    <w:rsid w:val="4C1207B4"/>
    <w:rsid w:val="4C143394"/>
    <w:rsid w:val="4C20442F"/>
    <w:rsid w:val="4C2A0B13"/>
    <w:rsid w:val="4C2FF311"/>
    <w:rsid w:val="4C304467"/>
    <w:rsid w:val="4C3A1686"/>
    <w:rsid w:val="4C3FA161"/>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DB65A8"/>
    <w:rsid w:val="4CDC35C1"/>
    <w:rsid w:val="4CDC7B3D"/>
    <w:rsid w:val="4CE36F4D"/>
    <w:rsid w:val="4CE92A73"/>
    <w:rsid w:val="4CEE1E37"/>
    <w:rsid w:val="4CFDDF80"/>
    <w:rsid w:val="4CFEC740"/>
    <w:rsid w:val="4CFF5AB9"/>
    <w:rsid w:val="4D0A2F51"/>
    <w:rsid w:val="4D0F7FFF"/>
    <w:rsid w:val="4D137AF0"/>
    <w:rsid w:val="4D1E17E5"/>
    <w:rsid w:val="4D1E3D40"/>
    <w:rsid w:val="4D1F0450"/>
    <w:rsid w:val="4D240875"/>
    <w:rsid w:val="4D2B5BC9"/>
    <w:rsid w:val="4D2F777A"/>
    <w:rsid w:val="4D2FE910"/>
    <w:rsid w:val="4D3B2BA3"/>
    <w:rsid w:val="4D4A2A90"/>
    <w:rsid w:val="4D573E80"/>
    <w:rsid w:val="4D5A289C"/>
    <w:rsid w:val="4D5C5691"/>
    <w:rsid w:val="4D662315"/>
    <w:rsid w:val="4D702828"/>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E0B9C"/>
    <w:rsid w:val="4E46667C"/>
    <w:rsid w:val="4E4F4B24"/>
    <w:rsid w:val="4E507B45"/>
    <w:rsid w:val="4E52289A"/>
    <w:rsid w:val="4E523590"/>
    <w:rsid w:val="4E5A52AA"/>
    <w:rsid w:val="4E5F9982"/>
    <w:rsid w:val="4E606D65"/>
    <w:rsid w:val="4E6319FC"/>
    <w:rsid w:val="4E6600F3"/>
    <w:rsid w:val="4E683E6B"/>
    <w:rsid w:val="4E75F88A"/>
    <w:rsid w:val="4E775E5C"/>
    <w:rsid w:val="4E7B594C"/>
    <w:rsid w:val="4E7D7917"/>
    <w:rsid w:val="4E7EAD30"/>
    <w:rsid w:val="4E7FEF47"/>
    <w:rsid w:val="4E856BF1"/>
    <w:rsid w:val="4E870795"/>
    <w:rsid w:val="4E8C15C7"/>
    <w:rsid w:val="4E946A0E"/>
    <w:rsid w:val="4E990F2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D0B1E"/>
    <w:rsid w:val="4F1EE549"/>
    <w:rsid w:val="4F20252F"/>
    <w:rsid w:val="4F243B24"/>
    <w:rsid w:val="4F244AED"/>
    <w:rsid w:val="4F257E7F"/>
    <w:rsid w:val="4F2C6C47"/>
    <w:rsid w:val="4F325912"/>
    <w:rsid w:val="4F391364"/>
    <w:rsid w:val="4F3A5808"/>
    <w:rsid w:val="4F3D19A2"/>
    <w:rsid w:val="4F3EA466"/>
    <w:rsid w:val="4F4F1436"/>
    <w:rsid w:val="4F5AAA15"/>
    <w:rsid w:val="4F7838D9"/>
    <w:rsid w:val="4F7930E1"/>
    <w:rsid w:val="4F7F2889"/>
    <w:rsid w:val="4F7F7AA1"/>
    <w:rsid w:val="4F7FA37F"/>
    <w:rsid w:val="4F822D0B"/>
    <w:rsid w:val="4F8971FE"/>
    <w:rsid w:val="4F8F45D7"/>
    <w:rsid w:val="4F9AD012"/>
    <w:rsid w:val="4F9F9C73"/>
    <w:rsid w:val="4FA113E3"/>
    <w:rsid w:val="4FA5716A"/>
    <w:rsid w:val="4FAD69F1"/>
    <w:rsid w:val="4FAF41EC"/>
    <w:rsid w:val="4FB243B2"/>
    <w:rsid w:val="4FB60946"/>
    <w:rsid w:val="4FBC08BA"/>
    <w:rsid w:val="4FBD3D43"/>
    <w:rsid w:val="4FBFAC56"/>
    <w:rsid w:val="4FBFFCFD"/>
    <w:rsid w:val="4FC5D4D2"/>
    <w:rsid w:val="4FC93839"/>
    <w:rsid w:val="4FCB66D1"/>
    <w:rsid w:val="4FCF16C8"/>
    <w:rsid w:val="4FD55642"/>
    <w:rsid w:val="4FD80F74"/>
    <w:rsid w:val="4FDD26A9"/>
    <w:rsid w:val="4FDD637B"/>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6348EA"/>
    <w:rsid w:val="50684FA2"/>
    <w:rsid w:val="50717BB5"/>
    <w:rsid w:val="507638BC"/>
    <w:rsid w:val="507A7515"/>
    <w:rsid w:val="507F3F56"/>
    <w:rsid w:val="508052CB"/>
    <w:rsid w:val="508A7A43"/>
    <w:rsid w:val="509845C5"/>
    <w:rsid w:val="5099030C"/>
    <w:rsid w:val="50A05B3E"/>
    <w:rsid w:val="50AD2735"/>
    <w:rsid w:val="50AFC1C7"/>
    <w:rsid w:val="50BB7A74"/>
    <w:rsid w:val="50BE5FC4"/>
    <w:rsid w:val="50C050D6"/>
    <w:rsid w:val="50C17863"/>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7252B8"/>
    <w:rsid w:val="527F3531"/>
    <w:rsid w:val="52842483"/>
    <w:rsid w:val="52854FEC"/>
    <w:rsid w:val="528C3065"/>
    <w:rsid w:val="528E4FD1"/>
    <w:rsid w:val="52921B66"/>
    <w:rsid w:val="52953B57"/>
    <w:rsid w:val="52976ACD"/>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658BC"/>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1E4DAD"/>
    <w:rsid w:val="542C6177"/>
    <w:rsid w:val="54354498"/>
    <w:rsid w:val="5443781B"/>
    <w:rsid w:val="54493113"/>
    <w:rsid w:val="54556C40"/>
    <w:rsid w:val="5458161B"/>
    <w:rsid w:val="545F2ADA"/>
    <w:rsid w:val="54604B65"/>
    <w:rsid w:val="5463404B"/>
    <w:rsid w:val="54646E83"/>
    <w:rsid w:val="54787173"/>
    <w:rsid w:val="547A2977"/>
    <w:rsid w:val="547B05C7"/>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B5793"/>
    <w:rsid w:val="5522413C"/>
    <w:rsid w:val="552C1094"/>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D5CE8"/>
    <w:rsid w:val="56493591"/>
    <w:rsid w:val="56521689"/>
    <w:rsid w:val="56535401"/>
    <w:rsid w:val="5677A6AF"/>
    <w:rsid w:val="567F201A"/>
    <w:rsid w:val="567F61F6"/>
    <w:rsid w:val="56A55C04"/>
    <w:rsid w:val="56A773DF"/>
    <w:rsid w:val="56B063AF"/>
    <w:rsid w:val="56B1700C"/>
    <w:rsid w:val="56B315F3"/>
    <w:rsid w:val="56B42C4F"/>
    <w:rsid w:val="56B94712"/>
    <w:rsid w:val="56BA4ED8"/>
    <w:rsid w:val="56C0241F"/>
    <w:rsid w:val="56CC2C4E"/>
    <w:rsid w:val="56D13F4F"/>
    <w:rsid w:val="56D5201D"/>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638"/>
    <w:rsid w:val="57FD7C44"/>
    <w:rsid w:val="57FE66A6"/>
    <w:rsid w:val="57FEC065"/>
    <w:rsid w:val="57FF12E4"/>
    <w:rsid w:val="57FF1709"/>
    <w:rsid w:val="57FF80E5"/>
    <w:rsid w:val="57FFA882"/>
    <w:rsid w:val="580F7BDF"/>
    <w:rsid w:val="58105524"/>
    <w:rsid w:val="58114A52"/>
    <w:rsid w:val="58171515"/>
    <w:rsid w:val="581B1E8F"/>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448BD"/>
    <w:rsid w:val="58BC6BD7"/>
    <w:rsid w:val="58C12AF6"/>
    <w:rsid w:val="58CF0EC3"/>
    <w:rsid w:val="58D223E9"/>
    <w:rsid w:val="58D42829"/>
    <w:rsid w:val="58E4189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F35592"/>
    <w:rsid w:val="59F5704C"/>
    <w:rsid w:val="59F5DBE2"/>
    <w:rsid w:val="59F842F5"/>
    <w:rsid w:val="59FA0482"/>
    <w:rsid w:val="59FAAE26"/>
    <w:rsid w:val="59FCD347"/>
    <w:rsid w:val="59FD8669"/>
    <w:rsid w:val="59FF6CAE"/>
    <w:rsid w:val="5A0148B9"/>
    <w:rsid w:val="5A05243D"/>
    <w:rsid w:val="5A1A5635"/>
    <w:rsid w:val="5A1D5B0A"/>
    <w:rsid w:val="5A274BDA"/>
    <w:rsid w:val="5A290952"/>
    <w:rsid w:val="5A574331"/>
    <w:rsid w:val="5A5B12B5"/>
    <w:rsid w:val="5A7476F4"/>
    <w:rsid w:val="5A778387"/>
    <w:rsid w:val="5A7FB459"/>
    <w:rsid w:val="5A7FC531"/>
    <w:rsid w:val="5A820063"/>
    <w:rsid w:val="5A9009D2"/>
    <w:rsid w:val="5A9F1C77"/>
    <w:rsid w:val="5AA1498D"/>
    <w:rsid w:val="5AAE2914"/>
    <w:rsid w:val="5AAF779E"/>
    <w:rsid w:val="5ABD20D4"/>
    <w:rsid w:val="5ABF62C1"/>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6459"/>
    <w:rsid w:val="5BC7AE7C"/>
    <w:rsid w:val="5BCB6A90"/>
    <w:rsid w:val="5BCEA68F"/>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E563C"/>
    <w:rsid w:val="5C2C472A"/>
    <w:rsid w:val="5C2C64D8"/>
    <w:rsid w:val="5C3979B4"/>
    <w:rsid w:val="5C3A17F5"/>
    <w:rsid w:val="5C3F0EA4"/>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56A42"/>
    <w:rsid w:val="5CAC2D90"/>
    <w:rsid w:val="5CB3C789"/>
    <w:rsid w:val="5CBE7A4C"/>
    <w:rsid w:val="5CD34BA6"/>
    <w:rsid w:val="5CDD6245"/>
    <w:rsid w:val="5CDF3E69"/>
    <w:rsid w:val="5CDF7F04"/>
    <w:rsid w:val="5CE07864"/>
    <w:rsid w:val="5CE605C8"/>
    <w:rsid w:val="5CEA5FFB"/>
    <w:rsid w:val="5CF90E52"/>
    <w:rsid w:val="5CF9550F"/>
    <w:rsid w:val="5CFA0384"/>
    <w:rsid w:val="5CFB46B2"/>
    <w:rsid w:val="5CFFA7DC"/>
    <w:rsid w:val="5D094A6B"/>
    <w:rsid w:val="5D0D4D06"/>
    <w:rsid w:val="5D11459E"/>
    <w:rsid w:val="5D137698"/>
    <w:rsid w:val="5D276FD6"/>
    <w:rsid w:val="5D2E2B33"/>
    <w:rsid w:val="5D36D1C1"/>
    <w:rsid w:val="5D3B55E5"/>
    <w:rsid w:val="5D4D7F34"/>
    <w:rsid w:val="5D5555ED"/>
    <w:rsid w:val="5D57D1D1"/>
    <w:rsid w:val="5D5A52C7"/>
    <w:rsid w:val="5D5FB42E"/>
    <w:rsid w:val="5D5FD80D"/>
    <w:rsid w:val="5D616655"/>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7A883"/>
    <w:rsid w:val="5DEBF8A1"/>
    <w:rsid w:val="5DED127B"/>
    <w:rsid w:val="5DEEBD39"/>
    <w:rsid w:val="5DEF469A"/>
    <w:rsid w:val="5DEF58CA"/>
    <w:rsid w:val="5DEFC235"/>
    <w:rsid w:val="5DF474C9"/>
    <w:rsid w:val="5DF5CC9D"/>
    <w:rsid w:val="5DF9D3B2"/>
    <w:rsid w:val="5DFBF881"/>
    <w:rsid w:val="5DFE395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4775F9"/>
    <w:rsid w:val="5E5B22B9"/>
    <w:rsid w:val="5E5D6E1D"/>
    <w:rsid w:val="5E5E374E"/>
    <w:rsid w:val="5E656474"/>
    <w:rsid w:val="5E6C9A67"/>
    <w:rsid w:val="5E734892"/>
    <w:rsid w:val="5E734C2C"/>
    <w:rsid w:val="5E762809"/>
    <w:rsid w:val="5E773C79"/>
    <w:rsid w:val="5E77B284"/>
    <w:rsid w:val="5E7E2DBB"/>
    <w:rsid w:val="5E7E4A0C"/>
    <w:rsid w:val="5E840976"/>
    <w:rsid w:val="5E856D27"/>
    <w:rsid w:val="5E8E122B"/>
    <w:rsid w:val="5E9583D6"/>
    <w:rsid w:val="5E9F9153"/>
    <w:rsid w:val="5EA3565D"/>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115F5"/>
    <w:rsid w:val="5F1C04EC"/>
    <w:rsid w:val="5F1F6D1C"/>
    <w:rsid w:val="5F266BF2"/>
    <w:rsid w:val="5F33406F"/>
    <w:rsid w:val="5F3B00B7"/>
    <w:rsid w:val="5F3B879D"/>
    <w:rsid w:val="5F3D3904"/>
    <w:rsid w:val="5F447FDD"/>
    <w:rsid w:val="5F4AE5D2"/>
    <w:rsid w:val="5F4C3788"/>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D61ED"/>
    <w:rsid w:val="5F9F3465"/>
    <w:rsid w:val="5FA5283A"/>
    <w:rsid w:val="5FA6034F"/>
    <w:rsid w:val="5FA665A1"/>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734E4"/>
    <w:rsid w:val="600C2CBA"/>
    <w:rsid w:val="60151D76"/>
    <w:rsid w:val="603E2C7E"/>
    <w:rsid w:val="60590E6C"/>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7F2CC8"/>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5443"/>
    <w:rsid w:val="62214605"/>
    <w:rsid w:val="622540F5"/>
    <w:rsid w:val="623C62E9"/>
    <w:rsid w:val="623E51B7"/>
    <w:rsid w:val="625114EB"/>
    <w:rsid w:val="62754478"/>
    <w:rsid w:val="6275B1F8"/>
    <w:rsid w:val="62787ED0"/>
    <w:rsid w:val="627B676B"/>
    <w:rsid w:val="627E9A2D"/>
    <w:rsid w:val="6280132C"/>
    <w:rsid w:val="628A633F"/>
    <w:rsid w:val="62950339"/>
    <w:rsid w:val="629E217A"/>
    <w:rsid w:val="62B01DB5"/>
    <w:rsid w:val="62B401CC"/>
    <w:rsid w:val="62B87DC6"/>
    <w:rsid w:val="62C30E7C"/>
    <w:rsid w:val="62C562DB"/>
    <w:rsid w:val="62C84D65"/>
    <w:rsid w:val="62D76283"/>
    <w:rsid w:val="62DC5115"/>
    <w:rsid w:val="62ED7E47"/>
    <w:rsid w:val="62EDAF18"/>
    <w:rsid w:val="62EE0A07"/>
    <w:rsid w:val="62FF1540"/>
    <w:rsid w:val="6300246C"/>
    <w:rsid w:val="63083CE5"/>
    <w:rsid w:val="630C4486"/>
    <w:rsid w:val="63134508"/>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9FE5F0"/>
    <w:rsid w:val="63A159FD"/>
    <w:rsid w:val="63AA09C9"/>
    <w:rsid w:val="63AB062A"/>
    <w:rsid w:val="63AF718C"/>
    <w:rsid w:val="63B35731"/>
    <w:rsid w:val="63B59CDB"/>
    <w:rsid w:val="63B6D1AA"/>
    <w:rsid w:val="63BCE1DB"/>
    <w:rsid w:val="63C02548"/>
    <w:rsid w:val="63C139AA"/>
    <w:rsid w:val="63C2364D"/>
    <w:rsid w:val="63C45C6D"/>
    <w:rsid w:val="63CA2C86"/>
    <w:rsid w:val="63CA2F0F"/>
    <w:rsid w:val="63CC6F84"/>
    <w:rsid w:val="63DF2BD6"/>
    <w:rsid w:val="63DF51BF"/>
    <w:rsid w:val="63E1229E"/>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338BB"/>
    <w:rsid w:val="64465F50"/>
    <w:rsid w:val="645230C5"/>
    <w:rsid w:val="64610CE9"/>
    <w:rsid w:val="646938B5"/>
    <w:rsid w:val="646F78AA"/>
    <w:rsid w:val="64720E72"/>
    <w:rsid w:val="647522D9"/>
    <w:rsid w:val="647B2964"/>
    <w:rsid w:val="647B6F42"/>
    <w:rsid w:val="64801AB7"/>
    <w:rsid w:val="64804DD8"/>
    <w:rsid w:val="648B3F36"/>
    <w:rsid w:val="648B8E0A"/>
    <w:rsid w:val="649410BE"/>
    <w:rsid w:val="64953F08"/>
    <w:rsid w:val="649844A9"/>
    <w:rsid w:val="64AD49B4"/>
    <w:rsid w:val="64D28462"/>
    <w:rsid w:val="64D52140"/>
    <w:rsid w:val="64E2007C"/>
    <w:rsid w:val="64F37F38"/>
    <w:rsid w:val="64F733FB"/>
    <w:rsid w:val="64FB166D"/>
    <w:rsid w:val="64FB54D8"/>
    <w:rsid w:val="65000502"/>
    <w:rsid w:val="65011CE3"/>
    <w:rsid w:val="6535587B"/>
    <w:rsid w:val="653A5A1F"/>
    <w:rsid w:val="653E3153"/>
    <w:rsid w:val="653F6933"/>
    <w:rsid w:val="655C266C"/>
    <w:rsid w:val="655C5011"/>
    <w:rsid w:val="65627A2D"/>
    <w:rsid w:val="656C5E2C"/>
    <w:rsid w:val="657BE69D"/>
    <w:rsid w:val="658A78AB"/>
    <w:rsid w:val="659C0775"/>
    <w:rsid w:val="659E6ED8"/>
    <w:rsid w:val="65A123D5"/>
    <w:rsid w:val="65A13A93"/>
    <w:rsid w:val="65A4166B"/>
    <w:rsid w:val="65AB4911"/>
    <w:rsid w:val="65AB6F91"/>
    <w:rsid w:val="65CF331B"/>
    <w:rsid w:val="65D42AD7"/>
    <w:rsid w:val="65DDAF3D"/>
    <w:rsid w:val="65DF257D"/>
    <w:rsid w:val="65DF2BFC"/>
    <w:rsid w:val="65DF407F"/>
    <w:rsid w:val="65DF6369"/>
    <w:rsid w:val="65DF95BF"/>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19BEB"/>
    <w:rsid w:val="6673F737"/>
    <w:rsid w:val="669FB48C"/>
    <w:rsid w:val="66AD3308"/>
    <w:rsid w:val="66B479E6"/>
    <w:rsid w:val="66B75069"/>
    <w:rsid w:val="66B75538"/>
    <w:rsid w:val="66BC66AA"/>
    <w:rsid w:val="66BF2810"/>
    <w:rsid w:val="66C35E68"/>
    <w:rsid w:val="66C72837"/>
    <w:rsid w:val="66CA7019"/>
    <w:rsid w:val="66CC3515"/>
    <w:rsid w:val="66CD2666"/>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0421"/>
    <w:rsid w:val="66FF625A"/>
    <w:rsid w:val="66FF6AB4"/>
    <w:rsid w:val="67045135"/>
    <w:rsid w:val="670E55AC"/>
    <w:rsid w:val="671054D0"/>
    <w:rsid w:val="67143554"/>
    <w:rsid w:val="671C5FE3"/>
    <w:rsid w:val="671D192D"/>
    <w:rsid w:val="671E38F9"/>
    <w:rsid w:val="671E7EB8"/>
    <w:rsid w:val="672020EF"/>
    <w:rsid w:val="6722111C"/>
    <w:rsid w:val="672C79AE"/>
    <w:rsid w:val="672E57FA"/>
    <w:rsid w:val="672F3320"/>
    <w:rsid w:val="672F6BBF"/>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4366C"/>
    <w:rsid w:val="679531A0"/>
    <w:rsid w:val="67AB88B6"/>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E2E29"/>
    <w:rsid w:val="68EF720B"/>
    <w:rsid w:val="68F77E6E"/>
    <w:rsid w:val="68F95994"/>
    <w:rsid w:val="68FD86F0"/>
    <w:rsid w:val="69083E29"/>
    <w:rsid w:val="69146885"/>
    <w:rsid w:val="691555DA"/>
    <w:rsid w:val="691B691C"/>
    <w:rsid w:val="691C0678"/>
    <w:rsid w:val="691E001F"/>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933FE"/>
    <w:rsid w:val="69BB0F42"/>
    <w:rsid w:val="69BD2E65"/>
    <w:rsid w:val="69BF4AFE"/>
    <w:rsid w:val="69C112CB"/>
    <w:rsid w:val="69C27265"/>
    <w:rsid w:val="69C9A2A1"/>
    <w:rsid w:val="69D463EC"/>
    <w:rsid w:val="69D7B2D3"/>
    <w:rsid w:val="69D7D3AE"/>
    <w:rsid w:val="69DC3906"/>
    <w:rsid w:val="69DD351E"/>
    <w:rsid w:val="69DF0F75"/>
    <w:rsid w:val="69E77EE2"/>
    <w:rsid w:val="69E845DB"/>
    <w:rsid w:val="69F95D7E"/>
    <w:rsid w:val="69FBB7B2"/>
    <w:rsid w:val="69FC7113"/>
    <w:rsid w:val="69FDD612"/>
    <w:rsid w:val="69FF2E20"/>
    <w:rsid w:val="6A0720EC"/>
    <w:rsid w:val="6A100FD1"/>
    <w:rsid w:val="6A161061"/>
    <w:rsid w:val="6A167C69"/>
    <w:rsid w:val="6A1A2066"/>
    <w:rsid w:val="6A1C3A22"/>
    <w:rsid w:val="6A2904FB"/>
    <w:rsid w:val="6A2D2663"/>
    <w:rsid w:val="6A364619"/>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75C14"/>
    <w:rsid w:val="6B2B4D9D"/>
    <w:rsid w:val="6B2DF795"/>
    <w:rsid w:val="6B355FC3"/>
    <w:rsid w:val="6B39651C"/>
    <w:rsid w:val="6B3E22B8"/>
    <w:rsid w:val="6B4355EC"/>
    <w:rsid w:val="6B4C26F3"/>
    <w:rsid w:val="6B5463F9"/>
    <w:rsid w:val="6B585B6E"/>
    <w:rsid w:val="6B5D58FF"/>
    <w:rsid w:val="6B5F9270"/>
    <w:rsid w:val="6B641521"/>
    <w:rsid w:val="6B6724AA"/>
    <w:rsid w:val="6B6D5CEF"/>
    <w:rsid w:val="6B715F57"/>
    <w:rsid w:val="6B72817D"/>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D2208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A34594"/>
    <w:rsid w:val="6CA67DBF"/>
    <w:rsid w:val="6CA77231"/>
    <w:rsid w:val="6CA9147F"/>
    <w:rsid w:val="6CBF06A8"/>
    <w:rsid w:val="6CBFDB77"/>
    <w:rsid w:val="6CBFFA36"/>
    <w:rsid w:val="6CCD0829"/>
    <w:rsid w:val="6CD3A16D"/>
    <w:rsid w:val="6CD41B88"/>
    <w:rsid w:val="6CD53F3B"/>
    <w:rsid w:val="6CD544BD"/>
    <w:rsid w:val="6CDA45A0"/>
    <w:rsid w:val="6CDE738C"/>
    <w:rsid w:val="6CE33FE7"/>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902CA"/>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B03F1"/>
    <w:rsid w:val="6E115277"/>
    <w:rsid w:val="6E2039EF"/>
    <w:rsid w:val="6E262E07"/>
    <w:rsid w:val="6E2C7CF6"/>
    <w:rsid w:val="6E3000AA"/>
    <w:rsid w:val="6E372E5F"/>
    <w:rsid w:val="6E3D27C7"/>
    <w:rsid w:val="6E3EE284"/>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A519B"/>
    <w:rsid w:val="6F4DA796"/>
    <w:rsid w:val="6F57E999"/>
    <w:rsid w:val="6F59660B"/>
    <w:rsid w:val="6F5F998E"/>
    <w:rsid w:val="6F611A51"/>
    <w:rsid w:val="6F667618"/>
    <w:rsid w:val="6F6B1273"/>
    <w:rsid w:val="6F6D70DC"/>
    <w:rsid w:val="6F7318FB"/>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0FA1"/>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AEA2"/>
    <w:rsid w:val="6FF3EAF8"/>
    <w:rsid w:val="6FF496F4"/>
    <w:rsid w:val="6FF51554"/>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C533F"/>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0D46D2"/>
    <w:rsid w:val="711315BD"/>
    <w:rsid w:val="71193077"/>
    <w:rsid w:val="71297032"/>
    <w:rsid w:val="71385DC9"/>
    <w:rsid w:val="713A123F"/>
    <w:rsid w:val="713C6F4A"/>
    <w:rsid w:val="714E0847"/>
    <w:rsid w:val="715E6CDC"/>
    <w:rsid w:val="716342F2"/>
    <w:rsid w:val="716408AF"/>
    <w:rsid w:val="716B31A7"/>
    <w:rsid w:val="71701CB6"/>
    <w:rsid w:val="71725299"/>
    <w:rsid w:val="71730B37"/>
    <w:rsid w:val="7177299A"/>
    <w:rsid w:val="71772B4F"/>
    <w:rsid w:val="719C607D"/>
    <w:rsid w:val="719F3C0B"/>
    <w:rsid w:val="719F5F35"/>
    <w:rsid w:val="71A60541"/>
    <w:rsid w:val="71A65AB9"/>
    <w:rsid w:val="71A861A9"/>
    <w:rsid w:val="71A86C91"/>
    <w:rsid w:val="71AD58DF"/>
    <w:rsid w:val="71B3DE0D"/>
    <w:rsid w:val="71B5BD2A"/>
    <w:rsid w:val="71BE3143"/>
    <w:rsid w:val="71CD20B4"/>
    <w:rsid w:val="71D6A428"/>
    <w:rsid w:val="71E52F59"/>
    <w:rsid w:val="71E85D2E"/>
    <w:rsid w:val="71F58E87"/>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D9285A"/>
    <w:rsid w:val="72E32DBD"/>
    <w:rsid w:val="72E901C2"/>
    <w:rsid w:val="72F69611"/>
    <w:rsid w:val="72FDA2BA"/>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C1A32"/>
    <w:rsid w:val="736C9EB8"/>
    <w:rsid w:val="736E6F7E"/>
    <w:rsid w:val="736F45D0"/>
    <w:rsid w:val="73720B98"/>
    <w:rsid w:val="7377A94A"/>
    <w:rsid w:val="737F01AA"/>
    <w:rsid w:val="737FDECF"/>
    <w:rsid w:val="737FFD86"/>
    <w:rsid w:val="73832A2A"/>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FCB11"/>
    <w:rsid w:val="73F24EDD"/>
    <w:rsid w:val="73F25932"/>
    <w:rsid w:val="73F266AE"/>
    <w:rsid w:val="73F415F5"/>
    <w:rsid w:val="73FAD687"/>
    <w:rsid w:val="73FB48DB"/>
    <w:rsid w:val="73FBCF1C"/>
    <w:rsid w:val="73FC942E"/>
    <w:rsid w:val="73FD01D8"/>
    <w:rsid w:val="73FE08C7"/>
    <w:rsid w:val="73FE1AC4"/>
    <w:rsid w:val="73FE4B37"/>
    <w:rsid w:val="73FF1D5F"/>
    <w:rsid w:val="73FF37CF"/>
    <w:rsid w:val="74060BC4"/>
    <w:rsid w:val="740808D0"/>
    <w:rsid w:val="740873D3"/>
    <w:rsid w:val="741A07E9"/>
    <w:rsid w:val="741D3BAF"/>
    <w:rsid w:val="741E1741"/>
    <w:rsid w:val="74255011"/>
    <w:rsid w:val="7425550D"/>
    <w:rsid w:val="74273CFD"/>
    <w:rsid w:val="742A71C4"/>
    <w:rsid w:val="74345465"/>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19D9"/>
    <w:rsid w:val="74B86703"/>
    <w:rsid w:val="74BE69A6"/>
    <w:rsid w:val="74C96B62"/>
    <w:rsid w:val="74C9BB6B"/>
    <w:rsid w:val="74D572EF"/>
    <w:rsid w:val="74DD43BC"/>
    <w:rsid w:val="74DEF75A"/>
    <w:rsid w:val="74E9318D"/>
    <w:rsid w:val="74EE0377"/>
    <w:rsid w:val="74FFB4F5"/>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D0EF6"/>
    <w:rsid w:val="75BFAE49"/>
    <w:rsid w:val="75C537CD"/>
    <w:rsid w:val="75C9721A"/>
    <w:rsid w:val="75D3474A"/>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964BCF"/>
    <w:rsid w:val="769907B6"/>
    <w:rsid w:val="769B5055"/>
    <w:rsid w:val="76A0053C"/>
    <w:rsid w:val="76A21661"/>
    <w:rsid w:val="76A71125"/>
    <w:rsid w:val="76B12832"/>
    <w:rsid w:val="76BB279C"/>
    <w:rsid w:val="76BC2F4F"/>
    <w:rsid w:val="76BD9991"/>
    <w:rsid w:val="76BF021D"/>
    <w:rsid w:val="76BF2E1F"/>
    <w:rsid w:val="76CB87D4"/>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2067E2"/>
    <w:rsid w:val="772462D2"/>
    <w:rsid w:val="7729B0DC"/>
    <w:rsid w:val="7732525C"/>
    <w:rsid w:val="7733B759"/>
    <w:rsid w:val="773A1B42"/>
    <w:rsid w:val="773A5684"/>
    <w:rsid w:val="773FEE1B"/>
    <w:rsid w:val="774DD886"/>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715547"/>
    <w:rsid w:val="787350AE"/>
    <w:rsid w:val="78793335"/>
    <w:rsid w:val="787B1A38"/>
    <w:rsid w:val="78852DA0"/>
    <w:rsid w:val="788640D3"/>
    <w:rsid w:val="78935CBC"/>
    <w:rsid w:val="7899CF3C"/>
    <w:rsid w:val="78A057FC"/>
    <w:rsid w:val="78A778FC"/>
    <w:rsid w:val="78B637C6"/>
    <w:rsid w:val="78BF30A7"/>
    <w:rsid w:val="78C57641"/>
    <w:rsid w:val="78CDC8E1"/>
    <w:rsid w:val="78CF463E"/>
    <w:rsid w:val="78E25CE3"/>
    <w:rsid w:val="78EFE66D"/>
    <w:rsid w:val="78F13B18"/>
    <w:rsid w:val="78F30652"/>
    <w:rsid w:val="78F341AE"/>
    <w:rsid w:val="78FF65F7"/>
    <w:rsid w:val="78FFA50A"/>
    <w:rsid w:val="790241C6"/>
    <w:rsid w:val="7908111E"/>
    <w:rsid w:val="790836EE"/>
    <w:rsid w:val="790A599B"/>
    <w:rsid w:val="790A5A21"/>
    <w:rsid w:val="791505C8"/>
    <w:rsid w:val="791D1BAE"/>
    <w:rsid w:val="792C3B64"/>
    <w:rsid w:val="7933AA0D"/>
    <w:rsid w:val="793D0EEB"/>
    <w:rsid w:val="794744F9"/>
    <w:rsid w:val="7949283E"/>
    <w:rsid w:val="7956C4D4"/>
    <w:rsid w:val="7957C04A"/>
    <w:rsid w:val="79584959"/>
    <w:rsid w:val="7959033E"/>
    <w:rsid w:val="795A422D"/>
    <w:rsid w:val="795CA0D2"/>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A0E71"/>
    <w:rsid w:val="7AFD5A3D"/>
    <w:rsid w:val="7AFE13A2"/>
    <w:rsid w:val="7AFEF60F"/>
    <w:rsid w:val="7AFF6ADA"/>
    <w:rsid w:val="7AFF861D"/>
    <w:rsid w:val="7AFF9895"/>
    <w:rsid w:val="7AFFA714"/>
    <w:rsid w:val="7AFFBC83"/>
    <w:rsid w:val="7B0859F2"/>
    <w:rsid w:val="7B086904"/>
    <w:rsid w:val="7B1112A8"/>
    <w:rsid w:val="7B15B934"/>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6F567D"/>
    <w:rsid w:val="7B707D38"/>
    <w:rsid w:val="7B733E15"/>
    <w:rsid w:val="7B7365B9"/>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63164A"/>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E3838"/>
    <w:rsid w:val="7E121CC4"/>
    <w:rsid w:val="7E153109"/>
    <w:rsid w:val="7E1538BE"/>
    <w:rsid w:val="7E171B01"/>
    <w:rsid w:val="7E1DB1B9"/>
    <w:rsid w:val="7E1F57E8"/>
    <w:rsid w:val="7E245A9C"/>
    <w:rsid w:val="7E292420"/>
    <w:rsid w:val="7E2A0C28"/>
    <w:rsid w:val="7E2D20FE"/>
    <w:rsid w:val="7E3039AA"/>
    <w:rsid w:val="7E375DA9"/>
    <w:rsid w:val="7E38660D"/>
    <w:rsid w:val="7E3A29EB"/>
    <w:rsid w:val="7E3AA226"/>
    <w:rsid w:val="7E3B29BD"/>
    <w:rsid w:val="7E3BAA8D"/>
    <w:rsid w:val="7E3BDFD4"/>
    <w:rsid w:val="7E3F60E7"/>
    <w:rsid w:val="7E3F7E27"/>
    <w:rsid w:val="7E3F7E95"/>
    <w:rsid w:val="7E47668B"/>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7D7A3"/>
    <w:rsid w:val="7E6F0D25"/>
    <w:rsid w:val="7E6F8683"/>
    <w:rsid w:val="7E704960"/>
    <w:rsid w:val="7E714CEC"/>
    <w:rsid w:val="7E770DC4"/>
    <w:rsid w:val="7E7784DB"/>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8BD8"/>
    <w:rsid w:val="7F6FC887"/>
    <w:rsid w:val="7F71D950"/>
    <w:rsid w:val="7F7389FD"/>
    <w:rsid w:val="7F75049E"/>
    <w:rsid w:val="7F751BE5"/>
    <w:rsid w:val="7F75E12F"/>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8" Type="http://schemas.microsoft.com/office/2011/relationships/people" Target="people.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png"/><Relationship Id="rId70" Type="http://schemas.openxmlformats.org/officeDocument/2006/relationships/image" Target="media/image39.png"/><Relationship Id="rId7" Type="http://schemas.openxmlformats.org/officeDocument/2006/relationships/header" Target="header1.xml"/><Relationship Id="rId69" Type="http://schemas.openxmlformats.org/officeDocument/2006/relationships/image" Target="media/image38.png"/><Relationship Id="rId68" Type="http://schemas.openxmlformats.org/officeDocument/2006/relationships/image" Target="media/image37.png"/><Relationship Id="rId67" Type="http://schemas.openxmlformats.org/officeDocument/2006/relationships/image" Target="media/image36.svg"/><Relationship Id="rId66" Type="http://schemas.openxmlformats.org/officeDocument/2006/relationships/image" Target="media/image35.png"/><Relationship Id="rId65" Type="http://schemas.openxmlformats.org/officeDocument/2006/relationships/image" Target="media/image34.svg"/><Relationship Id="rId64" Type="http://schemas.openxmlformats.org/officeDocument/2006/relationships/image" Target="media/image33.png"/><Relationship Id="rId63" Type="http://schemas.openxmlformats.org/officeDocument/2006/relationships/image" Target="media/image32.png"/><Relationship Id="rId62" Type="http://schemas.openxmlformats.org/officeDocument/2006/relationships/image" Target="media/image31.png"/><Relationship Id="rId61" Type="http://schemas.openxmlformats.org/officeDocument/2006/relationships/image" Target="media/image30.png"/><Relationship Id="rId60" Type="http://schemas.openxmlformats.org/officeDocument/2006/relationships/image" Target="media/image29.png"/><Relationship Id="rId6" Type="http://schemas.openxmlformats.org/officeDocument/2006/relationships/endnotes" Target="endnotes.xml"/><Relationship Id="rId59" Type="http://schemas.openxmlformats.org/officeDocument/2006/relationships/image" Target="media/image28.png"/><Relationship Id="rId58" Type="http://schemas.openxmlformats.org/officeDocument/2006/relationships/image" Target="media/image27.svg"/><Relationship Id="rId57" Type="http://schemas.openxmlformats.org/officeDocument/2006/relationships/image" Target="media/image26.png"/><Relationship Id="rId56" Type="http://schemas.openxmlformats.org/officeDocument/2006/relationships/image" Target="media/image25.svg"/><Relationship Id="rId55" Type="http://schemas.openxmlformats.org/officeDocument/2006/relationships/image" Target="media/image24.png"/><Relationship Id="rId54" Type="http://schemas.openxmlformats.org/officeDocument/2006/relationships/image" Target="media/image23.svg"/><Relationship Id="rId53" Type="http://schemas.openxmlformats.org/officeDocument/2006/relationships/image" Target="media/image22.png"/><Relationship Id="rId52" Type="http://schemas.openxmlformats.org/officeDocument/2006/relationships/image" Target="media/image21.svg"/><Relationship Id="rId51" Type="http://schemas.openxmlformats.org/officeDocument/2006/relationships/image" Target="media/image20.png"/><Relationship Id="rId50" Type="http://schemas.openxmlformats.org/officeDocument/2006/relationships/image" Target="media/image19.png"/><Relationship Id="rId5" Type="http://schemas.openxmlformats.org/officeDocument/2006/relationships/footnotes" Target="footnotes.xml"/><Relationship Id="rId49" Type="http://schemas.openxmlformats.org/officeDocument/2006/relationships/image" Target="media/image18.png"/><Relationship Id="rId48" Type="http://schemas.openxmlformats.org/officeDocument/2006/relationships/image" Target="media/image17.png"/><Relationship Id="rId47" Type="http://schemas.openxmlformats.org/officeDocument/2006/relationships/image" Target="media/image16.svg"/><Relationship Id="rId46" Type="http://schemas.openxmlformats.org/officeDocument/2006/relationships/image" Target="media/image15.png"/><Relationship Id="rId45" Type="http://schemas.openxmlformats.org/officeDocument/2006/relationships/image" Target="media/image14.svg"/><Relationship Id="rId44" Type="http://schemas.openxmlformats.org/officeDocument/2006/relationships/image" Target="media/image13.png"/><Relationship Id="rId43" Type="http://schemas.openxmlformats.org/officeDocument/2006/relationships/image" Target="media/image12.svg"/><Relationship Id="rId42" Type="http://schemas.openxmlformats.org/officeDocument/2006/relationships/image" Target="media/image11.png"/><Relationship Id="rId41" Type="http://schemas.openxmlformats.org/officeDocument/2006/relationships/image" Target="media/image10.svg"/><Relationship Id="rId40" Type="http://schemas.openxmlformats.org/officeDocument/2006/relationships/image" Target="media/image9.png"/><Relationship Id="rId4" Type="http://schemas.microsoft.com/office/2011/relationships/commentsExtended" Target="commentsExtended.xml"/><Relationship Id="rId39" Type="http://schemas.openxmlformats.org/officeDocument/2006/relationships/image" Target="media/image8.svg"/><Relationship Id="rId38" Type="http://schemas.openxmlformats.org/officeDocument/2006/relationships/image" Target="media/image7.png"/><Relationship Id="rId37" Type="http://schemas.openxmlformats.org/officeDocument/2006/relationships/image" Target="media/image6.svg"/><Relationship Id="rId36" Type="http://schemas.openxmlformats.org/officeDocument/2006/relationships/image" Target="media/image5.png"/><Relationship Id="rId35" Type="http://schemas.openxmlformats.org/officeDocument/2006/relationships/image" Target="media/image4.svg"/><Relationship Id="rId34"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emf"/><Relationship Id="rId31" Type="http://schemas.openxmlformats.org/officeDocument/2006/relationships/theme" Target="theme/theme1.xml"/><Relationship Id="rId30" Type="http://schemas.openxmlformats.org/officeDocument/2006/relationships/header" Target="header19.xml"/><Relationship Id="rId3" Type="http://schemas.openxmlformats.org/officeDocument/2006/relationships/comments" Target="comments.xml"/><Relationship Id="rId29" Type="http://schemas.openxmlformats.org/officeDocument/2006/relationships/header" Target="header18.xml"/><Relationship Id="rId28" Type="http://schemas.openxmlformats.org/officeDocument/2006/relationships/header" Target="header17.xml"/><Relationship Id="rId27" Type="http://schemas.openxmlformats.org/officeDocument/2006/relationships/header" Target="header16.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5.xml"/><Relationship Id="rId2" Type="http://schemas.openxmlformats.org/officeDocument/2006/relationships/settings" Target="settings.xml"/><Relationship Id="rId19" Type="http://schemas.openxmlformats.org/officeDocument/2006/relationships/footer" Target="footer4.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header" Target="head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83</Pages>
  <Words>13857</Words>
  <Characters>18502</Characters>
  <Lines>1628</Lines>
  <Paragraphs>1460</Paragraphs>
  <TotalTime>5</TotalTime>
  <ScaleCrop>false</ScaleCrop>
  <LinksUpToDate>false</LinksUpToDate>
  <CharactersWithSpaces>19250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2026-05-14T17:49:39Z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