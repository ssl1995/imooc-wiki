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9.svg" ContentType="image/svg+xml"/>
  <Override PartName="/word/media/image21.svg" ContentType="image/svg+xml"/>
  <Override PartName="/word/media/image23.svg" ContentType="image/svg+xml"/>
  <Override PartName="/word/media/image25.svg" ContentType="image/svg+xml"/>
  <Override PartName="/word/media/image31.svg" ContentType="image/svg+xml"/>
  <Override PartName="/word/media/image33.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CBB8CB">
      <w:pPr>
        <w:keepNext w:val="0"/>
        <w:keepLines w:val="0"/>
        <w:widowControl/>
        <w:suppressLineNumbers w:val="0"/>
        <w:jc w:val="left"/>
      </w:pPr>
      <w:bookmarkStart w:id="0" w:name="_Toc8598"/>
      <w:bookmarkStart w:id="1" w:name="_Toc25711"/>
      <w:bookmarkStart w:id="2" w:name="_Toc10403"/>
      <w:bookmarkStart w:id="3" w:name="_Toc7456"/>
      <w:bookmarkStart w:id="4" w:name="_Toc12951"/>
      <w:bookmarkStart w:id="5" w:name="_Toc12473"/>
      <w:bookmarkStart w:id="6" w:name="_Toc21715"/>
      <w:bookmarkStart w:id="7" w:name="_Toc211470751"/>
      <w:bookmarkStart w:id="8" w:name="_Toc11806"/>
      <w:bookmarkStart w:id="9" w:name="_Toc22211"/>
      <w:bookmarkStart w:id="10" w:name="_Toc6575"/>
    </w:p>
    <w:p w14:paraId="5D8465D6">
      <w:pPr>
        <w:rPr>
          <w:rFonts w:eastAsia="仿宋_GB2312"/>
          <w:sz w:val="36"/>
        </w:rPr>
      </w:pPr>
      <w:r>
        <w:drawing>
          <wp:anchor distT="0" distB="0" distL="114300" distR="114300" simplePos="0" relativeHeight="251660288" behindDoc="1" locked="0" layoutInCell="1" allowOverlap="1">
            <wp:simplePos x="0" y="0"/>
            <wp:positionH relativeFrom="column">
              <wp:posOffset>314960</wp:posOffset>
            </wp:positionH>
            <wp:positionV relativeFrom="page">
              <wp:posOffset>1153795</wp:posOffset>
            </wp:positionV>
            <wp:extent cx="1093470" cy="1080770"/>
            <wp:effectExtent l="0" t="0" r="11430" b="11430"/>
            <wp:wrapNone/>
            <wp:docPr id="1132844893" name="图片 1"/>
            <wp:cNvGraphicFramePr/>
            <a:graphic xmlns:a="http://schemas.openxmlformats.org/drawingml/2006/main">
              <a:graphicData uri="http://schemas.openxmlformats.org/drawingml/2006/picture">
                <pic:pic xmlns:pic="http://schemas.openxmlformats.org/drawingml/2006/picture">
                  <pic:nvPicPr>
                    <pic:cNvPr id="1132844893" name="图片 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1093470" cy="1080770"/>
                    </a:xfrm>
                    <a:prstGeom prst="rect">
                      <a:avLst/>
                    </a:prstGeom>
                    <a:noFill/>
                    <a:ln>
                      <a:noFill/>
                    </a:ln>
                  </pic:spPr>
                </pic:pic>
              </a:graphicData>
            </a:graphic>
          </wp:anchor>
        </w:drawing>
      </w:r>
      <w:r>
        <w:drawing>
          <wp:anchor distT="0" distB="0" distL="114300" distR="114300" simplePos="0" relativeHeight="251661312" behindDoc="1" locked="0" layoutInCell="1" allowOverlap="1">
            <wp:simplePos x="0" y="0"/>
            <wp:positionH relativeFrom="column">
              <wp:posOffset>1774190</wp:posOffset>
            </wp:positionH>
            <wp:positionV relativeFrom="paragraph">
              <wp:posOffset>311785</wp:posOffset>
            </wp:positionV>
            <wp:extent cx="2926080" cy="686435"/>
            <wp:effectExtent l="0" t="0" r="7620" b="12065"/>
            <wp:wrapNone/>
            <wp:docPr id="29" name="图片 7"/>
            <wp:cNvGraphicFramePr/>
            <a:graphic xmlns:a="http://schemas.openxmlformats.org/drawingml/2006/main">
              <a:graphicData uri="http://schemas.openxmlformats.org/drawingml/2006/picture">
                <pic:pic xmlns:pic="http://schemas.openxmlformats.org/drawingml/2006/picture">
                  <pic:nvPicPr>
                    <pic:cNvPr id="29" name="图片 7"/>
                    <pic:cNvPicPr/>
                  </pic:nvPicPr>
                  <pic:blipFill>
                    <a:blip r:embed="rId32">
                      <a:extLst>
                        <a:ext uri="{28A0092B-C50C-407E-A947-70E740481C1C}">
                          <a14:useLocalDpi xmlns:a14="http://schemas.microsoft.com/office/drawing/2010/main" val="0"/>
                        </a:ext>
                      </a:extLst>
                    </a:blip>
                    <a:srcRect/>
                    <a:stretch>
                      <a:fillRect/>
                    </a:stretch>
                  </pic:blipFill>
                  <pic:spPr>
                    <a:xfrm>
                      <a:off x="0" y="0"/>
                      <a:ext cx="2926080" cy="686435"/>
                    </a:xfrm>
                    <a:prstGeom prst="rect">
                      <a:avLst/>
                    </a:prstGeom>
                    <a:noFill/>
                    <a:ln>
                      <a:noFill/>
                    </a:ln>
                  </pic:spPr>
                </pic:pic>
              </a:graphicData>
            </a:graphic>
          </wp:anchor>
        </w:drawing>
      </w:r>
    </w:p>
    <w:p w14:paraId="43B1116F">
      <w:pPr>
        <w:rPr>
          <w:rFonts w:eastAsia="仿宋_GB2312"/>
          <w:sz w:val="36"/>
        </w:rPr>
      </w:pPr>
    </w:p>
    <w:p w14:paraId="4103F2DB">
      <w:pPr>
        <w:rPr>
          <w:rFonts w:eastAsia="仿宋_GB2312"/>
          <w:sz w:val="36"/>
        </w:rPr>
      </w:pPr>
    </w:p>
    <w:p w14:paraId="467C18FF">
      <w:pPr>
        <w:jc w:val="center"/>
        <w:rPr>
          <w:rFonts w:eastAsia="仿宋_GB2312"/>
          <w:sz w:val="36"/>
        </w:rPr>
      </w:pPr>
      <w:r>
        <w:rPr>
          <w:rFonts w:eastAsia="Kaiti SC"/>
          <w:b/>
          <w:color w:val="000000"/>
          <w:sz w:val="52"/>
          <w:szCs w:val="52"/>
        </w:rPr>
        <w:t>硕士学位论文</w:t>
      </w:r>
    </w:p>
    <w:p w14:paraId="70A4C137">
      <w:pPr>
        <w:jc w:val="center"/>
        <w:rPr>
          <w:rFonts w:eastAsia="仿宋_GB2312"/>
          <w:sz w:val="36"/>
        </w:rPr>
      </w:pPr>
    </w:p>
    <w:p w14:paraId="31D3C318">
      <w:pPr>
        <w:jc w:val="center"/>
        <w:rPr>
          <w:rFonts w:eastAsia="仿宋_GB2312"/>
          <w:sz w:val="36"/>
        </w:rPr>
      </w:pPr>
      <w:r>
        <w:rPr>
          <w:rFonts w:eastAsia="仿宋_GB2312"/>
          <w:sz w:val="36"/>
        </w:rPr>
        <w:t>（隐名评阅论文封面）</w:t>
      </w:r>
    </w:p>
    <w:p w14:paraId="43C4ECD1">
      <w:pPr>
        <w:rPr>
          <w:sz w:val="28"/>
        </w:rPr>
      </w:pPr>
    </w:p>
    <w:p w14:paraId="61F0359A">
      <w:pPr>
        <w:rPr>
          <w:rFonts w:eastAsia="仿宋_GB2312"/>
          <w:sz w:val="32"/>
        </w:rPr>
      </w:pPr>
      <w:r>
        <w:rPr>
          <w:rFonts w:eastAsia="仿宋_GB2312"/>
          <w:sz w:val="32"/>
        </w:rPr>
        <w:t>论文题目</w:t>
      </w:r>
      <w:r>
        <w:rPr>
          <w:rFonts w:hint="eastAsia" w:eastAsia="仿宋_GB2312"/>
          <w:sz w:val="32"/>
          <w:lang w:eastAsia="zh-CN"/>
        </w:rPr>
        <w:t>：</w:t>
      </w:r>
      <w:r>
        <w:rPr>
          <w:rFonts w:hint="eastAsia" w:eastAsia="仿宋_GB2312"/>
          <w:sz w:val="32"/>
          <w:lang w:val="en-US" w:eastAsia="zh-CN"/>
        </w:rPr>
        <w:t>融合图像与地理位置元数据的古树名木多模态哈希检索方法研究与应用</w:t>
      </w:r>
      <w:r>
        <w:rPr>
          <w:rFonts w:eastAsia="仿宋_GB2312"/>
          <w:sz w:val="32"/>
        </w:rPr>
        <w:t xml:space="preserve"> </w:t>
      </w:r>
    </w:p>
    <w:p w14:paraId="1579E8B3">
      <w:pPr>
        <w:keepNext w:val="0"/>
        <w:keepLines/>
        <w:pageBreakBefore w:val="0"/>
        <w:widowControl w:val="0"/>
        <w:kinsoku/>
        <w:wordWrap/>
        <w:overflowPunct/>
        <w:topLinePunct w:val="0"/>
        <w:autoSpaceDE/>
        <w:autoSpaceDN/>
        <w:bidi w:val="0"/>
        <w:adjustRightInd/>
        <w:snapToGrid/>
        <w:textAlignment w:val="auto"/>
        <w:rPr>
          <w:rFonts w:hint="eastAsia" w:eastAsia="仿宋_GB2312"/>
          <w:sz w:val="32"/>
          <w:szCs w:val="20"/>
          <w:lang w:val="en-US" w:eastAsia="zh-CN"/>
        </w:rPr>
      </w:pPr>
      <w:r>
        <w:rPr>
          <w:rFonts w:eastAsia="仿宋_GB2312"/>
          <w:sz w:val="32"/>
          <w:szCs w:val="20"/>
        </w:rPr>
        <w:t>English Title</w:t>
      </w:r>
      <w:r>
        <w:rPr>
          <w:rFonts w:hint="eastAsia" w:eastAsia="仿宋_GB2312"/>
          <w:sz w:val="32"/>
          <w:szCs w:val="20"/>
          <w:lang w:val="en-US" w:eastAsia="zh-CN"/>
        </w:rPr>
        <w:t>: Research and Application of Ancient and Famous Tree Multimodal Hashing Method Based on Fused Image and Location Metadata</w:t>
      </w:r>
    </w:p>
    <w:p w14:paraId="282FE94F">
      <w:pPr>
        <w:rPr>
          <w:rFonts w:eastAsia="仿宋_GB2312"/>
          <w:sz w:val="32"/>
        </w:rPr>
      </w:pPr>
      <w:r>
        <w:rPr>
          <w:rFonts w:eastAsia="仿宋_GB2312"/>
          <w:sz w:val="32"/>
        </w:rPr>
        <w:t>专业学位类型：电子信息硕士</w:t>
      </w:r>
    </w:p>
    <w:p w14:paraId="2AA9843E">
      <w:pPr>
        <w:rPr>
          <w:rFonts w:eastAsia="仿宋_GB2312"/>
          <w:sz w:val="30"/>
        </w:rPr>
      </w:pPr>
      <w:r>
        <w:rPr>
          <w:rFonts w:eastAsia="仿宋_GB2312"/>
          <w:sz w:val="32"/>
        </w:rPr>
        <w:t>领域名称：</w:t>
      </w:r>
      <w:r>
        <w:rPr>
          <w:rFonts w:eastAsia="仿宋_GB2312"/>
          <w:sz w:val="32"/>
          <w:szCs w:val="32"/>
        </w:rPr>
        <w:t>软件工程</w:t>
      </w:r>
    </w:p>
    <w:p w14:paraId="1C717A73">
      <w:pPr>
        <w:rPr>
          <w:rFonts w:eastAsia="仿宋_GB2312"/>
          <w:sz w:val="32"/>
        </w:rPr>
      </w:pPr>
      <w:r>
        <w:rPr>
          <w:rFonts w:eastAsia="仿宋_GB2312"/>
          <w:sz w:val="32"/>
        </w:rPr>
        <w:t>研究方向：智能信息处理</w:t>
      </w:r>
    </w:p>
    <w:p w14:paraId="21A3156D">
      <w:pPr>
        <w:rPr>
          <w:rFonts w:eastAsia="仿宋_GB2312"/>
          <w:sz w:val="32"/>
        </w:rPr>
      </w:pPr>
      <w:r>
        <w:rPr>
          <w:rFonts w:eastAsia="仿宋_GB2312"/>
          <w:sz w:val="32"/>
        </w:rPr>
        <w:t>论文编号：</w:t>
      </w:r>
    </w:p>
    <w:p w14:paraId="6D888438">
      <w:r>
        <w:rPr>
          <w:rFonts w:eastAsia="仿宋_GB2312"/>
          <w:sz w:val="32"/>
        </w:rPr>
        <w:t>提交日期：202</w:t>
      </w:r>
      <w:r>
        <w:rPr>
          <w:rFonts w:hint="eastAsia" w:eastAsia="仿宋_GB2312"/>
          <w:sz w:val="32"/>
          <w:lang w:val="en-US" w:eastAsia="zh-CN"/>
        </w:rPr>
        <w:t>6</w:t>
      </w:r>
      <w:r>
        <w:rPr>
          <w:rFonts w:eastAsia="仿宋_GB2312"/>
          <w:sz w:val="32"/>
        </w:rPr>
        <w:t>年</w:t>
      </w:r>
      <w:r>
        <w:rPr>
          <w:rFonts w:hint="eastAsia" w:eastAsia="仿宋_GB2312"/>
          <w:sz w:val="32"/>
          <w:lang w:val="en-US" w:eastAsia="zh-CN"/>
        </w:rPr>
        <w:t>7</w:t>
      </w:r>
      <w:r>
        <w:rPr>
          <w:rFonts w:eastAsia="仿宋_GB2312"/>
          <w:sz w:val="32"/>
        </w:rPr>
        <w:t>月</w:t>
      </w:r>
      <w:r>
        <w:rPr>
          <w:rFonts w:hint="eastAsia" w:eastAsia="仿宋_GB2312"/>
          <w:sz w:val="32"/>
          <w:lang w:val="en-US" w:eastAsia="zh-CN"/>
        </w:rPr>
        <w:t>06</w:t>
      </w:r>
      <w:r>
        <w:rPr>
          <w:rFonts w:eastAsia="仿宋_GB2312"/>
          <w:sz w:val="32"/>
        </w:rPr>
        <w:t>日</w:t>
      </w:r>
    </w:p>
    <w:p w14:paraId="73D42CA4">
      <w:pPr>
        <w:pStyle w:val="2"/>
        <w:spacing w:before="193" w:after="387" w:afterLines="100"/>
        <w:jc w:val="center"/>
        <w:rPr>
          <w:rFonts w:hint="eastAsia"/>
          <w:szCs w:val="32"/>
        </w:rPr>
        <w:sectPr>
          <w:headerReference r:id="rId5" w:type="default"/>
          <w:footerReference r:id="rId7" w:type="default"/>
          <w:headerReference r:id="rId6" w:type="even"/>
          <w:footerReference r:id="rId8" w:type="even"/>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p>
    <w:p w14:paraId="09E39936">
      <w:pPr>
        <w:pStyle w:val="2"/>
        <w:spacing w:before="193" w:after="387" w:afterLines="100"/>
        <w:jc w:val="center"/>
        <w:rPr>
          <w:szCs w:val="32"/>
        </w:rPr>
      </w:pPr>
      <w:bookmarkStart w:id="11" w:name="_Toc17913"/>
      <w:r>
        <w:rPr>
          <w:rFonts w:hint="eastAsia"/>
          <w:szCs w:val="32"/>
        </w:rPr>
        <w:t>摘要</w:t>
      </w:r>
      <w:bookmarkEnd w:id="0"/>
      <w:bookmarkEnd w:id="1"/>
      <w:bookmarkEnd w:id="2"/>
      <w:bookmarkEnd w:id="3"/>
      <w:bookmarkEnd w:id="4"/>
      <w:bookmarkEnd w:id="5"/>
      <w:bookmarkEnd w:id="6"/>
      <w:bookmarkEnd w:id="7"/>
      <w:bookmarkEnd w:id="8"/>
      <w:bookmarkEnd w:id="9"/>
      <w:bookmarkEnd w:id="10"/>
      <w:bookmarkEnd w:id="11"/>
    </w:p>
    <w:p w14:paraId="38A277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Style w:val="58"/>
          <w:rFonts w:ascii="Times New Roman" w:hAnsi="Times New Roman" w:eastAsia="宋体" w:cs="Times New Roman"/>
          <w:kern w:val="2"/>
          <w:lang w:val="en-US" w:eastAsia="zh-CN" w:bidi="ar-SA"/>
        </w:rPr>
      </w:pPr>
      <w:r>
        <w:rPr>
          <w:rStyle w:val="58"/>
          <w:rFonts w:hint="default" w:ascii="Times New Roman" w:hAnsi="Times New Roman" w:eastAsia="宋体" w:cs="Times New Roman"/>
          <w:kern w:val="2"/>
          <w:lang w:val="en-US" w:eastAsia="zh-CN" w:bidi="ar-SA"/>
        </w:rPr>
        <w:t>古树名木是自然生态与历史文化的重要载体，其智能化检索与管理是当前研究热点。现有管理方式存在图像与地理位置元数据割裂、单模态检索精度不足等问题，难以满足精细化管理需求。本文提出一种基于深度哈希学习的多模态检索模型</w:t>
      </w:r>
      <w:r>
        <w:rPr>
          <w:rStyle w:val="58"/>
          <w:rFonts w:hint="eastAsia" w:ascii="Times New Roman" w:hAnsi="Times New Roman" w:eastAsia="宋体" w:cs="Times New Roman"/>
          <w:kern w:val="2"/>
          <w:lang w:val="en-US" w:eastAsia="zh-CN" w:bidi="ar-SA"/>
        </w:rPr>
        <w:t>DHLM</w:t>
      </w:r>
      <w:r>
        <w:rPr>
          <w:rStyle w:val="58"/>
          <w:rFonts w:hint="default" w:ascii="Times New Roman" w:hAnsi="Times New Roman" w:eastAsia="宋体" w:cs="Times New Roman"/>
          <w:kern w:val="2"/>
          <w:lang w:val="en-US" w:eastAsia="zh-CN" w:bidi="ar-SA"/>
        </w:rPr>
        <w:t>（</w:t>
      </w:r>
      <w:r>
        <w:rPr>
          <w:rStyle w:val="58"/>
          <w:rFonts w:hint="default" w:ascii="Times New Roman" w:hAnsi="Times New Roman" w:eastAsia="宋体" w:cs="Times New Roman"/>
          <w:b/>
          <w:bCs/>
          <w:kern w:val="2"/>
          <w:lang w:val="en-US" w:eastAsia="zh-CN" w:bidi="ar-SA"/>
        </w:rPr>
        <w:t>D</w:t>
      </w:r>
      <w:r>
        <w:rPr>
          <w:rStyle w:val="58"/>
          <w:rFonts w:hint="default" w:ascii="Times New Roman" w:hAnsi="Times New Roman" w:eastAsia="宋体" w:cs="Times New Roman"/>
          <w:kern w:val="2"/>
          <w:lang w:val="en-US" w:eastAsia="zh-CN" w:bidi="ar-SA"/>
        </w:rPr>
        <w:t xml:space="preserve">eep </w:t>
      </w:r>
      <w:r>
        <w:rPr>
          <w:rStyle w:val="58"/>
          <w:rFonts w:hint="default" w:ascii="Times New Roman" w:hAnsi="Times New Roman" w:eastAsia="宋体" w:cs="Times New Roman"/>
          <w:b/>
          <w:bCs/>
          <w:kern w:val="2"/>
          <w:lang w:val="en-US" w:eastAsia="zh-CN" w:bidi="ar-SA"/>
        </w:rPr>
        <w:t>H</w:t>
      </w:r>
      <w:r>
        <w:rPr>
          <w:rStyle w:val="58"/>
          <w:rFonts w:hint="default" w:ascii="Times New Roman" w:hAnsi="Times New Roman" w:eastAsia="宋体" w:cs="Times New Roman"/>
          <w:kern w:val="2"/>
          <w:lang w:val="en-US" w:eastAsia="zh-CN" w:bidi="ar-SA"/>
        </w:rPr>
        <w:t xml:space="preserve">ashing </w:t>
      </w:r>
      <w:r>
        <w:rPr>
          <w:rStyle w:val="58"/>
          <w:rFonts w:hint="default" w:ascii="Times New Roman" w:hAnsi="Times New Roman" w:eastAsia="宋体" w:cs="Times New Roman"/>
          <w:b/>
          <w:bCs/>
          <w:kern w:val="2"/>
          <w:lang w:val="en-US" w:eastAsia="zh-CN" w:bidi="ar-SA"/>
        </w:rPr>
        <w:t>L</w:t>
      </w:r>
      <w:r>
        <w:rPr>
          <w:rStyle w:val="58"/>
          <w:rFonts w:hint="default" w:ascii="Times New Roman" w:hAnsi="Times New Roman" w:eastAsia="宋体" w:cs="Times New Roman"/>
          <w:kern w:val="2"/>
          <w:lang w:val="en-US" w:eastAsia="zh-CN" w:bidi="ar-SA"/>
        </w:rPr>
        <w:t xml:space="preserve">earning </w:t>
      </w:r>
      <w:r>
        <w:rPr>
          <w:rStyle w:val="58"/>
          <w:rFonts w:hint="default" w:ascii="Times New Roman" w:hAnsi="Times New Roman" w:eastAsia="宋体" w:cs="Times New Roman"/>
          <w:b/>
          <w:bCs/>
          <w:kern w:val="2"/>
          <w:lang w:val="en-US" w:eastAsia="zh-CN" w:bidi="ar-SA"/>
        </w:rPr>
        <w:t>M</w:t>
      </w:r>
      <w:r>
        <w:rPr>
          <w:rStyle w:val="58"/>
          <w:rFonts w:hint="default" w:ascii="Times New Roman" w:hAnsi="Times New Roman" w:eastAsia="宋体" w:cs="Times New Roman"/>
          <w:kern w:val="2"/>
          <w:lang w:val="en-US" w:eastAsia="zh-CN" w:bidi="ar-SA"/>
        </w:rPr>
        <w:t>ulti-modal Network），通过融合图像与地理位置元数据实现以</w:t>
      </w:r>
      <w:r>
        <w:rPr>
          <w:rStyle w:val="58"/>
          <w:rFonts w:hint="eastAsia" w:ascii="Times New Roman" w:hAnsi="Times New Roman" w:cs="Times New Roman"/>
          <w:kern w:val="2"/>
          <w:lang w:val="en-US" w:eastAsia="zh-CN" w:bidi="ar-SA"/>
        </w:rPr>
        <w:t>图搜图、</w:t>
      </w:r>
      <w:r>
        <w:rPr>
          <w:rStyle w:val="58"/>
          <w:rFonts w:hint="default" w:ascii="Times New Roman" w:hAnsi="Times New Roman" w:eastAsia="宋体" w:cs="Times New Roman"/>
          <w:kern w:val="2"/>
          <w:lang w:val="en-US" w:eastAsia="zh-CN" w:bidi="ar-SA"/>
        </w:rPr>
        <w:t>图搜位置</w:t>
      </w:r>
      <w:r>
        <w:rPr>
          <w:rStyle w:val="58"/>
          <w:rFonts w:hint="eastAsia" w:ascii="Times New Roman" w:hAnsi="Times New Roman" w:cs="Times New Roman"/>
          <w:kern w:val="2"/>
          <w:lang w:val="en-US" w:eastAsia="zh-CN" w:bidi="ar-SA"/>
        </w:rPr>
        <w:t>和</w:t>
      </w:r>
      <w:r>
        <w:rPr>
          <w:rStyle w:val="58"/>
          <w:rFonts w:hint="default" w:ascii="Times New Roman" w:hAnsi="Times New Roman" w:eastAsia="宋体" w:cs="Times New Roman"/>
          <w:kern w:val="2"/>
          <w:lang w:val="en-US" w:eastAsia="zh-CN" w:bidi="ar-SA"/>
        </w:rPr>
        <w:t>以位置搜图的</w:t>
      </w:r>
      <w:r>
        <w:rPr>
          <w:rStyle w:val="58"/>
          <w:rFonts w:hint="eastAsia" w:ascii="Times New Roman" w:hAnsi="Times New Roman" w:cs="Times New Roman"/>
          <w:kern w:val="2"/>
          <w:lang w:val="en-US" w:eastAsia="zh-CN" w:bidi="ar-SA"/>
        </w:rPr>
        <w:t>多模态</w:t>
      </w:r>
      <w:r>
        <w:rPr>
          <w:rStyle w:val="58"/>
          <w:rFonts w:hint="default" w:ascii="Times New Roman" w:hAnsi="Times New Roman" w:eastAsia="宋体" w:cs="Times New Roman"/>
          <w:kern w:val="2"/>
          <w:lang w:val="en-US" w:eastAsia="zh-CN" w:bidi="ar-SA"/>
        </w:rPr>
        <w:t>检索能力。本文主要工作如下：</w:t>
      </w:r>
    </w:p>
    <w:p w14:paraId="5E6C55F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Style w:val="58"/>
          <w:rFonts w:hint="eastAsia" w:ascii="Times New Roman" w:hAnsi="Times New Roman" w:eastAsia="宋体" w:cs="Times New Roman"/>
          <w:kern w:val="2"/>
          <w:lang w:val="en-US" w:eastAsia="zh-CN" w:bidi="ar-SA"/>
        </w:rPr>
      </w:pPr>
      <w:r>
        <w:rPr>
          <w:rStyle w:val="58"/>
          <w:rFonts w:hint="default" w:ascii="Times New Roman" w:hAnsi="Times New Roman" w:eastAsia="宋体" w:cs="Times New Roman"/>
          <w:kern w:val="2"/>
          <w:lang w:val="en-US" w:eastAsia="zh-CN" w:bidi="ar-SA"/>
        </w:rPr>
        <w:t>针对古树名木多模态检索中样本类别不平衡与复杂背景干扰等问题，</w:t>
      </w:r>
      <w:r>
        <w:rPr>
          <w:rStyle w:val="58"/>
          <w:rFonts w:hint="eastAsia" w:ascii="Times New Roman" w:hAnsi="Times New Roman" w:eastAsia="宋体" w:cs="Times New Roman"/>
          <w:kern w:val="2"/>
          <w:lang w:val="en-US" w:eastAsia="zh-CN" w:bidi="ar-SA"/>
        </w:rPr>
        <w:t>本文</w:t>
      </w:r>
      <w:r>
        <w:rPr>
          <w:rStyle w:val="58"/>
          <w:rFonts w:hint="default" w:ascii="Times New Roman" w:hAnsi="Times New Roman" w:eastAsia="宋体" w:cs="Times New Roman"/>
          <w:kern w:val="2"/>
          <w:lang w:val="en-US" w:eastAsia="zh-CN" w:bidi="ar-SA"/>
        </w:rPr>
        <w:t>提出</w:t>
      </w:r>
      <w:r>
        <w:rPr>
          <w:rStyle w:val="58"/>
          <w:rFonts w:hint="eastAsia" w:ascii="Times New Roman" w:hAnsi="Times New Roman" w:eastAsia="宋体" w:cs="Times New Roman"/>
          <w:kern w:val="2"/>
          <w:lang w:val="en-US" w:eastAsia="zh-CN" w:bidi="ar-SA"/>
        </w:rPr>
        <w:t>DHLM</w:t>
      </w:r>
      <w:r>
        <w:rPr>
          <w:rStyle w:val="58"/>
          <w:rFonts w:hint="default" w:ascii="Times New Roman" w:hAnsi="Times New Roman" w:eastAsia="宋体" w:cs="Times New Roman"/>
          <w:kern w:val="2"/>
          <w:lang w:val="en-US" w:eastAsia="zh-CN" w:bidi="ar-SA"/>
        </w:rPr>
        <w:t>模型。</w:t>
      </w:r>
      <w:r>
        <w:rPr>
          <w:rStyle w:val="58"/>
          <w:rFonts w:hint="eastAsia" w:ascii="Times New Roman" w:hAnsi="Times New Roman" w:eastAsia="宋体" w:cs="Times New Roman"/>
          <w:kern w:val="2"/>
          <w:lang w:val="en-US" w:eastAsia="zh-CN" w:bidi="ar-SA"/>
        </w:rPr>
        <w:t>首先，</w:t>
      </w:r>
      <w:r>
        <w:rPr>
          <w:rStyle w:val="58"/>
          <w:rFonts w:hint="default" w:ascii="Times New Roman" w:hAnsi="Times New Roman" w:eastAsia="宋体" w:cs="Times New Roman"/>
          <w:kern w:val="2"/>
          <w:lang w:val="en-US" w:eastAsia="zh-CN" w:bidi="ar-SA"/>
        </w:rPr>
        <w:t>设计基于Triplet Loss</w:t>
      </w:r>
      <w:r>
        <w:rPr>
          <w:rStyle w:val="58"/>
          <w:rFonts w:hint="eastAsia" w:ascii="Times New Roman" w:hAnsi="Times New Roman" w:eastAsia="宋体" w:cs="Times New Roman"/>
          <w:kern w:val="2"/>
          <w:lang w:val="en-US" w:eastAsia="zh-CN" w:bidi="ar-SA"/>
        </w:rPr>
        <w:t>、</w:t>
      </w:r>
      <w:r>
        <w:rPr>
          <w:rStyle w:val="58"/>
          <w:rFonts w:hint="default" w:ascii="Times New Roman" w:hAnsi="Times New Roman" w:eastAsia="宋体" w:cs="Times New Roman"/>
          <w:kern w:val="2"/>
          <w:lang w:val="en-US" w:eastAsia="zh-CN" w:bidi="ar-SA"/>
        </w:rPr>
        <w:t>Contrastive Loss</w:t>
      </w:r>
      <w:r>
        <w:rPr>
          <w:rStyle w:val="58"/>
          <w:rFonts w:hint="eastAsia" w:ascii="Times New Roman" w:hAnsi="Times New Roman" w:eastAsia="宋体" w:cs="Times New Roman"/>
          <w:kern w:val="2"/>
          <w:lang w:val="en-US" w:eastAsia="zh-CN" w:bidi="ar-SA"/>
        </w:rPr>
        <w:t>和Quantization Loss的</w:t>
      </w:r>
      <w:r>
        <w:rPr>
          <w:rStyle w:val="58"/>
          <w:rFonts w:hint="default" w:ascii="Times New Roman" w:hAnsi="Times New Roman" w:eastAsia="宋体" w:cs="Times New Roman"/>
          <w:kern w:val="2"/>
          <w:lang w:val="en-US" w:eastAsia="zh-CN" w:bidi="ar-SA"/>
        </w:rPr>
        <w:t>联合损失函数</w:t>
      </w:r>
      <w:r>
        <w:rPr>
          <w:rStyle w:val="58"/>
          <w:rFonts w:hint="eastAsia" w:ascii="Times New Roman" w:hAnsi="Times New Roman" w:eastAsia="宋体" w:cs="Times New Roman"/>
          <w:kern w:val="2"/>
          <w:lang w:val="en-US" w:eastAsia="zh-CN" w:bidi="ar-SA"/>
        </w:rPr>
        <w:t>，</w:t>
      </w:r>
      <w:r>
        <w:rPr>
          <w:rStyle w:val="58"/>
          <w:rFonts w:hint="default" w:ascii="Times New Roman" w:hAnsi="Times New Roman" w:eastAsia="宋体" w:cs="Times New Roman"/>
          <w:kern w:val="2"/>
          <w:lang w:val="en-US" w:eastAsia="zh-CN" w:bidi="ar-SA"/>
        </w:rPr>
        <w:t>并采用难例挖掘策略缓解类别不平衡问题；</w:t>
      </w:r>
      <w:r>
        <w:rPr>
          <w:rFonts w:hint="eastAsia"/>
          <w:sz w:val="24"/>
          <w:lang w:val="en-US" w:eastAsia="zh-CN"/>
        </w:rPr>
        <w:t>其次，</w:t>
      </w:r>
      <w:r>
        <w:rPr>
          <w:rFonts w:hint="default"/>
          <w:sz w:val="24"/>
        </w:rPr>
        <w:t>构建哈希层将连续特征映射为128位二进制哈希码；</w:t>
      </w:r>
      <w:r>
        <w:rPr>
          <w:rFonts w:hint="eastAsia"/>
          <w:sz w:val="24"/>
          <w:lang w:val="en-US" w:eastAsia="zh-CN"/>
        </w:rPr>
        <w:t>此外，</w:t>
      </w:r>
      <w:r>
        <w:rPr>
          <w:rFonts w:hint="default"/>
          <w:sz w:val="24"/>
        </w:rPr>
        <w:t>设计多模态特征融合模块，以特征拼接为主联合图像和地理位置元数据构建统一语义空间</w:t>
      </w:r>
      <w:r>
        <w:rPr>
          <w:rStyle w:val="58"/>
          <w:rFonts w:hint="eastAsia" w:ascii="Times New Roman" w:hAnsi="Times New Roman" w:eastAsia="宋体" w:cs="Times New Roman"/>
          <w:kern w:val="2"/>
          <w:lang w:val="en-US" w:eastAsia="zh-CN" w:bidi="ar-SA"/>
        </w:rPr>
        <w:t>。</w:t>
      </w:r>
    </w:p>
    <w:p w14:paraId="44EEFB8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Style w:val="58"/>
          <w:rFonts w:hint="default" w:ascii="Times New Roman" w:hAnsi="Times New Roman" w:eastAsia="宋体" w:cs="Times New Roman"/>
          <w:kern w:val="2"/>
          <w:lang w:val="en-US" w:eastAsia="zh-CN" w:bidi="ar-SA"/>
        </w:rPr>
      </w:pPr>
      <w:r>
        <w:rPr>
          <w:rStyle w:val="58"/>
          <w:rFonts w:hint="eastAsia" w:ascii="Times New Roman" w:hAnsi="Times New Roman" w:eastAsia="宋体" w:cs="Times New Roman"/>
          <w:kern w:val="2"/>
          <w:lang w:val="en-US" w:eastAsia="zh-CN" w:bidi="ar-SA"/>
        </w:rPr>
        <w:t>为验证模型性能，本文构建多维度实验验证框架。在iNaturalist 2018数据集上进行模型预训练、基线对比与消融实验，与HashNet、DCH和MDSH三个基线模型公平对比，以mAP、Recall@K和Precision@K验证模型有效性；在自建BFATH数据集上进行领域微调与系统演示验证。实验结果表明，DHLM单模态变体优于最优基线方法MDSH 2.8个百分点，引入地理位置元数据后进一步提升至mAP 0.741，验证了多模态融合策略的有效性。</w:t>
      </w:r>
    </w:p>
    <w:p w14:paraId="68873E6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default"/>
          <w:sz w:val="24"/>
        </w:rPr>
      </w:pPr>
      <w:r>
        <w:rPr>
          <w:rStyle w:val="58"/>
          <w:rFonts w:hint="eastAsia" w:ascii="Times New Roman" w:hAnsi="Times New Roman" w:eastAsia="宋体" w:cs="Times New Roman"/>
          <w:kern w:val="2"/>
          <w:lang w:val="en-US" w:eastAsia="zh-CN" w:bidi="ar-SA"/>
        </w:rPr>
        <w:t>针对现有系统缺少专用古树名木检索工具的问题，本文采用Vue和SpringBoot前后端分离架构，设计并实现基于B/S架构的古树名木多模态展示与检索系统。系统</w:t>
      </w:r>
      <w:r>
        <w:rPr>
          <w:rStyle w:val="58"/>
          <w:rFonts w:hint="eastAsia" w:ascii="Times New Roman" w:hAnsi="Times New Roman" w:cs="Times New Roman"/>
          <w:kern w:val="2"/>
          <w:lang w:val="en-US" w:eastAsia="zh-CN" w:bidi="ar-SA"/>
        </w:rPr>
        <w:t>支持数据上传、科属种级联查询、属性筛选及多模态哈希检索等功能。系统</w:t>
      </w:r>
      <w:r>
        <w:rPr>
          <w:rStyle w:val="58"/>
          <w:rFonts w:hint="eastAsia" w:ascii="Times New Roman" w:hAnsi="Times New Roman" w:eastAsia="宋体" w:cs="Times New Roman"/>
          <w:kern w:val="2"/>
          <w:lang w:val="en-US" w:eastAsia="zh-CN" w:bidi="ar-SA"/>
        </w:rPr>
        <w:t>已完成开发和测试，可为古树名木检索管理提供有力支持</w:t>
      </w:r>
      <w:r>
        <w:rPr>
          <w:rFonts w:hint="eastAsia"/>
          <w:sz w:val="24"/>
          <w:lang w:val="en-US" w:eastAsia="zh-CN"/>
        </w:rPr>
        <w:t>。</w:t>
      </w:r>
    </w:p>
    <w:p w14:paraId="67DD8A05">
      <w:pPr>
        <w:spacing w:line="360" w:lineRule="auto"/>
        <w:ind w:left="0" w:leftChars="0" w:firstLine="0" w:firstLineChars="0"/>
        <w:rPr>
          <w:rFonts w:hint="default" w:eastAsia="宋体"/>
          <w:lang w:val="en-US" w:eastAsia="zh-CN"/>
        </w:rPr>
        <w:sectPr>
          <w:headerReference r:id="rId9" w:type="default"/>
          <w:footerReference r:id="rId10" w:type="default"/>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r>
        <w:rPr>
          <w:rFonts w:hint="eastAsia"/>
          <w:b/>
          <w:bCs/>
        </w:rPr>
        <w:t xml:space="preserve">关键词: </w:t>
      </w:r>
      <w:r>
        <w:rPr>
          <w:rFonts w:hint="default"/>
        </w:rPr>
        <w:t>古树名木检索，深度哈希学习，多模态哈希检索，</w:t>
      </w:r>
      <w:r>
        <w:rPr>
          <w:rFonts w:hint="eastAsia"/>
          <w:lang w:val="en-US" w:eastAsia="zh-CN"/>
        </w:rPr>
        <w:t>多模态融合</w:t>
      </w:r>
    </w:p>
    <w:p w14:paraId="775C049D">
      <w:pPr>
        <w:spacing w:before="193" w:beforeLines="50" w:after="387" w:afterLines="100" w:line="240" w:lineRule="auto"/>
        <w:jc w:val="center"/>
        <w:outlineLvl w:val="0"/>
        <w:rPr>
          <w:rFonts w:hint="eastAsia"/>
          <w:b/>
          <w:bCs/>
          <w:sz w:val="30"/>
          <w:szCs w:val="30"/>
        </w:rPr>
      </w:pPr>
      <w:bookmarkStart w:id="12" w:name="_Toc18322"/>
      <w:bookmarkStart w:id="13" w:name="_Toc23928"/>
      <w:bookmarkStart w:id="14" w:name="_Toc15094"/>
      <w:bookmarkStart w:id="15" w:name="_Toc26449"/>
      <w:bookmarkStart w:id="16" w:name="_Toc25211"/>
      <w:bookmarkStart w:id="17" w:name="_Toc211470756"/>
      <w:bookmarkStart w:id="18" w:name="_Toc22267"/>
      <w:bookmarkStart w:id="19" w:name="_Toc870"/>
      <w:bookmarkStart w:id="20" w:name="_Toc27917"/>
      <w:bookmarkStart w:id="21" w:name="_Toc6356"/>
      <w:bookmarkStart w:id="22" w:name="_Toc31812"/>
      <w:bookmarkStart w:id="23" w:name="_Toc26034"/>
      <w:bookmarkStart w:id="24" w:name="_Toc24376"/>
      <w:bookmarkStart w:id="25" w:name="_Toc9147"/>
      <w:r>
        <w:rPr>
          <w:rFonts w:hint="eastAsia"/>
          <w:b/>
          <w:bCs/>
          <w:sz w:val="30"/>
          <w:szCs w:val="30"/>
        </w:rPr>
        <w:t xml:space="preserve">Research and </w:t>
      </w:r>
      <w:r>
        <w:rPr>
          <w:rFonts w:hint="eastAsia"/>
          <w:b/>
          <w:bCs/>
          <w:sz w:val="30"/>
          <w:szCs w:val="30"/>
          <w:lang w:val="en-US" w:eastAsia="zh-CN"/>
        </w:rPr>
        <w:t>Application</w:t>
      </w:r>
      <w:r>
        <w:rPr>
          <w:rFonts w:hint="eastAsia"/>
          <w:b/>
          <w:bCs/>
          <w:sz w:val="30"/>
          <w:szCs w:val="30"/>
        </w:rPr>
        <w:t xml:space="preserve"> of Ancient and Famous</w:t>
      </w:r>
      <w:r>
        <w:rPr>
          <w:rFonts w:hint="eastAsia"/>
          <w:b/>
          <w:bCs/>
          <w:sz w:val="30"/>
          <w:szCs w:val="30"/>
          <w:lang w:val="en-US" w:eastAsia="zh-CN"/>
        </w:rPr>
        <w:t xml:space="preserve"> </w:t>
      </w:r>
      <w:r>
        <w:rPr>
          <w:rFonts w:hint="eastAsia"/>
          <w:b/>
          <w:bCs/>
          <w:sz w:val="30"/>
          <w:szCs w:val="30"/>
        </w:rPr>
        <w:t xml:space="preserve">Tree Multimodal Hashing Retrieval </w:t>
      </w:r>
      <w:r>
        <w:rPr>
          <w:rFonts w:hint="eastAsia"/>
          <w:b/>
          <w:bCs/>
          <w:sz w:val="30"/>
          <w:szCs w:val="30"/>
          <w:lang w:val="en-US" w:eastAsia="zh-CN"/>
        </w:rPr>
        <w:t>Method</w:t>
      </w:r>
      <w:r>
        <w:rPr>
          <w:rFonts w:hint="eastAsia"/>
          <w:b/>
          <w:bCs/>
          <w:sz w:val="30"/>
          <w:szCs w:val="30"/>
        </w:rPr>
        <w:t xml:space="preserve"> Based on </w:t>
      </w:r>
      <w:r>
        <w:rPr>
          <w:rFonts w:hint="eastAsia"/>
          <w:b/>
          <w:bCs/>
          <w:sz w:val="30"/>
          <w:szCs w:val="30"/>
          <w:lang w:val="en-US" w:eastAsia="zh-CN"/>
        </w:rPr>
        <w:t xml:space="preserve">Fused </w:t>
      </w:r>
      <w:r>
        <w:rPr>
          <w:rFonts w:hint="eastAsia"/>
          <w:b/>
          <w:bCs/>
          <w:sz w:val="30"/>
          <w:szCs w:val="30"/>
        </w:rPr>
        <w:t xml:space="preserve">Image and </w:t>
      </w:r>
      <w:bookmarkEnd w:id="12"/>
      <w:r>
        <w:rPr>
          <w:rFonts w:hint="eastAsia"/>
          <w:b/>
          <w:bCs/>
          <w:sz w:val="30"/>
          <w:szCs w:val="30"/>
        </w:rPr>
        <w:t>Location Metadata</w:t>
      </w:r>
    </w:p>
    <w:p w14:paraId="7400E279">
      <w:pPr>
        <w:spacing w:before="193" w:beforeLines="50" w:after="387" w:afterLines="100" w:line="240" w:lineRule="auto"/>
        <w:ind w:left="0" w:leftChars="0" w:firstLine="0" w:firstLineChars="0"/>
        <w:jc w:val="center"/>
        <w:outlineLvl w:val="0"/>
        <w:rPr>
          <w:b/>
          <w:bCs/>
          <w:sz w:val="30"/>
          <w:szCs w:val="30"/>
        </w:rPr>
      </w:pPr>
      <w:bookmarkStart w:id="26" w:name="_Toc6124"/>
      <w:r>
        <w:rPr>
          <w:b/>
          <w:bCs/>
          <w:sz w:val="30"/>
          <w:szCs w:val="30"/>
        </w:rPr>
        <w:t>A</w:t>
      </w:r>
      <w:r>
        <w:rPr>
          <w:rFonts w:hint="eastAsia"/>
          <w:b/>
          <w:bCs/>
          <w:sz w:val="30"/>
          <w:szCs w:val="30"/>
        </w:rPr>
        <w:t>bs</w:t>
      </w:r>
      <w:r>
        <w:rPr>
          <w:b/>
          <w:bCs/>
          <w:sz w:val="30"/>
          <w:szCs w:val="30"/>
        </w:rPr>
        <w:t>tract</w:t>
      </w:r>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1F25F366">
      <w:pPr>
        <w:keepNext w:val="0"/>
        <w:keepLines/>
        <w:pageBreakBefore w:val="0"/>
        <w:widowControl w:val="0"/>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 xml:space="preserve">Ancient and famous trees possess considerable ecological and historical value, making their intelligent retrieval and management an active research topic. Existing approaches suffer from the separation between image data and geographic location metadata, and unimodal retrieval alone cannot achieve the precision required for fine-grained management. This dissertation presents </w:t>
      </w:r>
      <w:r>
        <w:rPr>
          <w:rFonts w:hint="eastAsia"/>
          <w:sz w:val="21"/>
          <w:szCs w:val="21"/>
          <w:lang w:eastAsia="zh-CN"/>
        </w:rPr>
        <w:t>DHLM</w:t>
      </w:r>
      <w:r>
        <w:rPr>
          <w:rFonts w:hint="eastAsia"/>
          <w:sz w:val="21"/>
          <w:szCs w:val="21"/>
        </w:rPr>
        <w:t xml:space="preserve"> (Deep Hashing Learning Multi-modal Network), a deep hashing-based multimodal retrieval model that fuses image and location metadata to enable multimodal retrieval capabilities including image-to-image, image-to-location and location-to-image search. The main contributions are as follows:</w:t>
      </w:r>
    </w:p>
    <w:p w14:paraId="6DD1A921">
      <w:pPr>
        <w:keepNext w:val="0"/>
        <w:keepLines/>
        <w:pageBreakBefore w:val="0"/>
        <w:widowControl w:val="0"/>
        <w:numPr>
          <w:ilvl w:val="0"/>
          <w:numId w:val="2"/>
        </w:numPr>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This dissertation proposes the DHLM model to tackle class imbalance and complex background interference in ancient tree retrieval.A joint loss combining Triplet Loss, Contrastive Loss and Quantization Loss is adopted together with hard negative mining. The hash layer maps continuous features into compact 128-bit binary codes, and a multimodal fusion module based on feature concatenation integrates image and location metadata into a unified semantic space.</w:t>
      </w:r>
    </w:p>
    <w:p w14:paraId="62EEFE2E">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A multi-level experimental framework is built for validation. On the iNaturalist 2018 dataset, DHLM-Image is benchmarked against HashNet, DCH, and MDSH under identical settings, and ablation studies are carried out to quantify the contribution of each core module, with mAP, Recall@K, and Precision@K as evaluation metrics</w:t>
      </w:r>
      <w:r>
        <w:rPr>
          <w:rFonts w:hint="eastAsia"/>
          <w:sz w:val="21"/>
          <w:szCs w:val="21"/>
          <w:lang w:val="en-US" w:eastAsia="zh-CN"/>
        </w:rPr>
        <w:t xml:space="preserve">. </w:t>
      </w:r>
      <w:r>
        <w:rPr>
          <w:rFonts w:hint="eastAsia"/>
          <w:sz w:val="21"/>
          <w:szCs w:val="21"/>
        </w:rPr>
        <w:t>Fine-tuning along with system demonstration validation are performed on our self-built BFATH dataset. Results show that DHLM-Image surpasses MDSH by 2.8 percentage points, and the full DHLM achieves an mAP of 0.741 by incorporating location metadata.</w:t>
      </w:r>
    </w:p>
    <w:p w14:paraId="21864520">
      <w:pPr>
        <w:numPr>
          <w:ilvl w:val="0"/>
          <w:numId w:val="2"/>
        </w:numPr>
        <w:spacing w:line="360" w:lineRule="auto"/>
        <w:ind w:left="0" w:leftChars="0" w:firstLine="420" w:firstLineChars="0"/>
        <w:rPr>
          <w:sz w:val="21"/>
          <w:szCs w:val="21"/>
        </w:rPr>
      </w:pPr>
      <w:r>
        <w:rPr>
          <w:rFonts w:hint="eastAsia"/>
          <w:sz w:val="21"/>
          <w:szCs w:val="21"/>
        </w:rPr>
        <w:t xml:space="preserve">To fill the gap in dedicated ancient tree retrieval tools, a B/S-architecture retrieval system is designed and implemented, adopting Vue and SpringBoot decoupled front-end/back-end architecture and integrating the DHLM model. </w:t>
      </w:r>
      <w:r>
        <w:rPr>
          <w:rFonts w:hint="eastAsia"/>
          <w:sz w:val="21"/>
          <w:szCs w:val="21"/>
          <w:lang w:val="en-US" w:eastAsia="zh-CN"/>
        </w:rPr>
        <w:t>T</w:t>
      </w:r>
      <w:r>
        <w:rPr>
          <w:rFonts w:hint="eastAsia"/>
          <w:sz w:val="21"/>
          <w:szCs w:val="21"/>
        </w:rPr>
        <w:t>he system supports data upload, taxonomy-based hierarchical query, attribute filtering and multimodal hashing retrieval. Development and testing have been completed, providing intelligent retrieval support for ancient tree conservation and management.</w:t>
      </w:r>
    </w:p>
    <w:p w14:paraId="72324029">
      <w:pPr>
        <w:spacing w:line="360" w:lineRule="auto"/>
        <w:ind w:left="0" w:leftChars="0" w:firstLine="0" w:firstLineChars="0"/>
        <w:jc w:val="left"/>
        <w:rPr>
          <w:sz w:val="21"/>
        </w:rPr>
        <w:sectPr>
          <w:headerReference r:id="rId11" w:type="default"/>
          <w:headerReference r:id="rId12"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r>
        <w:rPr>
          <w:b/>
          <w:bCs/>
        </w:rPr>
        <w:t xml:space="preserve">Key Words: </w:t>
      </w:r>
      <w:r>
        <w:rPr>
          <w:rFonts w:hint="eastAsia"/>
        </w:rPr>
        <w:t>Ancient and Famous Tree Retrieval, Deep Hashing Learning, Multimodal Hashing Retrieval, Multimodal Fusion</w:t>
      </w:r>
    </w:p>
    <w:sdt>
      <w:sdtPr>
        <w:rPr>
          <w:rFonts w:ascii="宋体" w:hAnsi="宋体"/>
          <w:sz w:val="32"/>
          <w:szCs w:val="32"/>
        </w:rPr>
        <w:id w:val="147471624"/>
        <w15:color w:val="DBDBDB"/>
        <w:docPartObj>
          <w:docPartGallery w:val="Table of Contents"/>
          <w:docPartUnique/>
        </w:docPartObj>
      </w:sdtPr>
      <w:sdtEndPr>
        <w:rPr>
          <w:rFonts w:ascii="宋体" w:hAnsi="宋体"/>
          <w:sz w:val="32"/>
          <w:szCs w:val="32"/>
        </w:rPr>
      </w:sdtEndPr>
      <w:sdtContent>
        <w:p w14:paraId="4D550285">
          <w:pPr>
            <w:keepNext w:val="0"/>
            <w:keepLines w:val="0"/>
            <w:pageBreakBefore w:val="0"/>
            <w:widowControl w:val="0"/>
            <w:kinsoku/>
            <w:wordWrap/>
            <w:overflowPunct/>
            <w:topLinePunct w:val="0"/>
            <w:autoSpaceDE/>
            <w:autoSpaceDN/>
            <w:bidi w:val="0"/>
            <w:adjustRightInd/>
            <w:snapToGrid/>
            <w:spacing w:before="195" w:beforeLines="50" w:after="195" w:afterLines="50"/>
            <w:ind w:firstLine="0" w:firstLineChars="0"/>
            <w:jc w:val="center"/>
            <w:textAlignment w:val="auto"/>
            <w:rPr>
              <w:rFonts w:ascii="Times New Roman" w:hAnsi="Times New Roman" w:cs="Times New Roman" w:eastAsiaTheme="minorEastAsia"/>
              <w:kern w:val="2"/>
              <w:sz w:val="24"/>
              <w:szCs w:val="24"/>
              <w:lang w:val="en-US" w:eastAsia="zh-CN" w:bidi="ar-SA"/>
            </w:rPr>
          </w:pPr>
          <w:r>
            <w:rPr>
              <w:rFonts w:ascii="宋体" w:hAnsi="宋体"/>
              <w:sz w:val="32"/>
              <w:szCs w:val="32"/>
            </w:rPr>
            <w:t>目录</w:t>
          </w:r>
          <w:r>
            <w:rPr>
              <w:rFonts w:eastAsiaTheme="minorEastAsia"/>
            </w:rPr>
            <w:fldChar w:fldCharType="begin"/>
          </w:r>
          <w:r>
            <w:rPr>
              <w:rFonts w:eastAsiaTheme="minorEastAsia"/>
            </w:rPr>
            <w:instrText xml:space="preserve">TOC \o "1-3" \h \u </w:instrText>
          </w:r>
          <w:r>
            <w:rPr>
              <w:rFonts w:eastAsiaTheme="minorEastAsia"/>
            </w:rPr>
            <w:fldChar w:fldCharType="separate"/>
          </w:r>
        </w:p>
        <w:p w14:paraId="0FD1D94F">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_Toc24925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1 </w:t>
          </w:r>
          <w:r>
            <w:rPr>
              <w:rFonts w:hint="eastAsia" w:ascii="Times New Roman" w:hAnsi="Times New Roman" w:eastAsia="宋体" w:cs="Times New Roman"/>
              <w:sz w:val="21"/>
              <w:szCs w:val="21"/>
            </w:rPr>
            <w:t>绪论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_Toc24925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80C5FB8">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_Toc26559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研究背景与意义</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_Toc26559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70D2E64">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_Toc13806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国内外研究现状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_Toc13806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A4BB0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_Toc19217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植物识别</w:t>
          </w:r>
          <w:r>
            <w:rPr>
              <w:rFonts w:hint="eastAsia" w:ascii="Times New Roman" w:hAnsi="Times New Roman" w:eastAsia="宋体" w:cs="Times New Roman"/>
              <w:sz w:val="21"/>
              <w:szCs w:val="21"/>
              <w:lang w:val="en-US" w:eastAsia="zh-CN"/>
            </w:rPr>
            <w:t>与检索相关技术</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_Toc19217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6274CD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_Toc24964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1.2.2</w:t>
          </w:r>
          <w:r>
            <w:rPr>
              <w:rFonts w:hint="eastAsia" w:cs="Times New Roman"/>
              <w:sz w:val="21"/>
              <w:szCs w:val="21"/>
              <w:lang w:val="en-US" w:eastAsia="zh-CN"/>
            </w:rPr>
            <w:t xml:space="preserve"> 多模态融合与地理位置</w:t>
          </w:r>
          <w:r>
            <w:rPr>
              <w:rFonts w:hint="eastAsia" w:ascii="Times New Roman" w:hAnsi="Times New Roman" w:eastAsia="宋体" w:cs="Times New Roman"/>
              <w:sz w:val="21"/>
              <w:szCs w:val="21"/>
              <w:lang w:val="en-US" w:eastAsia="zh-CN"/>
            </w:rPr>
            <w:t>元数据检索</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_Toc24964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C3D49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_Toc24000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研究内容及技术路线</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_Toc24000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986F08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_Toc9919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论文组织架构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_Toc9919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CCACFA9">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_Toc23898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相关理论基础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_Toc23898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1AFE84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_Toc25779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_Toc25779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D70DB6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_Toc27995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卷积神经网络基础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_Toc27995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3B220D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_Toc22207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现代卷积神经网络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_Toc22207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3B43F5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_Toc12843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深度哈希学习技术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_Toc12843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32E97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_Toc13322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ascii="Times New Roman" w:hAnsi="Times New Roman" w:eastAsia="宋体" w:cs="Times New Roman"/>
              <w:sz w:val="21"/>
              <w:szCs w:val="21"/>
            </w:rPr>
            <w:t>.</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深度哈希学习概述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_Toc13322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A4DE2F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_Toc8503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2.2.2 </w:t>
          </w:r>
          <w:r>
            <w:rPr>
              <w:rFonts w:hint="eastAsia" w:cs="Times New Roman"/>
              <w:sz w:val="21"/>
              <w:szCs w:val="21"/>
              <w:lang w:val="en-US" w:eastAsia="zh-CN"/>
            </w:rPr>
            <w:t xml:space="preserve"> </w:t>
          </w:r>
          <w:r>
            <w:rPr>
              <w:rFonts w:ascii="Times New Roman" w:hAnsi="Times New Roman" w:eastAsia="宋体" w:cs="Times New Roman"/>
              <w:sz w:val="21"/>
              <w:szCs w:val="21"/>
            </w:rPr>
            <w:t>Triplet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_Toc8503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B944E5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_Toc13251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2.2.3 </w:t>
          </w:r>
          <w:r>
            <w:rPr>
              <w:rFonts w:hint="eastAsia" w:cs="Times New Roman"/>
              <w:sz w:val="21"/>
              <w:szCs w:val="21"/>
              <w:lang w:val="en-US" w:eastAsia="zh-CN"/>
            </w:rPr>
            <w:t xml:space="preserve"> </w:t>
          </w:r>
          <w:r>
            <w:rPr>
              <w:rFonts w:ascii="Times New Roman" w:hAnsi="Times New Roman" w:eastAsia="宋体" w:cs="Times New Roman"/>
              <w:sz w:val="21"/>
              <w:szCs w:val="21"/>
            </w:rPr>
            <w:t>Contrastive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_Toc13251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BD498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_Toc5783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2.2.4</w:t>
          </w:r>
          <w:r>
            <w:rPr>
              <w:rFonts w:hint="eastAsia" w:cs="Times New Roman"/>
              <w:sz w:val="21"/>
              <w:szCs w:val="21"/>
              <w:lang w:val="en-US" w:eastAsia="zh-CN"/>
            </w:rPr>
            <w:t xml:space="preserve"> </w:t>
          </w:r>
          <w:r>
            <w:rPr>
              <w:rFonts w:ascii="Times New Roman" w:hAnsi="Times New Roman" w:eastAsia="宋体" w:cs="Times New Roman"/>
              <w:sz w:val="21"/>
              <w:szCs w:val="21"/>
            </w:rPr>
            <w:t>哈希层与量化损失</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_Toc5783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10599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_Toc25762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2.2.5</w:t>
          </w:r>
          <w:r>
            <w:rPr>
              <w:rFonts w:hint="eastAsia" w:cs="Times New Roman"/>
              <w:sz w:val="21"/>
              <w:szCs w:val="21"/>
              <w:lang w:val="en-US" w:eastAsia="zh-CN"/>
            </w:rPr>
            <w:t xml:space="preserve"> </w:t>
          </w:r>
          <w:r>
            <w:rPr>
              <w:rFonts w:ascii="Times New Roman" w:hAnsi="Times New Roman" w:eastAsia="宋体" w:cs="Times New Roman"/>
              <w:sz w:val="21"/>
              <w:szCs w:val="21"/>
            </w:rPr>
            <w:t>多种</w:t>
          </w:r>
          <w:r>
            <w:rPr>
              <w:rFonts w:hint="eastAsia" w:ascii="Times New Roman" w:hAnsi="Times New Roman" w:eastAsia="宋体" w:cs="Times New Roman"/>
              <w:sz w:val="21"/>
              <w:szCs w:val="21"/>
              <w:lang w:val="en-US" w:eastAsia="zh-CN"/>
            </w:rPr>
            <w:t>特征</w:t>
          </w:r>
          <w:r>
            <w:rPr>
              <w:rFonts w:ascii="Times New Roman" w:hAnsi="Times New Roman" w:eastAsia="宋体" w:cs="Times New Roman"/>
              <w:sz w:val="21"/>
              <w:szCs w:val="21"/>
            </w:rPr>
            <w:t>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_Toc25762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E73A7D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_Toc1310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rPr>
            <w:t>.</w:t>
          </w:r>
          <w:r>
            <w:rPr>
              <w:rFonts w:ascii="Times New Roman" w:hAnsi="Times New Roman" w:eastAsia="宋体" w:cs="Times New Roman"/>
              <w:sz w:val="21"/>
              <w:szCs w:val="21"/>
            </w:rPr>
            <w:t>3</w:t>
          </w:r>
          <w:r>
            <w:rPr>
              <w:rFonts w:hint="eastAsia" w:ascii="Times New Roman" w:hAnsi="Times New Roman" w:eastAsia="宋体" w:cs="Times New Roman"/>
              <w:sz w:val="21"/>
              <w:szCs w:val="21"/>
            </w:rPr>
            <w:t xml:space="preserve"> 多模态技术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_Toc1310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F183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_Toc31038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多模态识别技术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_Toc31038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B95559A">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_Toc31698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多模态融合技术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_Toc31698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757015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_Toc30764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_Toc30764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92DAA97">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_Toc21519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基于深度哈希学习的</w:t>
          </w:r>
          <w:r>
            <w:rPr>
              <w:rFonts w:hint="eastAsia" w:ascii="Times New Roman" w:hAnsi="Times New Roman" w:eastAsia="宋体" w:cs="Times New Roman"/>
              <w:sz w:val="21"/>
              <w:szCs w:val="21"/>
              <w:lang w:val="en-US" w:eastAsia="zh-CN"/>
            </w:rPr>
            <w:t>多</w:t>
          </w:r>
          <w:r>
            <w:rPr>
              <w:rFonts w:hint="eastAsia" w:ascii="Times New Roman" w:hAnsi="Times New Roman" w:eastAsia="宋体" w:cs="Times New Roman"/>
              <w:sz w:val="21"/>
              <w:szCs w:val="21"/>
            </w:rPr>
            <w:t>模态检索模型</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_Toc21519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280C9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_Toc30215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引言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_Toc30215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FA4C6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_Toc13801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模型结构设计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_Toc13801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95F95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_Toc28884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模型整体结构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_Toc28884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B53BF4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_Toc19598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2.2</w:t>
          </w:r>
          <w:r>
            <w:rPr>
              <w:rFonts w:hint="eastAsia" w:cs="Times New Roman"/>
              <w:sz w:val="21"/>
              <w:szCs w:val="21"/>
              <w:lang w:val="en-US" w:eastAsia="zh-CN"/>
            </w:rPr>
            <w:t xml:space="preserve"> 图像与位置特征编码层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_Toc19598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D9B358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_Toc24412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多模态融合层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_Toc24412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AD4C80">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_Toc4784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哈希层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_Toc4784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E2F74A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_Toc23660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5</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损失函数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_Toc23660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D5C8E4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_Toc7999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6</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检索层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_Toc7999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6419B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_Toc21798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实验条件与环境设置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_Toc21798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089E02">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_Toc23804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数据集描述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_Toc23804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A44331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_Toc6854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数据预处理</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_Toc6854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C613AC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_Toc11187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评价指标</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_Toc11187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72ADE0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_Toc31614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实验运行环境</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_Toc31614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DCBA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_Toc8211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5</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模型参数设置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_Toc8211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F4F3A7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_Toc25441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实验构建与结果分析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_Toc25441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398CB5">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_Toc32642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基线模型选择</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_Toc32642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737C1F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_Toc19825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对比实验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_Toc19825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4D12CD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_Toc16225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消融实验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_Toc16225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FEA93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_Toc20040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lang w:val="en-US" w:eastAsia="zh-CN"/>
            </w:rPr>
            <w:t>3.4.4</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超参数敏感性分析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_Toc20040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A298B9">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_Toc19354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3.5 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_Toc19354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040ED8">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_Toc3328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古树名木</w:t>
          </w:r>
          <w:r>
            <w:rPr>
              <w:rFonts w:hint="eastAsia" w:ascii="Times New Roman" w:hAnsi="Times New Roman" w:eastAsia="宋体" w:cs="Times New Roman"/>
              <w:sz w:val="21"/>
              <w:szCs w:val="21"/>
              <w:lang w:val="en-US" w:eastAsia="zh-CN"/>
            </w:rPr>
            <w:t>多模态展示与检索</w:t>
          </w:r>
          <w:r>
            <w:rPr>
              <w:rFonts w:ascii="Times New Roman" w:hAnsi="Times New Roman" w:eastAsia="宋体" w:cs="Times New Roman"/>
              <w:sz w:val="21"/>
              <w:szCs w:val="21"/>
            </w:rPr>
            <w:t>系统</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_Toc3328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047091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_Toc13933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ascii="Times New Roman" w:hAnsi="Times New Roman" w:eastAsia="宋体" w:cs="Times New Roman"/>
              <w:sz w:val="21"/>
              <w:szCs w:val="21"/>
            </w:rPr>
            <w:t>系统需求分析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_Toc13933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6F71FB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_Toc25656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功能性</w:t>
          </w:r>
          <w:r>
            <w:rPr>
              <w:rFonts w:ascii="Times New Roman" w:hAnsi="Times New Roman" w:eastAsia="宋体" w:cs="Times New Roman"/>
              <w:sz w:val="21"/>
              <w:szCs w:val="21"/>
            </w:rPr>
            <w:t>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_Toc25656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C93DD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_Toc17366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4.1.2</w:t>
          </w:r>
          <w:r>
            <w:rPr>
              <w:rFonts w:hint="eastAsia" w:cs="Times New Roman"/>
              <w:sz w:val="21"/>
              <w:szCs w:val="21"/>
              <w:lang w:val="en-US" w:eastAsia="zh-CN"/>
            </w:rPr>
            <w:t xml:space="preserve"> </w:t>
          </w:r>
          <w:r>
            <w:rPr>
              <w:rFonts w:ascii="Times New Roman" w:hAnsi="Times New Roman" w:eastAsia="宋体" w:cs="Times New Roman"/>
              <w:sz w:val="21"/>
              <w:szCs w:val="21"/>
            </w:rPr>
            <w:t>非功能性需求分析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_Toc17366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91842EB">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_Toc29803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系统概要设计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_Toc29803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9A5482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_Toc5387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.2.1</w:t>
          </w:r>
          <w:r>
            <w:rPr>
              <w:rFonts w:hint="eastAsia" w:cs="Times New Roman"/>
              <w:sz w:val="21"/>
              <w:szCs w:val="21"/>
              <w:lang w:val="en-US" w:eastAsia="zh-CN"/>
            </w:rPr>
            <w:t xml:space="preserve"> </w:t>
          </w:r>
          <w:r>
            <w:rPr>
              <w:rFonts w:ascii="Times New Roman" w:hAnsi="Times New Roman" w:eastAsia="宋体" w:cs="Times New Roman"/>
              <w:sz w:val="21"/>
              <w:szCs w:val="21"/>
            </w:rPr>
            <w:t>系统设计架构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_Toc5387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C5DF4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_Toc31233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系统功能模块设计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_Toc31233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41FF8B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_Toc7379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ascii="Times New Roman" w:hAnsi="Times New Roman" w:eastAsia="宋体" w:cs="Times New Roman"/>
              <w:sz w:val="21"/>
              <w:szCs w:val="21"/>
            </w:rPr>
            <w:t>数据库设计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_Toc7379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0E0AFA8">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_Toc3248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cs="Times New Roman"/>
              <w:sz w:val="21"/>
              <w:szCs w:val="21"/>
              <w:lang w:val="en-US" w:eastAsia="zh-CN"/>
            </w:rPr>
            <w:t xml:space="preserve"> </w:t>
          </w:r>
          <w:r>
            <w:rPr>
              <w:rFonts w:ascii="Times New Roman" w:hAnsi="Times New Roman" w:eastAsia="宋体" w:cs="Times New Roman"/>
              <w:sz w:val="21"/>
              <w:szCs w:val="21"/>
            </w:rPr>
            <w:t>系统详细设计与实现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_Toc3248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3B84C6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_Toc23342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cs="Times New Roman"/>
              <w:sz w:val="21"/>
              <w:szCs w:val="21"/>
              <w:lang w:val="en-US" w:eastAsia="zh-CN"/>
            </w:rPr>
            <w:t xml:space="preserve">1 </w:t>
          </w:r>
          <w:r>
            <w:rPr>
              <w:rFonts w:hint="eastAsia" w:ascii="Times New Roman" w:hAnsi="Times New Roman" w:eastAsia="宋体" w:cs="Times New Roman"/>
              <w:sz w:val="21"/>
              <w:szCs w:val="21"/>
            </w:rPr>
            <w:t>古树名木</w:t>
          </w:r>
          <w:r>
            <w:rPr>
              <w:rFonts w:hint="eastAsia" w:cs="Times New Roman"/>
              <w:sz w:val="21"/>
              <w:szCs w:val="21"/>
              <w:lang w:val="en-US" w:eastAsia="zh-CN"/>
            </w:rPr>
            <w:t>数据上传</w:t>
          </w:r>
          <w:r>
            <w:rPr>
              <w:rFonts w:hint="eastAsia" w:ascii="Times New Roman" w:hAnsi="Times New Roman" w:eastAsia="宋体" w:cs="Times New Roman"/>
              <w:sz w:val="21"/>
              <w:szCs w:val="21"/>
            </w:rPr>
            <w:t>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_Toc23342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C709E26">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_Toc23342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cs="Times New Roman"/>
              <w:sz w:val="21"/>
              <w:szCs w:val="21"/>
              <w:lang w:val="en-US" w:eastAsia="zh-CN"/>
            </w:rPr>
            <w:t xml:space="preserve">2 </w:t>
          </w:r>
          <w:r>
            <w:rPr>
              <w:rFonts w:hint="eastAsia" w:ascii="Times New Roman" w:hAnsi="Times New Roman" w:eastAsia="宋体" w:cs="Times New Roman"/>
              <w:sz w:val="21"/>
              <w:szCs w:val="21"/>
            </w:rPr>
            <w:t>古树名木</w:t>
          </w:r>
          <w:r>
            <w:rPr>
              <w:rFonts w:hint="eastAsia" w:cs="Times New Roman"/>
              <w:sz w:val="21"/>
              <w:szCs w:val="21"/>
              <w:lang w:val="en-US" w:eastAsia="zh-CN"/>
            </w:rPr>
            <w:t>信息查询</w:t>
          </w:r>
          <w:r>
            <w:rPr>
              <w:rFonts w:hint="eastAsia" w:ascii="Times New Roman" w:hAnsi="Times New Roman" w:eastAsia="宋体" w:cs="Times New Roman"/>
              <w:sz w:val="21"/>
              <w:szCs w:val="21"/>
            </w:rPr>
            <w:t>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_Toc23342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C62EC6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_Toc23342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cs="Times New Roman"/>
              <w:sz w:val="21"/>
              <w:szCs w:val="21"/>
              <w:lang w:val="en-US" w:eastAsia="zh-CN"/>
            </w:rPr>
            <w:t xml:space="preserve">3 </w:t>
          </w:r>
          <w:r>
            <w:rPr>
              <w:rFonts w:hint="eastAsia" w:ascii="Times New Roman" w:hAnsi="Times New Roman" w:eastAsia="宋体" w:cs="Times New Roman"/>
              <w:sz w:val="21"/>
              <w:szCs w:val="21"/>
            </w:rPr>
            <w:t>古树名木</w:t>
          </w:r>
          <w:r>
            <w:rPr>
              <w:rFonts w:hint="eastAsia" w:cs="Times New Roman"/>
              <w:sz w:val="21"/>
              <w:szCs w:val="21"/>
              <w:lang w:val="en-US" w:eastAsia="zh-CN"/>
            </w:rPr>
            <w:t>多模态检索</w:t>
          </w:r>
          <w:r>
            <w:rPr>
              <w:rFonts w:hint="eastAsia" w:ascii="Times New Roman" w:hAnsi="Times New Roman" w:eastAsia="宋体" w:cs="Times New Roman"/>
              <w:sz w:val="21"/>
              <w:szCs w:val="21"/>
            </w:rPr>
            <w:t>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_Toc23342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17B4B47">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_Toc7167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4.4</w:t>
          </w:r>
          <w:r>
            <w:rPr>
              <w:rFonts w:hint="eastAsia" w:cs="Times New Roman"/>
              <w:sz w:val="21"/>
              <w:szCs w:val="21"/>
              <w:lang w:val="en-US" w:eastAsia="zh-CN"/>
            </w:rPr>
            <w:t xml:space="preserve"> </w:t>
          </w:r>
          <w:r>
            <w:rPr>
              <w:rFonts w:ascii="Times New Roman" w:hAnsi="Times New Roman" w:eastAsia="宋体" w:cs="Times New Roman"/>
              <w:sz w:val="21"/>
              <w:szCs w:val="21"/>
            </w:rPr>
            <w:t>系统测试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_Toc7167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17300E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_Toc19790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_Toc19790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E97E5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_Toc7376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非功能测试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_Toc7376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EB3A63">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_Toc2024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5</w:t>
          </w:r>
          <w:r>
            <w:rPr>
              <w:rFonts w:hint="eastAsia" w:cs="Times New Roman"/>
              <w:sz w:val="21"/>
              <w:szCs w:val="21"/>
              <w:lang w:val="en-US" w:eastAsia="zh-CN"/>
            </w:rPr>
            <w:t xml:space="preserve"> </w:t>
          </w:r>
          <w:r>
            <w:rPr>
              <w:rFonts w:ascii="Times New Roman" w:hAnsi="Times New Roman" w:eastAsia="宋体" w:cs="Times New Roman"/>
              <w:sz w:val="21"/>
              <w:szCs w:val="21"/>
            </w:rPr>
            <w:t>本章小</w:t>
          </w:r>
          <w:r>
            <w:rPr>
              <w:rFonts w:hint="eastAsia" w:ascii="Times New Roman" w:hAnsi="Times New Roman" w:eastAsia="宋体" w:cs="Times New Roman"/>
              <w:sz w:val="21"/>
              <w:szCs w:val="21"/>
              <w:lang w:val="en-US" w:eastAsia="zh-CN"/>
            </w:rPr>
            <w:t>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_Toc2024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CAEE6C4">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_Toc28146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总结与展望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_Toc28146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F4173A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_Toc26958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hint="eastAsia" w:cs="Times New Roman"/>
              <w:sz w:val="21"/>
              <w:szCs w:val="21"/>
              <w:lang w:val="en-US" w:eastAsia="zh-CN"/>
            </w:rPr>
            <w:t xml:space="preserve"> </w:t>
          </w:r>
          <w:r>
            <w:rPr>
              <w:rFonts w:ascii="Times New Roman" w:hAnsi="Times New Roman" w:eastAsia="宋体" w:cs="Times New Roman"/>
              <w:sz w:val="21"/>
              <w:szCs w:val="21"/>
            </w:rPr>
            <w:t>总结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_Toc26958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B6594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_Toc17533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w:t>
          </w:r>
          <w:r>
            <w:rPr>
              <w:rFonts w:hint="eastAsia" w:cs="Times New Roman"/>
              <w:sz w:val="21"/>
              <w:szCs w:val="21"/>
              <w:lang w:val="en-US" w:eastAsia="zh-CN"/>
            </w:rPr>
            <w:t xml:space="preserve"> </w:t>
          </w:r>
          <w:r>
            <w:rPr>
              <w:rFonts w:ascii="Times New Roman" w:hAnsi="Times New Roman" w:eastAsia="宋体" w:cs="Times New Roman"/>
              <w:sz w:val="21"/>
              <w:szCs w:val="21"/>
            </w:rPr>
            <w:t>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_Toc17533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DF2CDCD">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参考文献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7142F28">
          <w:r>
            <w:rPr>
              <w:rFonts w:eastAsiaTheme="minorEastAsia"/>
            </w:rPr>
            <w:fldChar w:fldCharType="end"/>
          </w:r>
        </w:p>
      </w:sdtContent>
    </w:sdt>
    <w:p w14:paraId="6C61E560"/>
    <w:p w14:paraId="02A97789">
      <w:r>
        <w:br w:type="page"/>
      </w:r>
    </w:p>
    <w:p w14:paraId="3A5B665C">
      <w:pPr>
        <w:pStyle w:val="2"/>
        <w:spacing w:before="193" w:after="193"/>
        <w:ind w:firstLine="640"/>
        <w:rPr>
          <w:rFonts w:eastAsia="宋体"/>
        </w:rPr>
        <w:sectPr>
          <w:headerReference r:id="rId13" w:type="default"/>
          <w:headerReference r:id="rId14"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p>
    <w:p w14:paraId="5F72BBFA">
      <w:pPr>
        <w:pStyle w:val="2"/>
        <w:spacing w:before="193" w:after="193"/>
        <w:rPr>
          <w:rFonts w:eastAsia="宋体"/>
        </w:rPr>
      </w:pPr>
      <w:bookmarkStart w:id="27" w:name="_Toc13384"/>
      <w:bookmarkStart w:id="28" w:name="_Toc24925"/>
      <w:r>
        <w:rPr>
          <w:rFonts w:eastAsia="宋体"/>
        </w:rPr>
        <w:t>1</w:t>
      </w:r>
      <w:r>
        <w:rPr>
          <w:rFonts w:hint="eastAsia" w:eastAsia="宋体"/>
          <w:lang w:val="en-US" w:eastAsia="zh-CN"/>
        </w:rPr>
        <w:t xml:space="preserve"> </w:t>
      </w:r>
      <w:r>
        <w:rPr>
          <w:rFonts w:hint="eastAsia" w:ascii="黑体" w:hAnsi="黑体" w:cs="黑体"/>
        </w:rPr>
        <w:t>绪论</w:t>
      </w:r>
      <w:bookmarkEnd w:id="27"/>
      <w:bookmarkEnd w:id="28"/>
    </w:p>
    <w:p w14:paraId="4FA24D85">
      <w:pPr>
        <w:pStyle w:val="3"/>
        <w:spacing w:before="193"/>
      </w:pPr>
      <w:bookmarkStart w:id="29" w:name="_Toc5590"/>
      <w:bookmarkStart w:id="30" w:name="_Toc26559"/>
      <w:bookmarkStart w:id="31" w:name="_Toc24984"/>
      <w:r>
        <w:rPr>
          <w:rFonts w:hint="eastAsia"/>
        </w:rPr>
        <w:t>1.1</w:t>
      </w:r>
      <w:r>
        <w:rPr>
          <w:rFonts w:hint="eastAsia"/>
          <w:lang w:val="en-US" w:eastAsia="zh-CN"/>
        </w:rPr>
        <w:t xml:space="preserve"> </w:t>
      </w:r>
      <w:r>
        <w:rPr>
          <w:rFonts w:hint="eastAsia"/>
        </w:rPr>
        <w:t>研究背景</w:t>
      </w:r>
      <w:bookmarkEnd w:id="29"/>
      <w:r>
        <w:rPr>
          <w:rFonts w:hint="eastAsia"/>
        </w:rPr>
        <w:t>与意义</w:t>
      </w:r>
      <w:bookmarkEnd w:id="30"/>
      <w:bookmarkEnd w:id="31"/>
    </w:p>
    <w:p w14:paraId="2084D025">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近年来，我国十分重视生态文明建设，积极践行绿色可持续发展战略</w:t>
      </w:r>
      <w:r>
        <w:rPr>
          <w:rFonts w:hint="eastAsia"/>
          <w:bCs/>
          <w:vertAlign w:val="superscript"/>
          <w:lang w:eastAsia="zh-CN"/>
        </w:rPr>
        <w:fldChar w:fldCharType="begin"/>
      </w:r>
      <w:r>
        <w:rPr>
          <w:rFonts w:hint="eastAsia"/>
          <w:bCs/>
          <w:vertAlign w:val="superscript"/>
          <w:lang w:eastAsia="zh-CN"/>
        </w:rPr>
        <w:instrText xml:space="preserve"> REF _Ref18718 \r \h </w:instrText>
      </w:r>
      <w:r>
        <w:rPr>
          <w:rFonts w:hint="eastAsia"/>
          <w:bCs/>
          <w:vertAlign w:val="superscript"/>
          <w:lang w:eastAsia="zh-CN"/>
        </w:rPr>
        <w:fldChar w:fldCharType="separate"/>
      </w:r>
      <w:r>
        <w:rPr>
          <w:rFonts w:hint="eastAsia"/>
          <w:bCs/>
          <w:vertAlign w:val="superscript"/>
          <w:lang w:eastAsia="zh-CN"/>
        </w:rPr>
        <w:t>[1]</w:t>
      </w:r>
      <w:r>
        <w:rPr>
          <w:rFonts w:hint="eastAsia"/>
          <w:bCs/>
          <w:vertAlign w:val="superscript"/>
          <w:lang w:eastAsia="zh-CN"/>
        </w:rPr>
        <w:fldChar w:fldCharType="end"/>
      </w:r>
      <w:r>
        <w:rPr>
          <w:rFonts w:hint="eastAsia"/>
          <w:bCs/>
        </w:rPr>
        <w:t>。古树名木是森林资源中的关键元素，构成了自然生态系统的重要部分，同时也是历史文化和生态价值的载体</w:t>
      </w:r>
      <w:r>
        <w:rPr>
          <w:rFonts w:hint="eastAsia"/>
          <w:bCs/>
          <w:vertAlign w:val="superscript"/>
          <w:lang w:eastAsia="zh-CN"/>
        </w:rPr>
        <w:fldChar w:fldCharType="begin"/>
      </w:r>
      <w:r>
        <w:instrText xml:space="preserve"> REF _Ref978240614 \r \h  \* MERGEFORMAT</w:instrText>
      </w:r>
      <w:r>
        <w:rPr>
          <w:rFonts w:hint="eastAsia"/>
          <w:bCs/>
          <w:vertAlign w:val="superscript"/>
          <w:lang w:eastAsia="zh-CN"/>
        </w:rPr>
        <w:fldChar w:fldCharType="separate"/>
      </w:r>
      <w:r>
        <w:rPr>
          <w:rFonts w:hint="eastAsia"/>
          <w:bCs/>
          <w:vertAlign w:val="superscript"/>
          <w:lang w:eastAsia="zh-CN"/>
        </w:rPr>
        <w:t>[2]</w:t>
      </w:r>
      <w:r>
        <w:rPr>
          <w:rFonts w:hint="eastAsia"/>
          <w:bCs/>
          <w:vertAlign w:val="superscript"/>
          <w:lang w:eastAsia="zh-CN"/>
        </w:rPr>
        <w:fldChar w:fldCharType="end"/>
      </w:r>
      <w:r>
        <w:rPr>
          <w:rFonts w:hint="eastAsia"/>
          <w:bCs/>
        </w:rPr>
        <w:t>。保护古树名木，对于保持生物多样性</w:t>
      </w:r>
      <w:r>
        <w:rPr>
          <w:rFonts w:hint="eastAsia"/>
          <w:bCs/>
          <w:lang w:eastAsia="zh-CN"/>
        </w:rPr>
        <w:t>、</w:t>
      </w:r>
      <w:r>
        <w:rPr>
          <w:rFonts w:hint="eastAsia"/>
          <w:bCs/>
        </w:rPr>
        <w:t>传承文化遗产</w:t>
      </w:r>
      <w:r>
        <w:rPr>
          <w:rFonts w:hint="eastAsia"/>
          <w:bCs/>
          <w:lang w:val="en-US" w:eastAsia="zh-CN"/>
        </w:rPr>
        <w:t>和</w:t>
      </w:r>
      <w:r>
        <w:rPr>
          <w:rFonts w:hint="eastAsia"/>
          <w:bCs/>
        </w:rPr>
        <w:t>推动生态文明建设都有着重要作用。但是，古树名木生存环境受城市化进程及人类活动增多的影响，其保护工作</w:t>
      </w:r>
      <w:r>
        <w:rPr>
          <w:rFonts w:hint="eastAsia"/>
          <w:bCs/>
          <w:lang w:eastAsia="zh-CN"/>
        </w:rPr>
        <w:t>亟须加强</w:t>
      </w:r>
      <w:r>
        <w:rPr>
          <w:rFonts w:hint="eastAsia"/>
          <w:bCs/>
        </w:rPr>
        <w:t>。目前人工调查是管理和保护古树名木的传统方式，但此方法效率不高、投入成本大，且精度低，难以满足古树名木</w:t>
      </w:r>
      <w:r>
        <w:rPr>
          <w:rFonts w:hint="eastAsia"/>
          <w:bCs/>
          <w:lang w:val="en-US" w:eastAsia="zh-CN"/>
        </w:rPr>
        <w:t>检索</w:t>
      </w:r>
      <w:r>
        <w:rPr>
          <w:rFonts w:hint="eastAsia"/>
          <w:bCs/>
        </w:rPr>
        <w:t>的规模和精度</w:t>
      </w:r>
      <w:r>
        <w:rPr>
          <w:rFonts w:hint="eastAsia"/>
          <w:bCs/>
          <w:lang w:val="en-US" w:eastAsia="zh-CN"/>
        </w:rPr>
        <w:t>要求</w:t>
      </w:r>
      <w:r>
        <w:rPr>
          <w:rFonts w:hint="eastAsia"/>
          <w:bCs/>
        </w:rPr>
        <w:t>。因此，古树名木的智能化</w:t>
      </w:r>
      <w:r>
        <w:rPr>
          <w:rFonts w:hint="eastAsia"/>
          <w:bCs/>
          <w:lang w:val="en-US" w:eastAsia="zh-CN"/>
        </w:rPr>
        <w:t>检索</w:t>
      </w:r>
      <w:r>
        <w:rPr>
          <w:rFonts w:hint="eastAsia"/>
          <w:bCs/>
        </w:rPr>
        <w:t>和管理成为当前的研究热点。</w:t>
      </w:r>
    </w:p>
    <w:p w14:paraId="2231D357">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ascii="宋体" w:hAnsi="宋体" w:cs="宋体"/>
        </w:rPr>
        <w:t>随着深度学习技术的</w:t>
      </w:r>
      <w:r>
        <w:rPr>
          <w:rFonts w:hint="eastAsia" w:ascii="宋体" w:hAnsi="宋体" w:cs="宋体"/>
        </w:rPr>
        <w:t>飞速发展</w:t>
      </w:r>
      <w:r>
        <w:rPr>
          <w:rFonts w:ascii="宋体" w:hAnsi="宋体" w:cs="宋体"/>
        </w:rPr>
        <w:t>，图像</w:t>
      </w:r>
      <w:r>
        <w:rPr>
          <w:rFonts w:hint="eastAsia" w:ascii="宋体" w:hAnsi="宋体" w:cs="宋体"/>
          <w:lang w:val="en-US" w:eastAsia="zh-CN"/>
        </w:rPr>
        <w:t>检索</w:t>
      </w:r>
      <w:r>
        <w:rPr>
          <w:rFonts w:ascii="宋体" w:hAnsi="宋体" w:cs="宋体"/>
        </w:rPr>
        <w:t>、</w:t>
      </w:r>
      <w:r>
        <w:rPr>
          <w:rFonts w:hint="eastAsia" w:ascii="宋体" w:hAnsi="宋体" w:cs="宋体"/>
          <w:lang w:val="en-US" w:eastAsia="zh-CN"/>
        </w:rPr>
        <w:t>多</w:t>
      </w:r>
      <w:r>
        <w:rPr>
          <w:rFonts w:ascii="宋体" w:hAnsi="宋体" w:cs="宋体"/>
        </w:rPr>
        <w:t>模态</w:t>
      </w:r>
      <w:r>
        <w:rPr>
          <w:rFonts w:hint="eastAsia" w:ascii="宋体" w:hAnsi="宋体" w:cs="宋体"/>
          <w:lang w:val="en-US" w:eastAsia="zh-CN"/>
        </w:rPr>
        <w:t>检索</w:t>
      </w:r>
      <w:r>
        <w:rPr>
          <w:rFonts w:ascii="宋体" w:hAnsi="宋体" w:cs="宋体"/>
        </w:rPr>
        <w:t>等众多应用取得了显著</w:t>
      </w:r>
      <w:r>
        <w:rPr>
          <w:rFonts w:hint="eastAsia" w:ascii="宋体" w:hAnsi="宋体" w:cs="宋体"/>
          <w:lang w:val="en-US" w:eastAsia="zh-CN"/>
        </w:rPr>
        <w:t>地</w:t>
      </w:r>
      <w:r>
        <w:rPr>
          <w:rFonts w:ascii="宋体" w:hAnsi="宋体" w:cs="宋体"/>
        </w:rPr>
        <w:t>成就，并为古树名木的</w:t>
      </w:r>
      <w:r>
        <w:rPr>
          <w:rFonts w:hint="eastAsia" w:ascii="宋体" w:hAnsi="宋体" w:cs="宋体"/>
          <w:lang w:val="en-US" w:eastAsia="zh-CN"/>
        </w:rPr>
        <w:t>检索</w:t>
      </w:r>
      <w:r>
        <w:rPr>
          <w:rFonts w:ascii="宋体" w:hAnsi="宋体" w:cs="宋体"/>
        </w:rPr>
        <w:t>提供了一种全新的方法</w:t>
      </w:r>
      <w:r>
        <w:rPr>
          <w:rFonts w:hint="eastAsia"/>
          <w:bCs/>
        </w:rPr>
        <w:t>。但是古树名木</w:t>
      </w:r>
      <w:r>
        <w:rPr>
          <w:rFonts w:hint="eastAsia"/>
          <w:bCs/>
          <w:lang w:val="en-US" w:eastAsia="zh-CN"/>
        </w:rPr>
        <w:t>检索</w:t>
      </w:r>
      <w:r>
        <w:rPr>
          <w:rFonts w:hint="eastAsia"/>
          <w:bCs/>
        </w:rPr>
        <w:t>任务</w:t>
      </w:r>
      <w:r>
        <w:rPr>
          <w:rFonts w:hint="eastAsia"/>
          <w:bCs/>
          <w:lang w:val="en-US" w:eastAsia="zh-CN"/>
        </w:rPr>
        <w:t>仍面临以下挑</w:t>
      </w:r>
      <w:r>
        <w:rPr>
          <w:rFonts w:hint="eastAsia"/>
          <w:bCs/>
        </w:rPr>
        <w:t>战：第一，古树名木</w:t>
      </w:r>
      <w:r>
        <w:rPr>
          <w:rFonts w:hint="eastAsia"/>
          <w:bCs/>
          <w:lang w:val="en-US" w:eastAsia="zh-CN"/>
        </w:rPr>
        <w:t>记录信息分散</w:t>
      </w:r>
      <w:r>
        <w:rPr>
          <w:rFonts w:hint="eastAsia"/>
          <w:bCs/>
        </w:rPr>
        <w:t>，</w:t>
      </w:r>
      <w:r>
        <w:rPr>
          <w:rFonts w:hint="eastAsia"/>
          <w:bCs/>
          <w:lang w:val="en-US" w:eastAsia="zh-CN"/>
        </w:rPr>
        <w:t>图像与地理位置元数据信息割裂存储，难以建立统一检索索引；</w:t>
      </w:r>
      <w:r>
        <w:rPr>
          <w:rFonts w:hint="eastAsia"/>
          <w:bCs/>
        </w:rPr>
        <w:t>第二，图像等单一模态的信息很难全面</w:t>
      </w:r>
      <w:r>
        <w:rPr>
          <w:rFonts w:hint="eastAsia"/>
          <w:bCs/>
          <w:lang w:val="en-US" w:eastAsia="zh-CN"/>
        </w:rPr>
        <w:t>表征</w:t>
      </w:r>
      <w:r>
        <w:rPr>
          <w:rFonts w:hint="eastAsia"/>
          <w:bCs/>
        </w:rPr>
        <w:t>古树名木的特征，需要联合多种模态的信息去提高检索的准确率；第三，多模态检索需要解决图像特征与地理位置元数据之间的表示差异问题，实现不同模态数据在</w:t>
      </w:r>
      <w:r>
        <w:rPr>
          <w:rFonts w:hint="eastAsia"/>
          <w:bCs/>
          <w:lang w:val="en-US" w:eastAsia="zh-CN"/>
        </w:rPr>
        <w:t>统一</w:t>
      </w:r>
      <w:r>
        <w:rPr>
          <w:rFonts w:hint="eastAsia"/>
          <w:bCs/>
        </w:rPr>
        <w:t>空间的语义对齐。对此，本文提出一种基于深度哈希学习的融合图像与地理位置元数据的多模态检索模型，并优化模型的检索性能。</w:t>
      </w:r>
    </w:p>
    <w:p w14:paraId="6C857769">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为了实现古树名木的精确高效检索，多模态检索技术的发展为古树名木检索提供了新的方向。多模态数据是对古树名木特征的互补表征和综合概括，将图像</w:t>
      </w:r>
      <w:r>
        <w:rPr>
          <w:rFonts w:hint="eastAsia"/>
          <w:bCs/>
          <w:lang w:val="en-US" w:eastAsia="zh-CN"/>
        </w:rPr>
        <w:t>与地理位置元数据</w:t>
      </w:r>
      <w:r>
        <w:rPr>
          <w:rFonts w:hint="eastAsia"/>
          <w:bCs/>
        </w:rPr>
        <w:t>等信息有机结合可以对古树名木特征进行全面表征和高效检索。近年来，多模态检索技术在自然语言处理和计算机视觉</w:t>
      </w:r>
      <w:r>
        <w:rPr>
          <w:rFonts w:hint="eastAsia"/>
          <w:bCs/>
          <w:lang w:val="en-US" w:eastAsia="zh-CN"/>
        </w:rPr>
        <w:t>领域</w:t>
      </w:r>
      <w:r>
        <w:rPr>
          <w:rFonts w:hint="eastAsia"/>
          <w:bCs/>
        </w:rPr>
        <w:t>取得了迅猛的发展，其基本思想是基于语义空间对齐，实现不同模态数据间的匹配，进而完成特征表示和信息表达的转换，并建立统一的哈希空间。基于多模态检索的思想，本文采用多模态特征融合和深度哈希学习框架以提升古树名木检索的精准性和效率。</w:t>
      </w:r>
    </w:p>
    <w:p w14:paraId="5742E9E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本文针对古树名木检索中所存在的</w:t>
      </w:r>
      <w:r>
        <w:rPr>
          <w:rFonts w:hint="eastAsia"/>
          <w:lang w:val="en-US" w:eastAsia="zh-CN"/>
        </w:rPr>
        <w:t>多</w:t>
      </w:r>
      <w:r>
        <w:rPr>
          <w:rFonts w:hint="eastAsia"/>
        </w:rPr>
        <w:t>模态语义</w:t>
      </w:r>
      <w:r>
        <w:rPr>
          <w:rFonts w:hint="eastAsia"/>
          <w:lang w:val="en-US" w:eastAsia="zh-CN"/>
        </w:rPr>
        <w:t>鸿沟</w:t>
      </w:r>
      <w:r>
        <w:rPr>
          <w:rFonts w:hint="eastAsia"/>
        </w:rPr>
        <w:t>、哈希码量化损失以及检索效率等问题，设计实现了古树名木检索系统，为有关部门查找古树名木信息提供一套高效实用的检索方式。同时，为系统管理员提供对本系统用户管理和资源管理等相关功能，提高了系统的实用性。最后，本系统将深度哈希学习检索模型应用在古树名木的检索当中，实现</w:t>
      </w:r>
      <w:r>
        <w:rPr>
          <w:rFonts w:hint="eastAsia"/>
          <w:lang w:val="en-US" w:eastAsia="zh-CN"/>
        </w:rPr>
        <w:t>以图搜图、</w:t>
      </w:r>
      <w:r>
        <w:rPr>
          <w:rFonts w:hint="eastAsia"/>
        </w:rPr>
        <w:t>以</w:t>
      </w:r>
      <w:r>
        <w:rPr>
          <w:rFonts w:hint="eastAsia"/>
          <w:lang w:val="en-US" w:eastAsia="zh-CN"/>
        </w:rPr>
        <w:t>图</w:t>
      </w:r>
      <w:r>
        <w:rPr>
          <w:rFonts w:hint="eastAsia"/>
        </w:rPr>
        <w:t>搜</w:t>
      </w:r>
      <w:r>
        <w:rPr>
          <w:rFonts w:hint="eastAsia"/>
          <w:lang w:val="en-US" w:eastAsia="zh-CN"/>
        </w:rPr>
        <w:t>位置和</w:t>
      </w:r>
      <w:r>
        <w:rPr>
          <w:rFonts w:hint="eastAsia"/>
        </w:rPr>
        <w:t>以</w:t>
      </w:r>
      <w:r>
        <w:rPr>
          <w:rFonts w:hint="eastAsia"/>
          <w:lang w:val="en-US" w:eastAsia="zh-CN"/>
        </w:rPr>
        <w:t>位置</w:t>
      </w:r>
      <w:r>
        <w:rPr>
          <w:rFonts w:hint="eastAsia"/>
        </w:rPr>
        <w:t>搜</w:t>
      </w:r>
      <w:r>
        <w:rPr>
          <w:rFonts w:hint="eastAsia"/>
          <w:lang w:val="en-US" w:eastAsia="zh-CN"/>
        </w:rPr>
        <w:t>图</w:t>
      </w:r>
      <w:r>
        <w:rPr>
          <w:rFonts w:hint="eastAsia"/>
        </w:rPr>
        <w:t>的</w:t>
      </w:r>
      <w:r>
        <w:rPr>
          <w:rFonts w:hint="eastAsia"/>
          <w:lang w:val="en-US" w:eastAsia="zh-CN"/>
        </w:rPr>
        <w:t>多模态</w:t>
      </w:r>
      <w:r>
        <w:rPr>
          <w:rFonts w:hint="eastAsia"/>
        </w:rPr>
        <w:t>检索能力，</w:t>
      </w:r>
      <w:r>
        <w:rPr>
          <w:rFonts w:hint="eastAsia"/>
          <w:lang w:val="en-US" w:eastAsia="zh-CN"/>
        </w:rPr>
        <w:t>在</w:t>
      </w:r>
      <w:r>
        <w:rPr>
          <w:rFonts w:hint="eastAsia"/>
        </w:rPr>
        <w:t>使本系统的查询方式更为高效的同时，也希望利用本系统对古树名木的保护管理工作有所</w:t>
      </w:r>
      <w:r>
        <w:rPr>
          <w:rFonts w:hint="eastAsia"/>
          <w:lang w:eastAsia="zh-CN"/>
        </w:rPr>
        <w:t>促进</w:t>
      </w:r>
      <w:r>
        <w:rPr>
          <w:rFonts w:hint="eastAsia"/>
        </w:rPr>
        <w:t>，对相关领域生态维护、绿色可持续发展等提供一种技术方法</w:t>
      </w:r>
      <w:r>
        <w:t>。</w:t>
      </w:r>
    </w:p>
    <w:p w14:paraId="3D155A27">
      <w:pPr>
        <w:pStyle w:val="3"/>
        <w:spacing w:before="193"/>
      </w:pPr>
      <w:bookmarkStart w:id="32" w:name="_Toc13329"/>
      <w:bookmarkStart w:id="33" w:name="_Toc13806"/>
      <w:bookmarkStart w:id="34" w:name="_Toc6014"/>
      <w:r>
        <w:rPr>
          <w:rFonts w:hint="eastAsia"/>
        </w:rPr>
        <w:t>1.2</w:t>
      </w:r>
      <w:r>
        <w:rPr>
          <w:rFonts w:hint="eastAsia"/>
          <w:lang w:val="en-US" w:eastAsia="zh-CN"/>
        </w:rPr>
        <w:t xml:space="preserve"> </w:t>
      </w:r>
      <w:r>
        <w:rPr>
          <w:rFonts w:hint="eastAsia"/>
        </w:rPr>
        <w:t>国内外研究现状</w:t>
      </w:r>
      <w:bookmarkEnd w:id="32"/>
      <w:bookmarkEnd w:id="33"/>
      <w:bookmarkEnd w:id="34"/>
    </w:p>
    <w:p w14:paraId="77306C52">
      <w:pPr>
        <w:pStyle w:val="4"/>
      </w:pPr>
      <w:bookmarkStart w:id="35" w:name="_Toc17178"/>
      <w:bookmarkStart w:id="36" w:name="_Toc19217"/>
      <w:bookmarkStart w:id="37" w:name="_Toc3735"/>
      <w:r>
        <w:rPr>
          <w:rFonts w:hint="eastAsia"/>
        </w:rPr>
        <w:t>1.2.1</w:t>
      </w:r>
      <w:r>
        <w:rPr>
          <w:rFonts w:hint="eastAsia"/>
          <w:lang w:val="en-US" w:eastAsia="zh-CN"/>
        </w:rPr>
        <w:t xml:space="preserve"> </w:t>
      </w:r>
      <w:r>
        <w:rPr>
          <w:rFonts w:hint="eastAsia"/>
        </w:rPr>
        <w:t>植物识别</w:t>
      </w:r>
      <w:r>
        <w:rPr>
          <w:rFonts w:hint="eastAsia"/>
          <w:lang w:val="en-US" w:eastAsia="zh-CN"/>
        </w:rPr>
        <w:t>与检索相关技术</w:t>
      </w:r>
      <w:r>
        <w:rPr>
          <w:rFonts w:hint="eastAsia"/>
        </w:rPr>
        <w:t>研究现状</w:t>
      </w:r>
      <w:bookmarkEnd w:id="35"/>
      <w:bookmarkEnd w:id="36"/>
    </w:p>
    <w:p w14:paraId="17B884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植物识别</w:t>
      </w:r>
      <w:r>
        <w:rPr>
          <w:rFonts w:hint="eastAsia"/>
          <w:lang w:val="en-US" w:eastAsia="zh-CN"/>
        </w:rPr>
        <w:t>与图像检索在</w:t>
      </w:r>
      <w:r>
        <w:rPr>
          <w:rFonts w:hint="eastAsia"/>
        </w:rPr>
        <w:t>计算机视觉</w:t>
      </w:r>
      <w:r>
        <w:rPr>
          <w:rFonts w:hint="eastAsia"/>
          <w:lang w:val="en-US" w:eastAsia="zh-CN"/>
        </w:rPr>
        <w:t>领域有着密切联系，二者都依赖于有效的图像特征表示。</w:t>
      </w:r>
      <w:r>
        <w:rPr>
          <w:rFonts w:hint="eastAsia"/>
        </w:rPr>
        <w:t>植物识别主要解决分类问题，即确定植物所属类别；而图像检索则关注相似度排序，即返回与查询最相似的样本。深度哈希学习作为一种高效的特征压缩与相似度计算方法，在</w:t>
      </w:r>
      <w:r>
        <w:rPr>
          <w:rFonts w:hint="eastAsia"/>
          <w:lang w:val="en-US" w:eastAsia="zh-CN"/>
        </w:rPr>
        <w:t>植物识别</w:t>
      </w:r>
      <w:r>
        <w:rPr>
          <w:rFonts w:hint="eastAsia"/>
        </w:rPr>
        <w:t>领域取得了重要进展</w:t>
      </w:r>
      <w:r>
        <w:rPr>
          <w:rFonts w:hint="eastAsia"/>
          <w:vertAlign w:val="superscript"/>
          <w:lang w:eastAsia="zh-CN"/>
        </w:rPr>
        <w:fldChar w:fldCharType="begin"/>
      </w:r>
      <w:r>
        <w:instrText xml:space="preserve"> REF _Ref986610500 \r \h  \* MERGEFORMAT</w:instrText>
      </w:r>
      <w:r>
        <w:rPr>
          <w:rFonts w:hint="eastAsia"/>
          <w:vertAlign w:val="superscript"/>
          <w:lang w:eastAsia="zh-CN"/>
        </w:rPr>
        <w:fldChar w:fldCharType="separate"/>
      </w:r>
      <w:r>
        <w:rPr>
          <w:rFonts w:hint="eastAsia"/>
          <w:vertAlign w:val="superscript"/>
          <w:lang w:eastAsia="zh-CN"/>
        </w:rPr>
        <w:t>[3]</w:t>
      </w:r>
      <w:r>
        <w:rPr>
          <w:rFonts w:hint="eastAsia"/>
          <w:vertAlign w:val="superscript"/>
          <w:lang w:eastAsia="zh-CN"/>
        </w:rPr>
        <w:fldChar w:fldCharType="end"/>
      </w:r>
      <w:r>
        <w:rPr>
          <w:rFonts w:hint="eastAsia"/>
        </w:rPr>
        <w:t>，并为</w:t>
      </w:r>
      <w:r>
        <w:rPr>
          <w:rFonts w:hint="eastAsia"/>
          <w:lang w:eastAsia="zh-CN"/>
        </w:rPr>
        <w:t>多模态检索</w:t>
      </w:r>
      <w:r>
        <w:rPr>
          <w:rFonts w:hint="eastAsia"/>
        </w:rPr>
        <w:t>提供了技术基础</w:t>
      </w:r>
      <w:r>
        <w:rPr>
          <w:rFonts w:hint="eastAsia"/>
          <w:lang w:eastAsia="zh-CN"/>
        </w:rPr>
        <w:t>。</w:t>
      </w:r>
      <w:r>
        <w:rPr>
          <w:rFonts w:hint="eastAsia"/>
        </w:rPr>
        <w:t>本节首先回顾植物识别方法的研究进展，为理解图像特征提取技术奠定基础；然后重点阐述深度哈希学习与</w:t>
      </w:r>
      <w:r>
        <w:rPr>
          <w:rFonts w:hint="eastAsia"/>
          <w:lang w:eastAsia="zh-CN"/>
        </w:rPr>
        <w:t>多模态检索</w:t>
      </w:r>
      <w:r>
        <w:rPr>
          <w:rFonts w:hint="eastAsia"/>
        </w:rPr>
        <w:t>方法的研究现状，为后续</w:t>
      </w:r>
      <w:r>
        <w:rPr>
          <w:rFonts w:hint="eastAsia"/>
          <w:lang w:eastAsia="zh-CN"/>
        </w:rPr>
        <w:t>DHLM</w:t>
      </w:r>
      <w:r>
        <w:rPr>
          <w:rFonts w:hint="eastAsia"/>
        </w:rPr>
        <w:t>模型设计提供理论支撑。</w:t>
      </w:r>
    </w:p>
    <w:p w14:paraId="1CAE7663">
      <w:pPr>
        <w:ind w:firstLine="420"/>
      </w:pPr>
      <w:r>
        <w:rPr>
          <w:rFonts w:hint="eastAsia"/>
        </w:rPr>
        <w:t>（1）基于机器学习的植物识别方法</w:t>
      </w:r>
    </w:p>
    <w:p w14:paraId="127B74D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传统植物识别方法主要依赖手工设计的特征参数（如颜色直方图、纹理参数）</w:t>
      </w:r>
      <w:r>
        <w:rPr>
          <w:rFonts w:hint="eastAsia"/>
          <w:lang w:eastAsia="zh-CN"/>
        </w:rPr>
        <w:t>，</w:t>
      </w:r>
      <w:r>
        <w:rPr>
          <w:rFonts w:hint="eastAsia"/>
        </w:rPr>
        <w:t>通过SVM、</w:t>
      </w:r>
      <w:r>
        <w:rPr>
          <w:rFonts w:hint="eastAsia"/>
          <w:lang w:val="en-US" w:eastAsia="zh-CN"/>
        </w:rPr>
        <w:t>随机森林（</w:t>
      </w:r>
      <w:r>
        <w:rPr>
          <w:rFonts w:hint="eastAsia"/>
        </w:rPr>
        <w:t>RF</w:t>
      </w:r>
      <w:r>
        <w:rPr>
          <w:rFonts w:hint="eastAsia"/>
          <w:lang w:eastAsia="zh-CN"/>
        </w:rPr>
        <w:t>）</w:t>
      </w:r>
      <w:r>
        <w:rPr>
          <w:rFonts w:hint="eastAsia"/>
        </w:rPr>
        <w:t>等分类器实现植物分类</w:t>
      </w:r>
      <w:r>
        <w:rPr>
          <w:rFonts w:hint="eastAsia"/>
          <w:vertAlign w:val="superscript"/>
          <w:lang w:eastAsia="zh-CN"/>
        </w:rPr>
        <w:fldChar w:fldCharType="begin"/>
      </w:r>
      <w:r>
        <w:instrText xml:space="preserve"> REF _Ref987081096 \r \h  \* MERGEFORMAT</w:instrText>
      </w:r>
      <w:r>
        <w:rPr>
          <w:rFonts w:hint="eastAsia"/>
          <w:vertAlign w:val="superscript"/>
          <w:lang w:eastAsia="zh-CN"/>
        </w:rPr>
        <w:fldChar w:fldCharType="separate"/>
      </w:r>
      <w:r>
        <w:rPr>
          <w:rFonts w:hint="eastAsia"/>
          <w:vertAlign w:val="superscript"/>
          <w:lang w:eastAsia="zh-CN"/>
        </w:rPr>
        <w:t>[4]</w:t>
      </w:r>
      <w:r>
        <w:rPr>
          <w:rFonts w:hint="eastAsia"/>
          <w:vertAlign w:val="superscript"/>
          <w:lang w:eastAsia="zh-CN"/>
        </w:rPr>
        <w:fldChar w:fldCharType="end"/>
      </w:r>
      <w:r>
        <w:rPr>
          <w:rFonts w:hint="eastAsia"/>
        </w:rPr>
        <w:t>。这些方法虽取得一定成果，但较难处理复杂细节差异，泛化性较弱，且主要解决分类问题而非检索问题。</w:t>
      </w:r>
    </w:p>
    <w:p w14:paraId="2E1A8A02">
      <w:pPr>
        <w:ind w:firstLine="420"/>
        <w:rPr>
          <w:rFonts w:hint="eastAsia"/>
        </w:rPr>
      </w:pPr>
      <w:r>
        <w:rPr>
          <w:rFonts w:hint="eastAsia"/>
        </w:rPr>
        <w:t>（2）基于深度学习的植物识别方法</w:t>
      </w:r>
    </w:p>
    <w:p w14:paraId="66E6E5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基于CNN的植物识别方法通过自动学习特征表示，在分类精度上显著优于传统方法。ResNet等网络结构以及注意力机制为特征提取提供了有效手段。</w:t>
      </w:r>
    </w:p>
    <w:p w14:paraId="5DA0F60B">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然而，这些方法聚焦于分类任务，通过Softmax输出类别概率；而检索任务需要学习度量空间中的相似性关系，并通过紧凑的二进制哈希码实现高效检索。因此，需进一步研究深度哈希学习方法。</w:t>
      </w:r>
    </w:p>
    <w:p w14:paraId="1B21C52D">
      <w:pPr>
        <w:numPr>
          <w:ilvl w:val="0"/>
          <w:numId w:val="0"/>
        </w:numPr>
        <w:ind w:leftChars="200"/>
        <w:jc w:val="left"/>
        <w:rPr>
          <w:rFonts w:hint="default"/>
          <w:lang w:val="en-US" w:eastAsia="zh-CN"/>
        </w:rPr>
      </w:pPr>
      <w:r>
        <w:rPr>
          <w:rFonts w:hint="eastAsia"/>
          <w:lang w:val="en-US" w:eastAsia="zh-CN"/>
        </w:rPr>
        <w:t>（3）深度哈希学习与图像检索方法</w:t>
      </w:r>
    </w:p>
    <w:p w14:paraId="156DCB1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深度哈希学习是近年来图像检索领域的重要发展方向，其核心思想是通过深度学习模型将高维图像特征映射为紧凑的二进制哈希码，在保证检索精度的同时大幅提升检索效率和降低存储成本。与传统检索方法依赖手工设计特征不同，深度哈希学习通过端到端的神经网络自动学习具有判别性的哈希表示。代表性单模态深度哈希方法包括：DSH（Deep Supervised Hashing）提出了基于成对监督的深度哈希学习框架，通过设计高效的损失函数同时优化特征学习和哈希码生成</w:t>
      </w:r>
      <w:r>
        <w:rPr>
          <w:rFonts w:hint="eastAsia" w:ascii="Times New Roman" w:hAnsi="Times New Roman" w:cs="Times New Roman"/>
          <w:vertAlign w:val="superscript"/>
          <w:lang w:val="en-US" w:eastAsia="zh-CN"/>
        </w:rPr>
        <w:fldChar w:fldCharType="begin"/>
      </w:r>
      <w:r>
        <w:instrText xml:space="preserve"> REF _Ref1002476308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[5]</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；DHN（Deep Hashing Network）进一步探索了深度哈希网络的连续松弛方法，提高了哈希学习的优化效率</w:t>
      </w:r>
      <w:r>
        <w:rPr>
          <w:rFonts w:hint="eastAsia" w:ascii="Times New Roman" w:hAnsi="Times New Roman" w:cs="Times New Roman"/>
          <w:vertAlign w:val="superscript"/>
          <w:lang w:val="en-US" w:eastAsia="zh-CN"/>
        </w:rPr>
        <w:fldChar w:fldCharType="begin"/>
      </w:r>
      <w:r>
        <w:instrText xml:space="preserve"> REF _Ref1002846062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[6]</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；HashNet提出了基于连续学习的深度哈希方法，通过逐步逼近符号函数解决哈希码离散化问题</w:t>
      </w:r>
      <w:r>
        <w:rPr>
          <w:rFonts w:hint="eastAsia" w:ascii="Times New Roman" w:hAnsi="Times New Roman" w:cs="Times New Roman"/>
          <w:vertAlign w:val="superscript"/>
          <w:lang w:val="en-US" w:eastAsia="zh-CN"/>
        </w:rPr>
        <w:fldChar w:fldCharType="begin"/>
      </w:r>
      <w:r>
        <w:instrText xml:space="preserve"> REF _Ref1003148588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[7]</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w:t>
      </w:r>
    </w:p>
    <w:p w14:paraId="67DBCB5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Times New Roman" w:hAnsi="Times New Roman" w:cs="Times New Roman"/>
          <w:lang w:val="en-US" w:eastAsia="zh-CN"/>
        </w:rPr>
      </w:pPr>
      <w:r>
        <w:rPr>
          <w:rFonts w:hint="eastAsia" w:cs="Times New Roman"/>
          <w:kern w:val="2"/>
          <w:sz w:val="24"/>
          <w:szCs w:val="24"/>
          <w:lang w:val="en-US" w:eastAsia="zh-CN" w:bidi="ar-SA"/>
        </w:rPr>
        <w:t>多模态检索学习</w:t>
      </w:r>
      <w:r>
        <w:rPr>
          <w:rFonts w:hint="default" w:ascii="Times New Roman" w:hAnsi="Times New Roman" w:eastAsia="宋体" w:cs="Times New Roman"/>
          <w:kern w:val="2"/>
          <w:sz w:val="24"/>
          <w:szCs w:val="24"/>
          <w:lang w:val="en-US" w:eastAsia="zh-CN" w:bidi="ar-SA"/>
        </w:rPr>
        <w:t>是深度哈希学习的重要分支，旨在实现不同模态数据在统一哈希空间中的对齐。代表性方法包括：PRDH（Pairwise Relationship guided Deep Hashing）通过建模样本对之间的关系，学习具有语义保持性的哈希码</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_Ref1003904903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[8]</w:t>
      </w:r>
      <w:r>
        <w:rPr>
          <w:rFonts w:hint="default" w:ascii="Times New Roman" w:hAnsi="Times New Roman" w:eastAsia="宋体" w:cs="Times New Roman"/>
          <w:kern w:val="2"/>
          <w:sz w:val="24"/>
          <w:szCs w:val="24"/>
          <w:vertAlign w:val="superscript"/>
          <w:lang w:val="en-US" w:eastAsia="zh-CN" w:bidi="ar-SA"/>
        </w:rPr>
        <w:fldChar w:fldCharType="end"/>
      </w:r>
      <w:r>
        <w:rPr>
          <w:rFonts w:hint="eastAsia"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DCMH（Deep Cross-Modal Hashing）将深度哈希学习扩展到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，通过设计模态间相似性保持损失，实现图像-文本的</w:t>
      </w:r>
      <w:r>
        <w:rPr>
          <w:rFonts w:hint="eastAsia" w:cs="Times New Roman"/>
          <w:kern w:val="2"/>
          <w:sz w:val="24"/>
          <w:szCs w:val="24"/>
          <w:lang w:val="en-US" w:eastAsia="zh-CN" w:bidi="ar-SA"/>
        </w:rPr>
        <w:t>多模态检索</w:t>
      </w:r>
      <w:r>
        <w:rPr>
          <w:rFonts w:hint="eastAsia" w:cs="Times New Roman"/>
          <w:kern w:val="2"/>
          <w:sz w:val="24"/>
          <w:szCs w:val="24"/>
          <w:vertAlign w:val="superscript"/>
          <w:lang w:val="en-US" w:eastAsia="zh-CN" w:bidi="ar-SA"/>
        </w:rPr>
        <w:fldChar w:fldCharType="begin"/>
      </w:r>
      <w:r>
        <w:instrText xml:space="preserve"> REF _Ref1004291464 \r \h  \* MERGEFORMAT</w:instrText>
      </w:r>
      <w:r>
        <w:rPr>
          <w:rFonts w:hint="eastAsia" w:cs="Times New Roman"/>
          <w:kern w:val="2"/>
          <w:sz w:val="24"/>
          <w:szCs w:val="24"/>
          <w:vertAlign w:val="superscript"/>
          <w:lang w:val="en-US" w:eastAsia="zh-CN" w:bidi="ar-SA"/>
        </w:rPr>
        <w:fldChar w:fldCharType="separate"/>
      </w:r>
      <w:r>
        <w:rPr>
          <w:rFonts w:hint="eastAsia" w:cs="Times New Roman"/>
          <w:kern w:val="2"/>
          <w:sz w:val="24"/>
          <w:szCs w:val="24"/>
          <w:vertAlign w:val="superscript"/>
          <w:lang w:val="en-US" w:eastAsia="zh-CN" w:bidi="ar-SA"/>
        </w:rPr>
        <w:t>[9]</w:t>
      </w:r>
      <w:r>
        <w:rPr>
          <w:rFonts w:hint="eastAsia"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；SSAH（Self-Supervised Adversarial Hashing）引入对抗学习机制，增强了</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模态特征的一致性和判别性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_Ref1004678025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[10]</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3D4EA1A7">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default" w:ascii="Times New Roman" w:hAnsi="Times New Roman" w:cs="Times New Roman"/>
          <w:lang w:val="en-US" w:eastAsia="zh-CN"/>
        </w:rPr>
      </w:pPr>
      <w:r>
        <w:rPr>
          <w:rFonts w:hint="default" w:ascii="Times New Roman" w:hAnsi="Times New Roman" w:eastAsia="宋体" w:cs="Times New Roman"/>
          <w:kern w:val="2"/>
          <w:sz w:val="24"/>
          <w:szCs w:val="24"/>
          <w:lang w:val="en-US" w:eastAsia="zh-CN" w:bidi="ar-SA"/>
        </w:rPr>
        <w:t>近年来，</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模态哈希方法持续演进。PromptHash首次将Prompt Learning引入该领域，融合State Space Model与Transformer网络，实现了更高效的语义对齐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_Ref1005081393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[11]</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。Deep Evidential Hashing将证据理论引入</w:t>
      </w:r>
      <w:r>
        <w:rPr>
          <w:rFonts w:hint="eastAsia" w:cs="Times New Roman"/>
          <w:kern w:val="2"/>
          <w:sz w:val="24"/>
          <w:szCs w:val="24"/>
          <w:lang w:val="en-US" w:eastAsia="zh-CN" w:bidi="ar-SA"/>
        </w:rPr>
        <w:t>多模态哈希</w:t>
      </w:r>
      <w:r>
        <w:rPr>
          <w:rFonts w:hint="default" w:ascii="Times New Roman" w:hAnsi="Times New Roman" w:eastAsia="宋体"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以便于</w:t>
      </w:r>
      <w:r>
        <w:rPr>
          <w:rFonts w:hint="default" w:ascii="Times New Roman" w:hAnsi="Times New Roman" w:eastAsia="宋体" w:cs="Times New Roman"/>
          <w:kern w:val="2"/>
          <w:sz w:val="24"/>
          <w:szCs w:val="24"/>
          <w:lang w:val="en-US" w:eastAsia="zh-CN" w:bidi="ar-SA"/>
        </w:rPr>
        <w:t>量化检索结果的可靠性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_Ref1006879742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[12]</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。Lightweight Contrastive Distilled Hashing结合知识蒸馏与对比学习，实现轻量级在线检索</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_Ref1007182268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[13]</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。MuseHash将监督贝叶斯学习引入多模态哈希表示学习，为多模态特征融合提供了新的优化视角</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_Ref1010039458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[14]</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6E068723">
      <w:pPr>
        <w:keepNext w:val="0"/>
        <w:keepLines w:val="0"/>
        <w:pageBreakBefore w:val="0"/>
        <w:widowControl w:val="0"/>
        <w:kinsoku/>
        <w:wordWrap/>
        <w:overflowPunct/>
        <w:topLinePunct w:val="0"/>
        <w:autoSpaceDE/>
        <w:autoSpaceDN/>
        <w:bidi w:val="0"/>
        <w:adjustRightInd/>
        <w:snapToGrid/>
        <w:spacing w:line="300" w:lineRule="auto"/>
        <w:ind w:leftChars="0" w:firstLine="480" w:firstLineChars="200"/>
        <w:jc w:val="left"/>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综上所述，深度哈希学习方法已经从单模态扩展到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，从浅层特征映射发展到深度语义对齐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_Ref1019350536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[15]</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。然而，现有研究主要面向通用图像检索任务，针对古树名木等特定领域的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模态检索方法仍较少。特别是如何结合ResNet</w:t>
      </w:r>
      <w:r>
        <w:rPr>
          <w:rFonts w:hint="eastAsia" w:cs="Times New Roman"/>
          <w:kern w:val="2"/>
          <w:sz w:val="24"/>
          <w:szCs w:val="24"/>
          <w:lang w:val="en-US" w:eastAsia="zh-CN" w:bidi="ar-SA"/>
        </w:rPr>
        <w:t>和</w:t>
      </w:r>
      <w:r>
        <w:rPr>
          <w:rFonts w:hint="default" w:ascii="Times New Roman" w:hAnsi="Times New Roman" w:eastAsia="宋体" w:cs="Times New Roman"/>
          <w:kern w:val="2"/>
          <w:sz w:val="24"/>
          <w:szCs w:val="24"/>
          <w:lang w:val="en-US" w:eastAsia="zh-CN" w:bidi="ar-SA"/>
        </w:rPr>
        <w:t>LocationEncoder等强大的特征提取器，设计适合古树名木特点的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模态哈希学习框架，仍有待深入研究。</w:t>
      </w:r>
    </w:p>
    <w:p w14:paraId="030BDC7E">
      <w:pPr>
        <w:pStyle w:val="4"/>
      </w:pPr>
      <w:bookmarkStart w:id="38" w:name="_Toc24964"/>
      <w:bookmarkStart w:id="39" w:name="_Toc406"/>
      <w:r>
        <w:rPr>
          <w:rFonts w:hint="eastAsia"/>
        </w:rPr>
        <w:t>1.2.2</w:t>
      </w:r>
      <w:bookmarkEnd w:id="38"/>
      <w:bookmarkEnd w:id="39"/>
      <w:r>
        <w:rPr>
          <w:rFonts w:hint="eastAsia"/>
          <w:lang w:val="en-US" w:eastAsia="zh-CN"/>
        </w:rPr>
        <w:t xml:space="preserve"> 多模态融合与地理位置元数据检索研究现状</w:t>
      </w:r>
    </w:p>
    <w:p w14:paraId="79166EB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模态是指信息的表达形式，如图像、地理位置元数据、视频与声音等。单模态识别是一种只利用一种模态的信息来完成识别的任务。但是，单一模态的识别存在着信息缺失</w:t>
      </w:r>
      <w:r>
        <w:rPr>
          <w:rFonts w:hint="eastAsia"/>
          <w:lang w:val="en-US" w:eastAsia="zh-CN"/>
        </w:rPr>
        <w:t>与</w:t>
      </w:r>
      <w:r>
        <w:rPr>
          <w:rFonts w:hint="eastAsia"/>
        </w:rPr>
        <w:t>语义鸿沟等问题。为此，多模态融合成为人工智能研究的热点，其目标是将多模态信息进行融合，提高识别精度与鲁棒性。</w:t>
      </w:r>
    </w:p>
    <w:p w14:paraId="3CF02A4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不同模态之间的差异以及不同的语义信息，给多模态融合带来了挑战。地理位置元数据（</w:t>
      </w:r>
      <w:r>
        <w:rPr>
          <w:rFonts w:hint="eastAsia"/>
          <w:lang w:eastAsia="zh-CN"/>
        </w:rPr>
        <w:t>Location Metadata</w:t>
      </w:r>
      <w:r>
        <w:rPr>
          <w:rFonts w:hint="eastAsia"/>
        </w:rPr>
        <w:t>）作为重要的空间信息载体，在图像检索中发挥着关键作用。与传统文本模态不同，地理位置元数据以结构化坐标形式（</w:t>
      </w:r>
      <w:r>
        <w:rPr>
          <w:rFonts w:hint="eastAsia"/>
          <w:lang w:eastAsia="zh-CN"/>
        </w:rPr>
        <w:t>位置坐标</w:t>
      </w:r>
      <w:r>
        <w:rPr>
          <w:rFonts w:hint="eastAsia"/>
        </w:rPr>
        <w:t>）提供精确的空间定位信息，与</w:t>
      </w:r>
      <w:r>
        <w:rPr>
          <w:rFonts w:hint="eastAsia"/>
          <w:lang w:eastAsia="zh-CN"/>
        </w:rPr>
        <w:t>图像特征</w:t>
      </w:r>
      <w:r>
        <w:rPr>
          <w:rFonts w:hint="eastAsia"/>
        </w:rPr>
        <w:t>形成互补</w:t>
      </w:r>
      <w:r>
        <w:t>。</w:t>
      </w:r>
      <w:r>
        <w:rPr>
          <w:rFonts w:hint="eastAsia"/>
        </w:rPr>
        <w:t>早期研究主要关注基于地理位置的图像检索（Geo-localization），通过匹配</w:t>
      </w:r>
      <w:r>
        <w:rPr>
          <w:rFonts w:hint="eastAsia"/>
          <w:lang w:eastAsia="zh-CN"/>
        </w:rPr>
        <w:t>图像特征</w:t>
      </w:r>
      <w:r>
        <w:rPr>
          <w:rFonts w:hint="eastAsia"/>
        </w:rPr>
        <w:t>与地理数据库实现定位</w:t>
      </w:r>
      <w:r>
        <w:rPr>
          <w:rFonts w:hint="eastAsia"/>
          <w:lang w:eastAsia="zh-CN"/>
        </w:rPr>
        <w:t>。</w:t>
      </w:r>
      <w:r>
        <w:rPr>
          <w:rFonts w:hint="eastAsia"/>
        </w:rPr>
        <w:t>M</w:t>
      </w:r>
      <w:r>
        <w:rPr>
          <w:rFonts w:hint="eastAsia"/>
          <w:lang w:val="en-US" w:eastAsia="zh-CN"/>
        </w:rPr>
        <w:t>ai</w:t>
      </w:r>
      <w:r>
        <w:rPr>
          <w:rFonts w:hint="eastAsia"/>
        </w:rPr>
        <w:t>等</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提出的Space2Vec模型使用多尺度正弦编码将地理坐标映射为高维特征向量，显著提升了位置建模的精度。C</w:t>
      </w:r>
      <w:r>
        <w:rPr>
          <w:rFonts w:hint="eastAsia"/>
          <w:lang w:val="en-US" w:eastAsia="zh-CN"/>
        </w:rPr>
        <w:t>hu</w:t>
      </w:r>
      <w:r>
        <w:rPr>
          <w:rFonts w:hint="eastAsia"/>
        </w:rPr>
        <w:t>等</w:t>
      </w:r>
      <w:r>
        <w:rPr>
          <w:rFonts w:hint="eastAsia"/>
          <w:vertAlign w:val="superscript"/>
          <w:lang w:eastAsia="zh-CN"/>
        </w:rPr>
        <w:fldChar w:fldCharType="begin"/>
      </w:r>
      <w:r>
        <w:instrText xml:space="preserve"> REF _Ref1027317054 \r \h  \* MERGEFORMAT</w:instrText>
      </w:r>
      <w:r>
        <w:rPr>
          <w:rFonts w:hint="eastAsia"/>
          <w:vertAlign w:val="superscript"/>
          <w:lang w:eastAsia="zh-CN"/>
        </w:rPr>
        <w:fldChar w:fldCharType="separate"/>
      </w:r>
      <w:r>
        <w:rPr>
          <w:rFonts w:hint="eastAsia"/>
          <w:vertAlign w:val="superscript"/>
          <w:lang w:eastAsia="zh-CN"/>
        </w:rPr>
        <w:t>[17]</w:t>
      </w:r>
      <w:r>
        <w:rPr>
          <w:rFonts w:hint="eastAsia"/>
          <w:vertAlign w:val="superscript"/>
          <w:lang w:eastAsia="zh-CN"/>
        </w:rPr>
        <w:fldChar w:fldCharType="end"/>
      </w:r>
      <w:r>
        <w:rPr>
          <w:rFonts w:hint="eastAsia"/>
        </w:rPr>
        <w:t>提出的Geo-Aware Networks系统研究了地理感知图像分类方法，为图像-位置融合奠定了基础。随着深度学习发展，研究者开始探索将位置坐标编码为稠密向量表示，与图像特征在统一空间中对齐的方法</w:t>
      </w:r>
      <w:r>
        <w:rPr>
          <w:rFonts w:hint="eastAsia"/>
          <w:vertAlign w:val="superscript"/>
          <w:lang w:eastAsia="zh-CN"/>
        </w:rPr>
        <w:fldChar w:fldCharType="begin"/>
      </w:r>
      <w:r>
        <w:instrText xml:space="preserve"> REF _Ref1027955720 \r \h  \* MERGEFORMAT</w:instrText>
      </w:r>
      <w:r>
        <w:rPr>
          <w:rFonts w:hint="eastAsia"/>
          <w:vertAlign w:val="superscript"/>
          <w:lang w:eastAsia="zh-CN"/>
        </w:rPr>
        <w:fldChar w:fldCharType="separate"/>
      </w:r>
      <w:r>
        <w:rPr>
          <w:rFonts w:hint="eastAsia"/>
          <w:vertAlign w:val="superscript"/>
          <w:lang w:eastAsia="zh-CN"/>
        </w:rPr>
        <w:t>[18]</w:t>
      </w:r>
      <w:r>
        <w:rPr>
          <w:rFonts w:hint="eastAsia"/>
          <w:vertAlign w:val="superscript"/>
          <w:lang w:eastAsia="zh-CN"/>
        </w:rPr>
        <w:fldChar w:fldCharType="end"/>
      </w:r>
      <w:r>
        <w:rPr>
          <w:rFonts w:hint="eastAsia"/>
          <w:vertAlign w:val="superscript"/>
          <w:lang w:eastAsia="zh-CN"/>
        </w:rPr>
        <w:t>。</w:t>
      </w:r>
    </w:p>
    <w:p w14:paraId="2AF8A41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近年来，多模态检索技术逐步向细粒度特征对齐与高效哈希表示方向发展。2021年以来，研究者开始关注如何高效融合异构模态数据，特别是图像与数值型元数据（如地理坐标、时间戳等）的联合表示学习</w:t>
      </w:r>
      <w:r>
        <w:rPr>
          <w:rFonts w:hint="eastAsia"/>
          <w:vertAlign w:val="superscript"/>
          <w:lang w:eastAsia="zh-CN"/>
        </w:rPr>
        <w:fldChar w:fldCharType="begin"/>
      </w:r>
      <w:r>
        <w:instrText xml:space="preserve"> REF _Ref1028661614 \r \h  \* MERGEFORMAT</w:instrText>
      </w:r>
      <w:r>
        <w:rPr>
          <w:rFonts w:hint="eastAsia"/>
          <w:vertAlign w:val="superscript"/>
          <w:lang w:eastAsia="zh-CN"/>
        </w:rPr>
        <w:fldChar w:fldCharType="separate"/>
      </w:r>
      <w:r>
        <w:rPr>
          <w:rFonts w:hint="eastAsia"/>
          <w:vertAlign w:val="superscript"/>
          <w:lang w:eastAsia="zh-CN"/>
        </w:rPr>
        <w:t>[19]</w:t>
      </w:r>
      <w:r>
        <w:rPr>
          <w:rFonts w:hint="eastAsia"/>
          <w:vertAlign w:val="superscript"/>
          <w:lang w:eastAsia="zh-CN"/>
        </w:rPr>
        <w:fldChar w:fldCharType="end"/>
      </w:r>
      <w:r>
        <w:rPr>
          <w:rFonts w:hint="eastAsia"/>
        </w:rPr>
        <w:t>。对比学习方法的引入为图像与地理位置的联合建模提供了新思路，通过将原始</w:t>
      </w:r>
      <w:r>
        <w:rPr>
          <w:rFonts w:hint="eastAsia"/>
          <w:lang w:eastAsia="zh-CN"/>
        </w:rPr>
        <w:t>位置坐标</w:t>
      </w:r>
      <w:r>
        <w:rPr>
          <w:rFonts w:hint="eastAsia"/>
        </w:rPr>
        <w:t>与</w:t>
      </w:r>
      <w:r>
        <w:rPr>
          <w:rFonts w:hint="eastAsia"/>
          <w:lang w:eastAsia="zh-CN"/>
        </w:rPr>
        <w:t>图像特征</w:t>
      </w:r>
      <w:r>
        <w:rPr>
          <w:rFonts w:hint="eastAsia"/>
        </w:rPr>
        <w:t>对齐，</w:t>
      </w:r>
      <w:r>
        <w:rPr>
          <w:rFonts w:hint="eastAsia"/>
          <w:lang w:val="en-US" w:eastAsia="zh-CN"/>
        </w:rPr>
        <w:t>为将位置作为独立模态提供了新思路</w:t>
      </w:r>
      <w:r>
        <w:rPr>
          <w:rFonts w:hint="eastAsia"/>
        </w:rPr>
        <w:t>。全球范围的位置嵌入技术使用卫星图像预训练位置编码器，实现了跨地理空间的统一表示，为地理空间广泛分布的古树名木检索提供了技术支撑</w:t>
      </w:r>
      <w:r>
        <w:rPr>
          <w:rFonts w:hint="eastAsia"/>
          <w:lang w:eastAsia="zh-CN"/>
        </w:rPr>
        <w:t>。</w:t>
      </w:r>
      <w:r>
        <w:rPr>
          <w:rFonts w:hint="eastAsia"/>
        </w:rPr>
        <w:t>GeoCLIP通过</w:t>
      </w:r>
      <w:r>
        <w:rPr>
          <w:rFonts w:hint="eastAsia"/>
          <w:lang w:val="en-US" w:eastAsia="zh-CN"/>
        </w:rPr>
        <w:t>对比学习</w:t>
      </w:r>
      <w:r>
        <w:rPr>
          <w:rFonts w:hint="eastAsia"/>
        </w:rPr>
        <w:t>实现图像与地理位置的全局对齐，为</w:t>
      </w:r>
      <w:r>
        <w:rPr>
          <w:rFonts w:hint="eastAsia"/>
          <w:lang w:eastAsia="zh-CN"/>
        </w:rPr>
        <w:t>多模态</w:t>
      </w:r>
      <w:r>
        <w:rPr>
          <w:rFonts w:hint="eastAsia"/>
        </w:rPr>
        <w:t>地理定位提供了有效方案</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w:t>
      </w:r>
    </w:p>
    <w:bookmarkEnd w:id="37"/>
    <w:p w14:paraId="007285A4">
      <w:pPr>
        <w:pStyle w:val="3"/>
        <w:spacing w:before="193"/>
        <w:rPr>
          <w:color w:val="FF0000"/>
        </w:rPr>
      </w:pPr>
      <w:bookmarkStart w:id="40" w:name="_Toc11943"/>
      <w:bookmarkStart w:id="41" w:name="_Toc24000"/>
      <w:bookmarkStart w:id="42" w:name="_Toc27864"/>
      <w:r>
        <w:rPr>
          <w:rFonts w:eastAsia="宋体"/>
        </w:rPr>
        <w:t>1.3</w:t>
      </w:r>
      <w:r>
        <w:rPr>
          <w:rFonts w:hint="eastAsia" w:eastAsia="宋体"/>
          <w:lang w:val="en-US" w:eastAsia="zh-CN"/>
        </w:rPr>
        <w:t xml:space="preserve"> </w:t>
      </w:r>
      <w:r>
        <w:rPr>
          <w:rFonts w:hint="eastAsia" w:ascii="黑体" w:hAnsi="黑体" w:cs="黑体"/>
        </w:rPr>
        <w:t>研究内容</w:t>
      </w:r>
      <w:bookmarkEnd w:id="40"/>
      <w:r>
        <w:rPr>
          <w:rFonts w:hint="eastAsia" w:ascii="黑体" w:hAnsi="黑体" w:cs="黑体"/>
        </w:rPr>
        <w:t>及技术路线</w:t>
      </w:r>
      <w:bookmarkEnd w:id="41"/>
      <w:bookmarkEnd w:id="42"/>
    </w:p>
    <w:p w14:paraId="447D9E59">
      <w:pPr>
        <w:keepNext w:val="0"/>
        <w:keepLines w:val="0"/>
        <w:pageBreakBefore w:val="0"/>
        <w:widowControl w:val="0"/>
        <w:kinsoku/>
        <w:wordWrap/>
        <w:overflowPunct/>
        <w:topLinePunct w:val="0"/>
        <w:autoSpaceDE/>
        <w:autoSpaceDN/>
        <w:bidi w:val="0"/>
        <w:adjustRightInd/>
        <w:snapToGrid/>
        <w:ind w:firstLine="480" w:firstLineChars="200"/>
        <w:textAlignment w:val="auto"/>
      </w:pPr>
      <w:r>
        <w:t>古树名木是我国生态文明建设不可或缺的一部分，记录着众多历史文化</w:t>
      </w:r>
      <w:r>
        <w:rPr>
          <w:rFonts w:hint="eastAsia"/>
        </w:rPr>
        <w:t>和</w:t>
      </w:r>
      <w:r>
        <w:t>生态系统等信息</w:t>
      </w:r>
      <w:r>
        <w:rPr>
          <w:rFonts w:hint="eastAsia"/>
        </w:rPr>
        <w:t>。为有效提升古树名木在实际管理中的</w:t>
      </w:r>
      <w:r>
        <w:rPr>
          <w:rFonts w:hint="eastAsia"/>
          <w:lang w:val="en-US" w:eastAsia="zh-CN"/>
        </w:rPr>
        <w:t>检索</w:t>
      </w:r>
      <w:r>
        <w:rPr>
          <w:rFonts w:hint="eastAsia"/>
        </w:rPr>
        <w:t>能力，本文旨在构建一个融合</w:t>
      </w:r>
      <w:r>
        <w:rPr>
          <w:rFonts w:hint="eastAsia"/>
          <w:lang w:val="en-US" w:eastAsia="zh-CN"/>
        </w:rPr>
        <w:t>图像与地理位置元数据的多模态哈希展示与检索系统</w:t>
      </w:r>
      <w:r>
        <w:rPr>
          <w:rFonts w:hint="eastAsia"/>
        </w:rPr>
        <w:t>。研究围绕古树名木</w:t>
      </w:r>
      <w:r>
        <w:rPr>
          <w:rFonts w:hint="eastAsia"/>
          <w:lang w:val="en-US" w:eastAsia="zh-CN"/>
        </w:rPr>
        <w:t>多模态检索中的语义鸿沟</w:t>
      </w:r>
      <w:r>
        <w:rPr>
          <w:rFonts w:hint="eastAsia"/>
        </w:rPr>
        <w:t>、哈希码量化损失以及检索效率等关键问题展开。本文提出了一种</w:t>
      </w:r>
      <w:r>
        <w:rPr>
          <w:rFonts w:hint="default"/>
          <w:sz w:val="24"/>
        </w:rPr>
        <w:t>基于深度哈希学习的多模态检索模型</w:t>
      </w:r>
      <w:r>
        <w:rPr>
          <w:rFonts w:hint="eastAsia"/>
          <w:sz w:val="24"/>
          <w:lang w:val="en-US" w:eastAsia="zh-CN"/>
        </w:rPr>
        <w:t>DHLM</w:t>
      </w:r>
      <w:r>
        <w:rPr>
          <w:rFonts w:hint="eastAsia"/>
        </w:rPr>
        <w:t>（</w:t>
      </w:r>
      <w:r>
        <w:rPr>
          <w:rFonts w:hint="default"/>
          <w:sz w:val="24"/>
        </w:rPr>
        <w:t>Deep Hashing Learning Multi-modal Network</w:t>
      </w:r>
      <w:r>
        <w:rPr>
          <w:rFonts w:hint="eastAsia"/>
        </w:rPr>
        <w:t>），</w:t>
      </w:r>
      <w:r>
        <w:rPr>
          <w:rFonts w:hint="eastAsia"/>
          <w:sz w:val="24"/>
          <w:lang w:val="en-US" w:eastAsia="zh-CN"/>
        </w:rPr>
        <w:t>通过</w:t>
      </w:r>
      <w:r>
        <w:rPr>
          <w:rFonts w:hint="default"/>
          <w:sz w:val="24"/>
        </w:rPr>
        <w:t>将多模态融合技术融入深度哈希检索框架，实现</w:t>
      </w:r>
      <w:r>
        <w:rPr>
          <w:rFonts w:hint="eastAsia"/>
          <w:sz w:val="24"/>
          <w:lang w:val="en-US" w:eastAsia="zh-CN"/>
        </w:rPr>
        <w:t>以图搜图、</w:t>
      </w:r>
      <w:r>
        <w:rPr>
          <w:rFonts w:hint="default"/>
          <w:sz w:val="24"/>
        </w:rPr>
        <w:t>以图搜位置</w:t>
      </w:r>
      <w:r>
        <w:rPr>
          <w:rFonts w:hint="eastAsia"/>
          <w:sz w:val="24"/>
          <w:lang w:val="en-US" w:eastAsia="zh-CN"/>
        </w:rPr>
        <w:t>和</w:t>
      </w:r>
      <w:r>
        <w:rPr>
          <w:rFonts w:hint="default"/>
          <w:sz w:val="24"/>
        </w:rPr>
        <w:t>以位置搜图的</w:t>
      </w:r>
      <w:r>
        <w:rPr>
          <w:rFonts w:hint="eastAsia"/>
          <w:sz w:val="24"/>
          <w:lang w:val="en-US" w:eastAsia="zh-CN"/>
        </w:rPr>
        <w:t>多模态</w:t>
      </w:r>
      <w:r>
        <w:rPr>
          <w:rFonts w:hint="default"/>
          <w:sz w:val="24"/>
        </w:rPr>
        <w:t>检索能力</w:t>
      </w:r>
      <w:r>
        <w:rPr>
          <w:rFonts w:hint="eastAsia"/>
          <w:sz w:val="24"/>
          <w:lang w:eastAsia="zh-CN"/>
        </w:rPr>
        <w:t>。</w:t>
      </w:r>
      <w:r>
        <w:rPr>
          <w:rFonts w:hint="eastAsia"/>
        </w:rPr>
        <w:t>本文主要研究内容如下：</w:t>
      </w:r>
    </w:p>
    <w:p w14:paraId="223097E6">
      <w:pPr>
        <w:ind w:firstLine="420"/>
      </w:pPr>
      <w:r>
        <w:rPr>
          <w:rFonts w:hint="eastAsia"/>
        </w:rPr>
        <w:t>（1）</w:t>
      </w:r>
      <w:r>
        <w:rPr>
          <w:rFonts w:hint="default"/>
          <w:sz w:val="24"/>
        </w:rPr>
        <w:t>基于</w:t>
      </w:r>
      <w:r>
        <w:rPr>
          <w:rFonts w:hint="eastAsia"/>
          <w:sz w:val="24"/>
          <w:lang w:val="en-US" w:eastAsia="zh-CN"/>
        </w:rPr>
        <w:t>深度哈希学习的多模态检索模型</w:t>
      </w:r>
      <w:r>
        <w:rPr>
          <w:rFonts w:hint="eastAsia"/>
          <w:lang w:val="en-US" w:eastAsia="zh-CN"/>
        </w:rPr>
        <w:t>的</w:t>
      </w:r>
      <w:r>
        <w:rPr>
          <w:rFonts w:hint="eastAsia"/>
        </w:rPr>
        <w:t>设计与实现</w:t>
      </w:r>
    </w:p>
    <w:p w14:paraId="3D401025">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pPr>
      <w:r>
        <w:rPr>
          <w:rFonts w:hint="eastAsia" w:ascii="Times New Roman" w:hAnsi="Times New Roman" w:eastAsia="宋体" w:cs="Times New Roman"/>
          <w:kern w:val="2"/>
          <w:sz w:val="24"/>
          <w:szCs w:val="24"/>
          <w:lang w:val="en-US" w:eastAsia="zh-CN" w:bidi="ar-SA"/>
        </w:rPr>
        <w:t>针对古树名木</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模态检索中语义鸿沟和检索效率等问题，本文提出</w:t>
      </w:r>
      <w:r>
        <w:rPr>
          <w:rFonts w:hint="eastAsia" w:cs="Times New Roman"/>
          <w:kern w:val="2"/>
          <w:sz w:val="24"/>
          <w:szCs w:val="24"/>
          <w:lang w:val="en-US" w:eastAsia="zh-CN" w:bidi="ar-SA"/>
        </w:rPr>
        <w:t>DHLM</w:t>
      </w:r>
      <w:r>
        <w:rPr>
          <w:rFonts w:hint="eastAsia" w:ascii="Times New Roman" w:hAnsi="Times New Roman" w:eastAsia="宋体" w:cs="Times New Roman"/>
          <w:kern w:val="2"/>
          <w:sz w:val="24"/>
          <w:szCs w:val="24"/>
          <w:lang w:val="en-US" w:eastAsia="zh-CN" w:bidi="ar-SA"/>
        </w:rPr>
        <w:t>模型，由</w:t>
      </w:r>
      <w:r>
        <w:rPr>
          <w:rFonts w:hint="eastAsia" w:cs="Times New Roman"/>
          <w:kern w:val="2"/>
          <w:sz w:val="24"/>
          <w:szCs w:val="24"/>
          <w:lang w:val="en-US" w:eastAsia="zh-CN" w:bidi="ar-SA"/>
        </w:rPr>
        <w:t>图像与位置特征编码层</w:t>
      </w:r>
      <w:r>
        <w:rPr>
          <w:rFonts w:hint="eastAsia" w:ascii="Times New Roman" w:hAnsi="Times New Roman" w:eastAsia="宋体" w:cs="Times New Roman"/>
          <w:kern w:val="2"/>
          <w:sz w:val="24"/>
          <w:szCs w:val="24"/>
          <w:lang w:val="en-US" w:eastAsia="zh-CN" w:bidi="ar-SA"/>
        </w:rPr>
        <w:t>、</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哈希层</w:t>
      </w:r>
      <w:r>
        <w:rPr>
          <w:rFonts w:hint="eastAsia" w:cs="Times New Roman"/>
          <w:kern w:val="2"/>
          <w:sz w:val="24"/>
          <w:szCs w:val="24"/>
          <w:lang w:val="en-US" w:eastAsia="zh-CN" w:bidi="ar-SA"/>
        </w:rPr>
        <w:t>和检索层四</w:t>
      </w:r>
      <w:r>
        <w:rPr>
          <w:rFonts w:hint="eastAsia" w:ascii="Times New Roman" w:hAnsi="Times New Roman" w:eastAsia="宋体" w:cs="Times New Roman"/>
          <w:kern w:val="2"/>
          <w:sz w:val="24"/>
          <w:szCs w:val="24"/>
          <w:lang w:val="en-US" w:eastAsia="zh-CN" w:bidi="ar-SA"/>
        </w:rPr>
        <w:t>个</w:t>
      </w:r>
      <w:r>
        <w:rPr>
          <w:rFonts w:hint="eastAsia" w:cs="Times New Roman"/>
          <w:kern w:val="2"/>
          <w:sz w:val="24"/>
          <w:szCs w:val="24"/>
          <w:lang w:val="en-US" w:eastAsia="zh-CN" w:bidi="ar-SA"/>
        </w:rPr>
        <w:t>核心</w:t>
      </w:r>
      <w:r>
        <w:rPr>
          <w:rFonts w:hint="eastAsia" w:ascii="Times New Roman" w:hAnsi="Times New Roman" w:eastAsia="宋体" w:cs="Times New Roman"/>
          <w:kern w:val="2"/>
          <w:sz w:val="24"/>
          <w:szCs w:val="24"/>
          <w:lang w:val="en-US" w:eastAsia="zh-CN" w:bidi="ar-SA"/>
        </w:rPr>
        <w:t>部分组成</w:t>
      </w:r>
      <w:r>
        <w:rPr>
          <w:rFonts w:hint="eastAsia" w:cs="Times New Roman"/>
          <w:kern w:val="2"/>
          <w:sz w:val="24"/>
          <w:szCs w:val="24"/>
          <w:lang w:val="en-US" w:eastAsia="zh-CN" w:bidi="ar-SA"/>
        </w:rPr>
        <w:t>，并设计多损失联合优化策略贯穿训练过程。</w:t>
      </w:r>
      <w:r>
        <w:rPr>
          <w:rFonts w:hint="eastAsia" w:ascii="Times New Roman" w:hAnsi="Times New Roman" w:eastAsia="宋体" w:cs="Times New Roman"/>
          <w:kern w:val="2"/>
          <w:sz w:val="24"/>
          <w:szCs w:val="24"/>
          <w:lang w:val="en-US" w:eastAsia="zh-CN" w:bidi="ar-SA"/>
        </w:rPr>
        <w:t>在</w:t>
      </w:r>
      <w:r>
        <w:rPr>
          <w:rFonts w:hint="eastAsia" w:cs="Times New Roman"/>
          <w:kern w:val="2"/>
          <w:sz w:val="24"/>
          <w:szCs w:val="24"/>
          <w:lang w:val="en-US" w:eastAsia="zh-CN" w:bidi="ar-SA"/>
        </w:rPr>
        <w:t>图像与位置特征编码层</w:t>
      </w:r>
      <w:r>
        <w:rPr>
          <w:rFonts w:hint="eastAsia" w:ascii="Times New Roman" w:hAnsi="Times New Roman" w:eastAsia="宋体" w:cs="Times New Roman"/>
          <w:kern w:val="2"/>
          <w:sz w:val="24"/>
          <w:szCs w:val="24"/>
          <w:lang w:val="en-US" w:eastAsia="zh-CN" w:bidi="ar-SA"/>
        </w:rPr>
        <w:t>，采用ResNet-50提取图像特征，LocationEncoder编码地理位置元数据特征；在多模态融合层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采用特征拼接构建统一语义空间，并通过多路融合策略验证确定拼接方案为最优</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在哈希层，构建FC-Tanh-Sign和量化损失模块，通过引入Triplet Loss和Contrastive Loss</w:t>
      </w:r>
      <w:r>
        <w:rPr>
          <w:rFonts w:hint="eastAsia" w:cs="Times New Roman"/>
          <w:kern w:val="2"/>
          <w:sz w:val="24"/>
          <w:szCs w:val="24"/>
          <w:lang w:val="en-US" w:eastAsia="zh-CN" w:bidi="ar-SA"/>
        </w:rPr>
        <w:t>等</w:t>
      </w:r>
      <w:r>
        <w:rPr>
          <w:rFonts w:hint="eastAsia" w:ascii="Times New Roman" w:hAnsi="Times New Roman" w:eastAsia="宋体" w:cs="Times New Roman"/>
          <w:kern w:val="2"/>
          <w:sz w:val="24"/>
          <w:szCs w:val="24"/>
          <w:lang w:val="en-US" w:eastAsia="zh-CN" w:bidi="ar-SA"/>
        </w:rPr>
        <w:t>进行度量学习优化，提升网络对古树名木的多模态对齐能力。</w:t>
      </w:r>
    </w:p>
    <w:p w14:paraId="5DB8411E">
      <w:pPr>
        <w:ind w:firstLine="420"/>
      </w:pPr>
      <w:r>
        <w:rPr>
          <w:rFonts w:hint="eastAsia"/>
        </w:rPr>
        <w:t>（2）验证</w:t>
      </w:r>
      <w:r>
        <w:rPr>
          <w:rFonts w:hint="eastAsia" w:cs="Times New Roman"/>
          <w:kern w:val="2"/>
          <w:sz w:val="24"/>
          <w:szCs w:val="24"/>
          <w:lang w:val="en-US" w:eastAsia="zh-CN" w:bidi="ar-SA"/>
        </w:rPr>
        <w:t>DHLM</w:t>
      </w:r>
      <w:r>
        <w:rPr>
          <w:rFonts w:hint="eastAsia"/>
        </w:rPr>
        <w:t>模型性能的实验设计</w:t>
      </w:r>
    </w:p>
    <w:p w14:paraId="00A70866">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为验证所提出模型的有效性和先进性，使</w:t>
      </w:r>
      <w:r>
        <w:rPr>
          <w:rFonts w:hint="eastAsia" w:cs="Times New Roman"/>
          <w:kern w:val="2"/>
          <w:sz w:val="24"/>
          <w:szCs w:val="24"/>
          <w:lang w:val="en-US" w:eastAsia="zh-CN" w:bidi="ar-SA"/>
        </w:rPr>
        <w:t>DHLM</w:t>
      </w:r>
      <w:r>
        <w:rPr>
          <w:rFonts w:hint="eastAsia" w:ascii="Times New Roman" w:hAnsi="Times New Roman" w:eastAsia="宋体" w:cs="Times New Roman"/>
          <w:kern w:val="2"/>
          <w:sz w:val="24"/>
          <w:szCs w:val="24"/>
          <w:lang w:val="en-US" w:eastAsia="zh-CN" w:bidi="ar-SA"/>
        </w:rPr>
        <w:t>模型性能得到客观的综合评估，文章采用</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通用数据集预训练+领域数据集验证</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的分层实验策略。首先，在iNaturalist 2018</w:t>
      </w:r>
      <w:r>
        <w:rPr>
          <w:rFonts w:hint="eastAsia" w:ascii="Times New Roman" w:hAnsi="Times New Roman" w:eastAsia="宋体" w:cs="Times New Roman"/>
          <w:kern w:val="2"/>
          <w:sz w:val="24"/>
          <w:szCs w:val="24"/>
          <w:vertAlign w:val="superscript"/>
          <w:lang w:val="en-US" w:eastAsia="zh-CN" w:bidi="ar-SA"/>
        </w:rPr>
        <w:fldChar w:fldCharType="begin"/>
      </w:r>
      <w:r>
        <w:instrText xml:space="preserve"> REF _Ref1031350734 \r \h  \* MERGEFORMAT</w:instrText>
      </w:r>
      <w:r>
        <w:rPr>
          <w:rFonts w:hint="eastAsia" w:ascii="Times New Roman" w:hAnsi="Times New Roman" w:eastAsia="宋体" w:cs="Times New Roman"/>
          <w:kern w:val="2"/>
          <w:sz w:val="24"/>
          <w:szCs w:val="24"/>
          <w:vertAlign w:val="superscript"/>
          <w:lang w:val="en-US" w:eastAsia="zh-CN" w:bidi="ar-SA"/>
        </w:rPr>
        <w:fldChar w:fldCharType="separate"/>
      </w:r>
      <w:r>
        <w:rPr>
          <w:rFonts w:hint="eastAsia" w:ascii="Times New Roman" w:hAnsi="Times New Roman" w:eastAsia="宋体" w:cs="Times New Roman"/>
          <w:kern w:val="2"/>
          <w:sz w:val="24"/>
          <w:szCs w:val="24"/>
          <w:vertAlign w:val="superscript"/>
          <w:lang w:val="en-US" w:eastAsia="zh-CN" w:bidi="ar-SA"/>
        </w:rPr>
        <w:t>[21]</w:t>
      </w:r>
      <w:r>
        <w:rPr>
          <w:rFonts w:hint="eastAsia" w:ascii="Times New Roman" w:hAnsi="Times New Roman" w:eastAsia="宋体" w:cs="Times New Roman"/>
          <w:kern w:val="2"/>
          <w:sz w:val="24"/>
          <w:szCs w:val="24"/>
          <w:vertAlign w:val="superscript"/>
          <w:lang w:val="en-US" w:eastAsia="zh-CN" w:bidi="ar-SA"/>
        </w:rPr>
        <w:fldChar w:fldCharType="end"/>
      </w:r>
      <w:r>
        <w:rPr>
          <w:rFonts w:hint="eastAsia" w:ascii="Times New Roman" w:hAnsi="Times New Roman" w:eastAsia="宋体" w:cs="Times New Roman"/>
          <w:kern w:val="2"/>
          <w:sz w:val="24"/>
          <w:szCs w:val="24"/>
          <w:lang w:val="en-US" w:eastAsia="zh-CN" w:bidi="ar-SA"/>
        </w:rPr>
        <w:t>大规模通用植物数据集上进行模型预训练、基线对比实验与消融实验，利用其丰富的样本量和规范的标注体系，检验DHLM在通用植物检索场景中的基础能力和跨类别泛化性能，并分析多模态融合机制及联合损失函数等各模块的独立贡献；其次，在自建BFATH古树名木数据集上进行领域微调与系统演示验证，验证模型在真实古树名木场景中的迁移有效性。实验结果表明，基于深度哈希学习的多模态检索模型在通用植物检索和古树名木检索任务中均优于基于单模态数据的检索效果。</w:t>
      </w:r>
    </w:p>
    <w:p w14:paraId="22F9E522">
      <w:pPr>
        <w:ind w:firstLine="420"/>
      </w:pPr>
      <w:r>
        <w:rPr>
          <w:rFonts w:hint="eastAsia"/>
        </w:rPr>
        <w:t>（3）</w:t>
      </w:r>
      <w:r>
        <w:rPr>
          <w:rFonts w:hint="eastAsia"/>
          <w:lang w:eastAsia="zh-CN"/>
        </w:rPr>
        <w:t>古树名木多模态展示与检索</w:t>
      </w:r>
      <w:r>
        <w:rPr>
          <w:rFonts w:hint="eastAsia"/>
        </w:rPr>
        <w:t>系统的设计与实现</w:t>
      </w:r>
    </w:p>
    <w:p w14:paraId="0651F81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rPr>
        <w:t>为满足古树名木在实际管理中的检索应用需求，本文针对古树名木保护与管理的实际需求构建了</w:t>
      </w:r>
      <w:r>
        <w:rPr>
          <w:rFonts w:hint="eastAsia"/>
          <w:lang w:eastAsia="zh-CN"/>
        </w:rPr>
        <w:t>古树名木多模态展示与检索</w:t>
      </w:r>
      <w:r>
        <w:rPr>
          <w:rFonts w:hint="eastAsia"/>
        </w:rPr>
        <w:t>系统，前端使用Vue开发用户界面，后端采用SpringBoot做数据处理与服务管理，实现古树名木</w:t>
      </w:r>
      <w:r>
        <w:rPr>
          <w:rFonts w:hint="eastAsia"/>
          <w:lang w:val="en-US" w:eastAsia="zh-CN"/>
        </w:rPr>
        <w:t>数据上传</w:t>
      </w:r>
      <w:r>
        <w:rPr>
          <w:rFonts w:hint="eastAsia"/>
        </w:rPr>
        <w:t>、</w:t>
      </w:r>
      <w:r>
        <w:rPr>
          <w:rFonts w:hint="eastAsia"/>
          <w:lang w:val="en-US" w:eastAsia="zh-CN"/>
        </w:rPr>
        <w:t>古树名木信息查询</w:t>
      </w:r>
      <w:r>
        <w:rPr>
          <w:rFonts w:hint="eastAsia"/>
        </w:rPr>
        <w:t>与用户管理</w:t>
      </w:r>
      <w:r>
        <w:rPr>
          <w:rFonts w:hint="eastAsia"/>
          <w:lang w:eastAsia="zh-CN"/>
        </w:rPr>
        <w:t>、</w:t>
      </w:r>
      <w:r>
        <w:rPr>
          <w:rFonts w:hint="eastAsia"/>
          <w:lang w:val="en-US" w:eastAsia="zh-CN"/>
        </w:rPr>
        <w:t>古树名木多模态检索与用户管理等功能</w:t>
      </w:r>
      <w:r>
        <w:rPr>
          <w:rFonts w:hint="eastAsia"/>
        </w:rPr>
        <w:t>，通过集成</w:t>
      </w:r>
      <w:r>
        <w:rPr>
          <w:rFonts w:hint="eastAsia" w:cs="Times New Roman"/>
          <w:kern w:val="2"/>
          <w:sz w:val="24"/>
          <w:szCs w:val="24"/>
          <w:lang w:val="en-US" w:eastAsia="zh-CN" w:bidi="ar-SA"/>
        </w:rPr>
        <w:t>DHLM模型</w:t>
      </w:r>
      <w:r>
        <w:rPr>
          <w:rFonts w:hint="eastAsia"/>
          <w:lang w:val="en-US" w:eastAsia="zh-CN"/>
        </w:rPr>
        <w:t>检索多模态检索能力。</w:t>
      </w:r>
      <w:r>
        <w:rPr>
          <w:rFonts w:hint="eastAsia"/>
          <w:lang w:val="en-US" w:eastAsia="zh-CN"/>
        </w:rPr>
        <w:tab/>
      </w:r>
    </w:p>
    <w:p w14:paraId="524A434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t>本文从</w:t>
      </w:r>
      <w:r>
        <w:rPr>
          <w:rFonts w:hint="eastAsia"/>
        </w:rPr>
        <w:t>算法</w:t>
      </w:r>
      <w:r>
        <w:t>模型设计、</w:t>
      </w:r>
      <w:r>
        <w:rPr>
          <w:rFonts w:hint="eastAsia"/>
          <w:lang w:val="en-US" w:eastAsia="zh-CN"/>
        </w:rPr>
        <w:t>多模态特征融合到</w:t>
      </w:r>
      <w:r>
        <w:t>系统部署</w:t>
      </w:r>
      <w:r>
        <w:rPr>
          <w:rFonts w:hint="eastAsia"/>
        </w:rPr>
        <w:t>等</w:t>
      </w:r>
      <w:r>
        <w:t>，构建了一个古树名木</w:t>
      </w:r>
      <w:r>
        <w:rPr>
          <w:rFonts w:hint="eastAsia"/>
          <w:lang w:val="en-US" w:eastAsia="zh-CN"/>
        </w:rPr>
        <w:t>检索系统</w:t>
      </w:r>
      <w:r>
        <w:rPr>
          <w:rFonts w:hint="eastAsia"/>
        </w:rPr>
        <w:t>，</w:t>
      </w:r>
      <w:r>
        <w:t>有效提升了</w:t>
      </w:r>
      <w:r>
        <w:rPr>
          <w:rFonts w:hint="eastAsia"/>
          <w:lang w:val="en-US" w:eastAsia="zh-CN"/>
        </w:rPr>
        <w:t>古树名木检索</w:t>
      </w:r>
      <w:r>
        <w:t>精度与效率，为古树名木信息的数字化管理</w:t>
      </w:r>
      <w:r>
        <w:rPr>
          <w:rFonts w:hint="eastAsia"/>
        </w:rPr>
        <w:t>及应用</w:t>
      </w:r>
      <w:r>
        <w:t>提供可行</w:t>
      </w:r>
      <w:r>
        <w:rPr>
          <w:rFonts w:hint="eastAsia"/>
        </w:rPr>
        <w:t>方案</w:t>
      </w:r>
      <w:r>
        <w:t>与技术</w:t>
      </w:r>
      <w:r>
        <w:rPr>
          <w:rFonts w:hint="eastAsia"/>
        </w:rPr>
        <w:t>保障。</w:t>
      </w:r>
    </w:p>
    <w:p w14:paraId="3D01F24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color w:val="000000"/>
          <w:kern w:val="0"/>
          <w:sz w:val="21"/>
          <w:szCs w:val="21"/>
          <w:lang w:eastAsia="zh-CN" w:bidi="ar"/>
        </w:rPr>
      </w:pPr>
      <w:r>
        <w:rPr>
          <w:rFonts w:hint="eastAsia"/>
        </w:rPr>
        <w:t>本文技术路线如</w:t>
      </w:r>
      <w:r>
        <w:rPr>
          <w:rFonts w:hint="eastAsia"/>
          <w:lang w:val="en-US" w:eastAsia="zh-CN"/>
        </w:rPr>
        <w:t>下</w:t>
      </w:r>
      <w:r>
        <w:rPr>
          <w:rFonts w:hint="eastAsia"/>
        </w:rPr>
        <w:t>图1.1所示</w:t>
      </w:r>
      <w:r>
        <w:rPr>
          <w:rFonts w:hint="eastAsia"/>
          <w:lang w:eastAsia="zh-CN"/>
        </w:rPr>
        <w:t>：</w:t>
      </w:r>
    </w:p>
    <w:p w14:paraId="39C180A8">
      <w:pPr>
        <w:rPr>
          <w:rFonts w:hint="eastAsia" w:eastAsia="宋体"/>
          <w:lang w:eastAsia="zh-CN"/>
        </w:rPr>
      </w:pPr>
    </w:p>
    <w:p w14:paraId="006A8C80">
      <w:pPr>
        <w:jc w:val="center"/>
        <w:rPr>
          <w:rFonts w:ascii="宋体" w:hAnsi="宋体" w:cs="宋体"/>
          <w:color w:val="000000"/>
          <w:kern w:val="0"/>
          <w:sz w:val="21"/>
          <w:szCs w:val="21"/>
          <w:lang w:bidi="ar"/>
        </w:rPr>
      </w:pPr>
    </w:p>
    <w:p w14:paraId="759BAF5D">
      <w:pPr>
        <w:ind w:left="0" w:leftChars="0" w:firstLine="0" w:firstLineChars="0"/>
        <w:jc w:val="both"/>
        <w:rPr>
          <w:rFonts w:hint="eastAsia" w:ascii="宋体" w:hAnsi="宋体" w:eastAsia="宋体" w:cs="宋体"/>
          <w:color w:val="000000"/>
          <w:kern w:val="0"/>
          <w:sz w:val="21"/>
          <w:szCs w:val="21"/>
          <w:lang w:eastAsia="zh-CN" w:bidi="ar"/>
        </w:rPr>
      </w:pPr>
      <w:r>
        <w:rPr>
          <w:rFonts w:hint="eastAsia" w:ascii="宋体" w:hAnsi="宋体" w:eastAsia="宋体" w:cs="宋体"/>
          <w:color w:val="000000"/>
          <w:kern w:val="0"/>
          <w:sz w:val="21"/>
          <w:szCs w:val="21"/>
          <w:lang w:eastAsia="zh-CN" w:bidi="ar"/>
        </w:rPr>
        <w:drawing>
          <wp:inline distT="0" distB="0" distL="114300" distR="114300">
            <wp:extent cx="5575300" cy="2851150"/>
            <wp:effectExtent l="0" t="0" r="0" b="6350"/>
            <wp:docPr id="7" name="图片 7" descr="第一章-1.1 技术路线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第一章-1.1 技术路线图-2"/>
                    <pic:cNvPicPr>
                      <a:picLocks noChangeAspect="1"/>
                    </pic:cNvPicPr>
                  </pic:nvPicPr>
                  <pic:blipFill>
                    <a:blip r:embed="rId33">
                      <a:extLst>
                        <a:ext uri="{96DAC541-7B7A-43D3-8B79-37D633B846F1}">
                          <asvg:svgBlip xmlns:asvg="http://schemas.microsoft.com/office/drawing/2016/SVG/main" r:embed="rId34"/>
                        </a:ext>
                      </a:extLst>
                    </a:blip>
                    <a:stretch>
                      <a:fillRect/>
                    </a:stretch>
                  </pic:blipFill>
                  <pic:spPr>
                    <a:xfrm>
                      <a:off x="0" y="0"/>
                      <a:ext cx="5575300" cy="2851150"/>
                    </a:xfrm>
                    <a:prstGeom prst="rect">
                      <a:avLst/>
                    </a:prstGeom>
                  </pic:spPr>
                </pic:pic>
              </a:graphicData>
            </a:graphic>
          </wp:inline>
        </w:drawing>
      </w:r>
    </w:p>
    <w:p w14:paraId="538FCA3B">
      <w:pPr>
        <w:widowControl/>
        <w:jc w:val="center"/>
      </w:pPr>
      <w:r>
        <w:rPr>
          <w:rFonts w:ascii="宋体" w:hAnsi="宋体" w:cs="宋体"/>
          <w:color w:val="000000"/>
          <w:kern w:val="0"/>
          <w:sz w:val="21"/>
          <w:szCs w:val="21"/>
          <w:lang w:bidi="ar"/>
        </w:rPr>
        <w:t>图</w:t>
      </w:r>
      <w:r>
        <w:rPr>
          <w:color w:val="000000"/>
          <w:kern w:val="0"/>
          <w:sz w:val="21"/>
          <w:szCs w:val="21"/>
          <w:lang w:bidi="ar"/>
        </w:rPr>
        <w:t>1.</w:t>
      </w:r>
      <w:r>
        <w:rPr>
          <w:rFonts w:hint="eastAsia"/>
          <w:color w:val="000000"/>
          <w:kern w:val="0"/>
          <w:sz w:val="21"/>
          <w:szCs w:val="21"/>
          <w:lang w:val="en-US" w:eastAsia="zh-CN" w:bidi="ar"/>
        </w:rPr>
        <w:t xml:space="preserve">1 </w:t>
      </w:r>
      <w:r>
        <w:rPr>
          <w:rFonts w:ascii="宋体" w:hAnsi="宋体" w:cs="宋体"/>
          <w:color w:val="000000"/>
          <w:kern w:val="0"/>
          <w:sz w:val="21"/>
          <w:szCs w:val="21"/>
          <w:lang w:bidi="ar"/>
        </w:rPr>
        <w:t>技术路线图</w:t>
      </w:r>
    </w:p>
    <w:p w14:paraId="0A8719DB">
      <w:pPr>
        <w:widowControl/>
        <w:jc w:val="center"/>
        <w:rPr>
          <w:color w:val="000000"/>
          <w:kern w:val="0"/>
          <w:sz w:val="21"/>
          <w:szCs w:val="21"/>
          <w:lang w:bidi="ar"/>
        </w:rPr>
      </w:pPr>
      <w:r>
        <w:rPr>
          <w:color w:val="000000"/>
          <w:kern w:val="0"/>
          <w:sz w:val="21"/>
          <w:szCs w:val="21"/>
          <w:lang w:bidi="ar"/>
        </w:rPr>
        <w:t>Figure</w:t>
      </w:r>
      <w:r>
        <w:rPr>
          <w:rFonts w:hint="eastAsia"/>
          <w:color w:val="000000"/>
          <w:kern w:val="0"/>
          <w:sz w:val="21"/>
          <w:szCs w:val="21"/>
          <w:lang w:val="en-US" w:eastAsia="zh-CN" w:bidi="ar"/>
        </w:rPr>
        <w:t xml:space="preserve"> </w:t>
      </w:r>
      <w:r>
        <w:rPr>
          <w:color w:val="000000"/>
          <w:kern w:val="0"/>
          <w:sz w:val="21"/>
          <w:szCs w:val="21"/>
          <w:lang w:bidi="ar"/>
        </w:rPr>
        <w:t xml:space="preserve">1.1 </w:t>
      </w:r>
      <w:bookmarkStart w:id="43" w:name="_Toc24157"/>
      <w:r>
        <w:rPr>
          <w:rFonts w:hint="eastAsia"/>
          <w:color w:val="000000"/>
          <w:kern w:val="0"/>
          <w:sz w:val="21"/>
          <w:szCs w:val="21"/>
          <w:lang w:bidi="ar"/>
        </w:rPr>
        <w:t>Technical Route Diagram</w:t>
      </w:r>
    </w:p>
    <w:p w14:paraId="23C32137">
      <w:pPr>
        <w:widowControl/>
        <w:jc w:val="both"/>
        <w:rPr>
          <w:color w:val="000000"/>
          <w:kern w:val="0"/>
          <w:sz w:val="21"/>
          <w:szCs w:val="21"/>
          <w:lang w:bidi="ar"/>
        </w:rPr>
      </w:pPr>
    </w:p>
    <w:p w14:paraId="3FFA9EA9">
      <w:pPr>
        <w:pStyle w:val="3"/>
        <w:spacing w:before="193"/>
        <w:rPr>
          <w:color w:val="FF0000"/>
        </w:rPr>
      </w:pPr>
      <w:bookmarkStart w:id="44" w:name="_Toc30488"/>
      <w:bookmarkStart w:id="45" w:name="_Toc9919"/>
      <w:r>
        <w:rPr>
          <w:rFonts w:eastAsia="宋体"/>
        </w:rPr>
        <w:t>1.4</w:t>
      </w:r>
      <w:r>
        <w:rPr>
          <w:rFonts w:hint="eastAsia" w:eastAsia="宋体"/>
          <w:lang w:val="en-US" w:eastAsia="zh-CN"/>
        </w:rPr>
        <w:t xml:space="preserve"> </w:t>
      </w:r>
      <w:r>
        <w:rPr>
          <w:rFonts w:hint="eastAsia" w:ascii="黑体" w:hAnsi="黑体" w:cs="黑体"/>
        </w:rPr>
        <w:t>论文组织架构</w:t>
      </w:r>
      <w:bookmarkEnd w:id="43"/>
      <w:bookmarkEnd w:id="44"/>
      <w:bookmarkEnd w:id="45"/>
    </w:p>
    <w:p w14:paraId="0CA5871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本文划分为五个章节进行讨论，</w:t>
      </w:r>
      <w:r>
        <w:rPr>
          <w:rFonts w:ascii="宋体" w:hAnsi="宋体" w:cs="宋体"/>
        </w:rPr>
        <w:t>具体内容安排如下</w:t>
      </w:r>
      <w:r>
        <w:rPr>
          <w:rFonts w:hint="eastAsia"/>
        </w:rPr>
        <w:t>：</w:t>
      </w:r>
    </w:p>
    <w:p w14:paraId="453C8B6B">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1</w:t>
      </w:r>
      <w:r>
        <w:rPr>
          <w:rFonts w:hint="eastAsia"/>
        </w:rPr>
        <w:t>章：绪论。本章从古树名木保护与</w:t>
      </w:r>
      <w:r>
        <w:rPr>
          <w:rFonts w:hint="eastAsia"/>
          <w:lang w:val="en-US" w:eastAsia="zh-CN"/>
        </w:rPr>
        <w:t>检索</w:t>
      </w:r>
      <w:r>
        <w:rPr>
          <w:rFonts w:hint="eastAsia"/>
        </w:rPr>
        <w:t>在生态文明建设中的研究意义出发，提出了古树名木</w:t>
      </w:r>
      <w:r>
        <w:rPr>
          <w:rFonts w:hint="eastAsia"/>
          <w:lang w:val="en-US" w:eastAsia="zh-CN"/>
        </w:rPr>
        <w:t>多</w:t>
      </w:r>
      <w:r>
        <w:rPr>
          <w:rFonts w:hint="eastAsia"/>
        </w:rPr>
        <w:t>模态检索中的语义鸿沟和哈希</w:t>
      </w:r>
      <w:r>
        <w:rPr>
          <w:rFonts w:hint="eastAsia"/>
          <w:lang w:val="en-US" w:eastAsia="zh-CN"/>
        </w:rPr>
        <w:t>码</w:t>
      </w:r>
      <w:r>
        <w:rPr>
          <w:rFonts w:hint="eastAsia"/>
        </w:rPr>
        <w:t>量化等问题，并介绍了国内外</w:t>
      </w:r>
      <w:r>
        <w:rPr>
          <w:rFonts w:hint="eastAsia"/>
          <w:lang w:val="en-US" w:eastAsia="zh-CN"/>
        </w:rPr>
        <w:t>植物</w:t>
      </w:r>
      <w:r>
        <w:rPr>
          <w:rFonts w:hint="eastAsia"/>
        </w:rPr>
        <w:t>识别</w:t>
      </w:r>
      <w:r>
        <w:rPr>
          <w:rFonts w:hint="eastAsia"/>
          <w:lang w:eastAsia="zh-CN"/>
        </w:rPr>
        <w:t>、</w:t>
      </w:r>
      <w:r>
        <w:rPr>
          <w:rFonts w:hint="eastAsia"/>
        </w:rPr>
        <w:t>深度</w:t>
      </w:r>
      <w:r>
        <w:rPr>
          <w:rFonts w:hint="eastAsia"/>
          <w:lang w:val="en-US" w:eastAsia="zh-CN"/>
        </w:rPr>
        <w:t>哈希</w:t>
      </w:r>
      <w:r>
        <w:rPr>
          <w:rFonts w:hint="eastAsia"/>
        </w:rPr>
        <w:t>学习</w:t>
      </w:r>
      <w:r>
        <w:rPr>
          <w:rFonts w:hint="eastAsia"/>
          <w:lang w:val="en-US" w:eastAsia="zh-CN"/>
        </w:rPr>
        <w:t>与多模态检索</w:t>
      </w:r>
      <w:r>
        <w:rPr>
          <w:rFonts w:hint="eastAsia"/>
        </w:rPr>
        <w:t>技术的研究现状，最后，阐述本文的主要研究内容和技术路线。</w:t>
      </w:r>
    </w:p>
    <w:p w14:paraId="3EBD70B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2</w:t>
      </w:r>
      <w:r>
        <w:rPr>
          <w:rFonts w:hint="eastAsia"/>
        </w:rPr>
        <w:t>章：相关理论基础。本章主要介绍深度</w:t>
      </w:r>
      <w:r>
        <w:rPr>
          <w:rFonts w:hint="eastAsia"/>
          <w:lang w:val="en-US" w:eastAsia="zh-CN"/>
        </w:rPr>
        <w:t>哈希</w:t>
      </w:r>
      <w:r>
        <w:rPr>
          <w:rFonts w:hint="eastAsia"/>
        </w:rPr>
        <w:t>学习与</w:t>
      </w:r>
      <w:r>
        <w:rPr>
          <w:rFonts w:hint="eastAsia"/>
          <w:lang w:val="en-US" w:eastAsia="zh-CN"/>
        </w:rPr>
        <w:t>多模态检索</w:t>
      </w:r>
      <w:r>
        <w:rPr>
          <w:rFonts w:hint="eastAsia"/>
        </w:rPr>
        <w:t>的技术背景。首先，介绍CNN的基本结构和深度学习模型的发展，包括</w:t>
      </w:r>
      <w:r>
        <w:rPr>
          <w:rFonts w:hint="eastAsia"/>
          <w:lang w:val="en-US" w:eastAsia="zh-CN"/>
        </w:rPr>
        <w:t>ResNet、LocationEncoder等模型的关键结构</w:t>
      </w:r>
      <w:r>
        <w:rPr>
          <w:rFonts w:hint="eastAsia"/>
        </w:rPr>
        <w:t>；其次，介绍</w:t>
      </w:r>
      <w:r>
        <w:rPr>
          <w:rFonts w:hint="eastAsia"/>
          <w:lang w:val="en-US" w:eastAsia="zh-CN"/>
        </w:rPr>
        <w:t>深度哈希学习原理</w:t>
      </w:r>
      <w:r>
        <w:rPr>
          <w:rFonts w:hint="eastAsia"/>
        </w:rPr>
        <w:t>，包括Triplet Loss、Contrastive Loss等</w:t>
      </w:r>
      <w:r>
        <w:rPr>
          <w:rFonts w:hint="eastAsia"/>
          <w:lang w:val="en-US" w:eastAsia="zh-CN"/>
        </w:rPr>
        <w:t>损失函数</w:t>
      </w:r>
      <w:r>
        <w:rPr>
          <w:rFonts w:hint="eastAsia"/>
        </w:rPr>
        <w:t>方法，并</w:t>
      </w:r>
      <w:r>
        <w:rPr>
          <w:rFonts w:hint="eastAsia"/>
          <w:lang w:val="en-US" w:eastAsia="zh-CN"/>
        </w:rPr>
        <w:t>对其</w:t>
      </w:r>
      <w:r>
        <w:rPr>
          <w:rFonts w:hint="eastAsia"/>
        </w:rPr>
        <w:t>优缺点</w:t>
      </w:r>
      <w:r>
        <w:rPr>
          <w:rFonts w:hint="eastAsia"/>
          <w:lang w:val="en-US" w:eastAsia="zh-CN"/>
        </w:rPr>
        <w:t>进行</w:t>
      </w:r>
      <w:r>
        <w:rPr>
          <w:rFonts w:hint="eastAsia"/>
        </w:rPr>
        <w:t>分析</w:t>
      </w:r>
      <w:r>
        <w:rPr>
          <w:rFonts w:hint="eastAsia"/>
          <w:lang w:val="en-US" w:eastAsia="zh-CN"/>
        </w:rPr>
        <w:t>讨论</w:t>
      </w:r>
      <w:r>
        <w:rPr>
          <w:rFonts w:hint="eastAsia"/>
        </w:rPr>
        <w:t>。最后，介绍</w:t>
      </w:r>
      <w:r>
        <w:rPr>
          <w:rFonts w:hint="eastAsia"/>
          <w:lang w:val="en-US" w:eastAsia="zh-CN"/>
        </w:rPr>
        <w:t>多</w:t>
      </w:r>
      <w:r>
        <w:rPr>
          <w:rFonts w:hint="eastAsia"/>
        </w:rPr>
        <w:t>模态</w:t>
      </w:r>
      <w:r>
        <w:rPr>
          <w:rFonts w:hint="eastAsia"/>
          <w:lang w:val="en-US" w:eastAsia="zh-CN"/>
        </w:rPr>
        <w:t>检索技术</w:t>
      </w:r>
      <w:r>
        <w:rPr>
          <w:rFonts w:hint="eastAsia"/>
        </w:rPr>
        <w:t>的发展，如</w:t>
      </w:r>
      <w:r>
        <w:rPr>
          <w:rFonts w:hint="eastAsia"/>
          <w:lang w:val="en-US" w:eastAsia="zh-CN"/>
        </w:rPr>
        <w:t>多</w:t>
      </w:r>
      <w:r>
        <w:rPr>
          <w:rFonts w:hint="eastAsia"/>
        </w:rPr>
        <w:t>模态</w:t>
      </w:r>
      <w:r>
        <w:rPr>
          <w:rFonts w:hint="eastAsia"/>
          <w:lang w:val="en-US" w:eastAsia="zh-CN"/>
        </w:rPr>
        <w:t>特征对齐</w:t>
      </w:r>
      <w:r>
        <w:rPr>
          <w:rFonts w:hint="eastAsia"/>
        </w:rPr>
        <w:t>和多模态融合技术的分类。</w:t>
      </w:r>
    </w:p>
    <w:p w14:paraId="04993AE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3</w:t>
      </w:r>
      <w:r>
        <w:rPr>
          <w:rFonts w:hint="eastAsia"/>
        </w:rPr>
        <w:t>章：基于深度哈希学习的</w:t>
      </w:r>
      <w:r>
        <w:rPr>
          <w:rFonts w:hint="eastAsia"/>
          <w:lang w:val="en-US" w:eastAsia="zh-CN"/>
        </w:rPr>
        <w:t>多</w:t>
      </w:r>
      <w:r>
        <w:rPr>
          <w:rFonts w:hint="eastAsia"/>
        </w:rPr>
        <w:t>模态检索模型。本章提出了基于ResNet-50、</w:t>
      </w:r>
      <w:r>
        <w:rPr>
          <w:rFonts w:hint="eastAsia"/>
          <w:lang w:val="en-US" w:eastAsia="zh-CN"/>
        </w:rPr>
        <w:t>LocationEncoder</w:t>
      </w:r>
      <w:r>
        <w:rPr>
          <w:rFonts w:hint="eastAsia"/>
        </w:rPr>
        <w:t>和哈希层量化机制的</w:t>
      </w:r>
      <w:r>
        <w:rPr>
          <w:rFonts w:hint="eastAsia"/>
          <w:lang w:eastAsia="zh-CN"/>
        </w:rPr>
        <w:t>DHLM</w:t>
      </w:r>
      <w:r>
        <w:rPr>
          <w:rFonts w:hint="eastAsia"/>
        </w:rPr>
        <w:t>模型，提出结合Triplet Loss/Contrastive Loss和量化损失解决多模态信息融合和哈希优化问题；通过多路融合策略验证确定特征拼接为最优融合方案。最后，通过与HashNet、DCH和MDSH三个基线模型的对比实验，融合策略对比实验、消融实验和超参数敏感性分析，验证模型在检索准确性和泛化能力上的优势。</w:t>
      </w:r>
    </w:p>
    <w:p w14:paraId="05765CE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4</w:t>
      </w:r>
      <w:r>
        <w:rPr>
          <w:rFonts w:hint="eastAsia"/>
        </w:rPr>
        <w:t>章：古树名木多模态展示与检索系统。本章设计与实现基于B/S结构的</w:t>
      </w:r>
      <w:r>
        <w:rPr>
          <w:rFonts w:hint="eastAsia"/>
          <w:lang w:eastAsia="zh-CN"/>
        </w:rPr>
        <w:t>古树名木多模态展示与检索</w:t>
      </w:r>
      <w:r>
        <w:rPr>
          <w:rFonts w:hint="eastAsia"/>
        </w:rPr>
        <w:t>系统，技术栈采用Vue及SpringBoot框架进行前后端设计，集成DHLM模型实现多模态检索。基于需求分析进行数据库设计，实现了</w:t>
      </w:r>
      <w:r>
        <w:rPr>
          <w:rFonts w:hint="eastAsia"/>
          <w:lang w:val="en-US" w:eastAsia="zh-CN"/>
        </w:rPr>
        <w:t>古树名木数据上传</w:t>
      </w:r>
      <w:r>
        <w:rPr>
          <w:rFonts w:hint="eastAsia"/>
        </w:rPr>
        <w:t>、</w:t>
      </w:r>
      <w:r>
        <w:rPr>
          <w:rFonts w:hint="eastAsia"/>
          <w:lang w:val="en-US" w:eastAsia="zh-CN"/>
        </w:rPr>
        <w:t>古树名木信息查询</w:t>
      </w:r>
      <w:r>
        <w:rPr>
          <w:rFonts w:hint="eastAsia"/>
        </w:rPr>
        <w:t>、古树名木</w:t>
      </w:r>
      <w:r>
        <w:rPr>
          <w:rFonts w:hint="eastAsia"/>
          <w:lang w:val="en-US" w:eastAsia="zh-CN"/>
        </w:rPr>
        <w:t>多模态检索</w:t>
      </w:r>
      <w:r>
        <w:rPr>
          <w:rFonts w:hint="eastAsia"/>
        </w:rPr>
        <w:t>和</w:t>
      </w:r>
      <w:r>
        <w:rPr>
          <w:rFonts w:hint="eastAsia"/>
          <w:lang w:val="en-US" w:eastAsia="zh-CN"/>
        </w:rPr>
        <w:t>用户管理</w:t>
      </w:r>
      <w:r>
        <w:rPr>
          <w:rFonts w:hint="eastAsia"/>
        </w:rPr>
        <w:t>等功能，并对系统进行了功能测试与性能测试来验证系统的可行性。</w:t>
      </w:r>
    </w:p>
    <w:p w14:paraId="28D6FCB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5</w:t>
      </w:r>
      <w:r>
        <w:rPr>
          <w:rFonts w:hint="eastAsia"/>
        </w:rPr>
        <w:t>章：总结与展望。本章对全文工作与研究成果进行总结，并从模型层面、融合机制层面、实验验证层面、系统层面和应用层面分析当前研究的局限性与未来发展方向。</w:t>
      </w:r>
      <w:r>
        <w:br w:type="page"/>
      </w:r>
    </w:p>
    <w:p w14:paraId="5AA99015">
      <w:pPr>
        <w:ind w:firstLine="480"/>
        <w:sectPr>
          <w:headerReference r:id="rId15" w:type="default"/>
          <w:footerReference r:id="rId17" w:type="default"/>
          <w:headerReference r:id="rId16" w:type="even"/>
          <w:footerReference r:id="rId18" w:type="even"/>
          <w:type w:val="continuous"/>
          <w:pgSz w:w="11906" w:h="16838"/>
          <w:pgMar w:top="1701" w:right="1417" w:bottom="1417" w:left="1701" w:header="1134" w:footer="1134" w:gutter="0"/>
          <w:pgBorders>
            <w:top w:val="none" w:sz="0" w:space="0"/>
            <w:left w:val="none" w:sz="0" w:space="0"/>
            <w:bottom w:val="none" w:sz="0" w:space="0"/>
            <w:right w:val="none" w:sz="0" w:space="0"/>
          </w:pgBorders>
          <w:pgNumType w:start="1"/>
          <w:cols w:space="0" w:num="1"/>
          <w:docGrid w:type="lines" w:linePitch="387" w:charSpace="0"/>
        </w:sectPr>
      </w:pPr>
    </w:p>
    <w:p w14:paraId="360957C9">
      <w:pPr>
        <w:pStyle w:val="2"/>
        <w:spacing w:before="193" w:after="193"/>
      </w:pPr>
      <w:bookmarkStart w:id="46" w:name="_Toc2785"/>
      <w:bookmarkStart w:id="47" w:name="_Toc3913"/>
      <w:bookmarkStart w:id="48" w:name="_Toc23898"/>
      <w:r>
        <w:t>2</w:t>
      </w:r>
      <w:bookmarkEnd w:id="46"/>
      <w:bookmarkEnd w:id="47"/>
      <w:r>
        <w:rPr>
          <w:rFonts w:hint="eastAsia"/>
          <w:lang w:val="en-US" w:eastAsia="zh-CN"/>
        </w:rPr>
        <w:t xml:space="preserve"> </w:t>
      </w:r>
      <w:r>
        <w:rPr>
          <w:rFonts w:hint="eastAsia"/>
        </w:rPr>
        <w:t>相关理论基础</w:t>
      </w:r>
      <w:bookmarkEnd w:id="48"/>
    </w:p>
    <w:p w14:paraId="6A4CBD6D">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bookmarkStart w:id="49" w:name="_Toc15698"/>
      <w:r>
        <w:rPr>
          <w:rFonts w:hint="eastAsia"/>
        </w:rPr>
        <w:t>第一章分析了古树名木多模态检索面临的语义鸿沟、哈希码量化损失以及检索效率等关键问题。为解决上述问题，需要深入理解相关基础理论与技术。本章主要介绍与深度哈希学习检索模型相关的基础理论，包括深度学习基本原理、模型优化技术及多模态融合技术</w:t>
      </w:r>
      <w:r>
        <w:rPr>
          <w:rFonts w:ascii="宋体" w:hAnsi="宋体" w:cs="宋体"/>
        </w:rPr>
        <w:t>。</w:t>
      </w:r>
      <w:r>
        <w:rPr>
          <w:rFonts w:hint="eastAsia" w:ascii="宋体" w:hAnsi="宋体" w:cs="宋体"/>
        </w:rPr>
        <w:t>为规范全文表述，本节对核心术语进行界定：图像数据指原始像素矩阵及文件级输入；图像特征指经由卷积神经网络提取的高维向量表示。后文统一使用上述术语，不再混用图像信息</w:t>
      </w:r>
      <w:r>
        <w:rPr>
          <w:rFonts w:hint="eastAsia" w:ascii="宋体" w:hAnsi="宋体" w:cs="宋体"/>
          <w:lang w:val="en-US" w:eastAsia="zh-CN"/>
        </w:rPr>
        <w:t>或</w:t>
      </w:r>
      <w:r>
        <w:rPr>
          <w:rFonts w:hint="eastAsia" w:ascii="宋体" w:hAnsi="宋体" w:cs="宋体"/>
        </w:rPr>
        <w:t>视觉信息等泛化表述。</w:t>
      </w:r>
    </w:p>
    <w:p w14:paraId="15DF73F6">
      <w:pPr>
        <w:pStyle w:val="3"/>
        <w:spacing w:before="193"/>
      </w:pPr>
      <w:bookmarkStart w:id="50" w:name="_Toc25779"/>
      <w:bookmarkStart w:id="51" w:name="_Toc31254"/>
      <w:r>
        <w:t>2.1</w:t>
      </w:r>
      <w:r>
        <w:rPr>
          <w:rFonts w:hint="eastAsia"/>
          <w:lang w:val="en-US" w:eastAsia="zh-CN"/>
        </w:rPr>
        <w:t xml:space="preserve"> </w:t>
      </w:r>
      <w:r>
        <w:rPr>
          <w:rFonts w:hint="eastAsia"/>
        </w:rPr>
        <w:t>神经网络基础</w:t>
      </w:r>
      <w:bookmarkEnd w:id="49"/>
      <w:bookmarkEnd w:id="50"/>
      <w:bookmarkEnd w:id="51"/>
    </w:p>
    <w:p w14:paraId="38704F74">
      <w:pPr>
        <w:pStyle w:val="4"/>
      </w:pPr>
      <w:bookmarkStart w:id="52" w:name="_Toc27995"/>
      <w:bookmarkStart w:id="53" w:name="_Toc9784"/>
      <w:bookmarkStart w:id="54" w:name="_Toc11772"/>
      <w:r>
        <w:t>2.1.1</w:t>
      </w:r>
      <w:r>
        <w:rPr>
          <w:rFonts w:hint="eastAsia"/>
          <w:lang w:val="en-US" w:eastAsia="zh-CN"/>
        </w:rPr>
        <w:t xml:space="preserve"> </w:t>
      </w:r>
      <w:r>
        <w:rPr>
          <w:rFonts w:hint="eastAsia"/>
        </w:rPr>
        <w:t>卷积神经网络基础</w:t>
      </w:r>
      <w:bookmarkEnd w:id="52"/>
      <w:bookmarkEnd w:id="53"/>
      <w:bookmarkEnd w:id="54"/>
    </w:p>
    <w:p w14:paraId="1A3DA9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卷积神经网络（CNN）因其具有局部连通性、</w:t>
      </w:r>
      <w:r>
        <w:rPr>
          <w:rFonts w:hint="eastAsia"/>
          <w:lang w:eastAsia="zh-CN"/>
        </w:rPr>
        <w:t>权重共享</w:t>
      </w:r>
      <w:r>
        <w:rPr>
          <w:rFonts w:hint="eastAsia"/>
        </w:rPr>
        <w:t>等特点，已经成为当前深度学习中最常用的一种结构。卷积神经网络可以从图像中自动学习特征，并对其进行有效的分类</w:t>
      </w:r>
      <w:r>
        <w:t>；在目标定位任务中，能够精确确定目标位置及尺寸；在图像分割任务中，通过像素级特征学习实现区域自动识别与分类。卷积神经网络的应用范围通过针对不同视觉任务的训练而不断扩展。</w:t>
      </w:r>
      <w:r>
        <w:rPr>
          <w:rFonts w:hint="eastAsia"/>
        </w:rPr>
        <w:t>以下介绍卷积神经网络的重要组成部分：</w:t>
      </w:r>
    </w:p>
    <w:p w14:paraId="4AA49C1C">
      <w:pPr>
        <w:ind w:firstLine="420"/>
      </w:pPr>
      <w:r>
        <w:t>（1）卷积层</w:t>
      </w:r>
    </w:p>
    <w:p w14:paraId="2805B4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卷积层是</w:t>
      </w:r>
      <w:r>
        <w:rPr>
          <w:rFonts w:hint="eastAsia" w:ascii="宋体" w:hAnsi="宋体" w:cs="宋体"/>
          <w:lang w:eastAsia="zh-CN"/>
        </w:rPr>
        <w:t>卷积</w:t>
      </w:r>
      <w:r>
        <w:rPr>
          <w:rFonts w:hint="eastAsia" w:ascii="宋体" w:hAnsi="宋体" w:cs="宋体"/>
          <w:lang w:val="en-US" w:eastAsia="zh-CN"/>
        </w:rPr>
        <w:t>神经网络</w:t>
      </w:r>
      <w:r>
        <w:rPr>
          <w:rFonts w:hint="eastAsia" w:ascii="宋体" w:hAnsi="宋体" w:cs="宋体"/>
        </w:rPr>
        <w:t>中的一个重要部分，它的主要作用就是通过卷积核来抽取输入的特征</w:t>
      </w:r>
      <w:r>
        <w:rPr>
          <w:rFonts w:ascii="宋体" w:hAnsi="宋体" w:cs="宋体"/>
        </w:rPr>
        <w:t>。在处理图像数据时，卷积层充当特征检测器，通过系统性的滑动窗口操作对图像进行局部区域特征提取。卷积层参数设计需考虑多项因素，如卷积核尺寸、步长等参数直接影响特征提取精度和计算复杂度。参数如长度、宽度的增加会提高特征提取精度，但同时增加计算量和模型复杂度。卷积操作的主要功能在于提取输入数据的特征表示，增强网络模型的特征表达能力</w:t>
      </w:r>
      <w:r>
        <w:rPr>
          <w:rFonts w:hint="eastAsia" w:ascii="宋体" w:hAnsi="宋体" w:cs="宋体"/>
        </w:rPr>
        <w:t>，</w:t>
      </w:r>
      <w:r>
        <w:rPr>
          <w:rFonts w:ascii="宋体" w:hAnsi="宋体" w:cs="宋体"/>
        </w:rPr>
        <w:t>是神经网络中的关键数据处理组件。</w:t>
      </w:r>
    </w:p>
    <w:p w14:paraId="7DF2A273">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从</w:t>
      </w:r>
      <w:r>
        <w:t>图2.1</w:t>
      </w:r>
      <w:r>
        <w:rPr>
          <w:rFonts w:hint="eastAsia"/>
        </w:rPr>
        <w:t>可以看出</w:t>
      </w:r>
      <w:r>
        <w:t>，</w:t>
      </w:r>
      <w:r>
        <w:rPr>
          <w:rFonts w:hint="eastAsia"/>
        </w:rPr>
        <w:t>该</w:t>
      </w:r>
      <w:r>
        <w:t>输入的特征</w:t>
      </w:r>
      <w:r>
        <w:rPr>
          <w:rFonts w:hint="eastAsia"/>
        </w:rPr>
        <w:t>图</w:t>
      </w:r>
      <w:r>
        <w:t>有</w:t>
      </w:r>
      <w:r>
        <w:rPr>
          <w:i/>
          <w:iCs/>
        </w:rPr>
        <w:t>m</w:t>
      </w:r>
      <w:r>
        <w:t>个</w:t>
      </w:r>
      <w:r>
        <w:rPr>
          <w:rFonts w:hint="eastAsia"/>
          <w:lang w:val="en-US" w:eastAsia="zh-CN"/>
        </w:rPr>
        <w:t>通道，</w:t>
      </w:r>
      <w:r>
        <w:t>宽</w:t>
      </w:r>
      <w:r>
        <w:rPr>
          <w:rFonts w:hint="eastAsia"/>
          <w:lang w:val="en-US" w:eastAsia="zh-CN"/>
        </w:rPr>
        <w:t>为</w:t>
      </w:r>
      <w:r>
        <w:rPr>
          <w:i/>
          <w:iCs/>
        </w:rPr>
        <w:t>w</w:t>
      </w:r>
      <w:r>
        <w:t>，高</w:t>
      </w:r>
      <w:r>
        <w:rPr>
          <w:rFonts w:hint="eastAsia"/>
          <w:lang w:val="en-US" w:eastAsia="zh-CN"/>
        </w:rPr>
        <w:t>为</w:t>
      </w:r>
      <w:r>
        <w:rPr>
          <w:i/>
          <w:iCs/>
        </w:rPr>
        <w:t>h</w:t>
      </w:r>
      <w:r>
        <w:rPr>
          <w:rFonts w:hint="eastAsia"/>
          <w:i/>
          <w:iCs/>
        </w:rPr>
        <w:t>。</w:t>
      </w:r>
      <w:r>
        <w:t>卷积核的</w:t>
      </w:r>
      <w:r>
        <w:rPr>
          <w:rFonts w:hint="eastAsia"/>
        </w:rPr>
        <w:t>尺寸是</w:t>
      </w:r>
      <w:r>
        <w:t>（</w:t>
      </w:r>
      <w:r>
        <w:rPr>
          <w:i/>
          <w:iCs/>
        </w:rPr>
        <w:t>m</w:t>
      </w:r>
      <w:r>
        <w:rPr>
          <w:rFonts w:hint="eastAsia"/>
          <w:i/>
          <w:iCs/>
        </w:rPr>
        <w:t>,</w:t>
      </w:r>
      <w:r>
        <w:rPr>
          <w:i/>
          <w:iCs/>
        </w:rPr>
        <w:t>k</w:t>
      </w:r>
      <w:r>
        <w:rPr>
          <w:rFonts w:hint="eastAsia"/>
          <w:i/>
          <w:iCs/>
        </w:rPr>
        <w:t>,</w:t>
      </w:r>
      <w:r>
        <w:rPr>
          <w:i/>
          <w:iCs/>
        </w:rPr>
        <w:t>k</w:t>
      </w:r>
      <w:r>
        <w:t>）。</w:t>
      </w:r>
      <w:r>
        <w:rPr>
          <w:rFonts w:hint="eastAsia"/>
        </w:rPr>
        <w:t>这里</w:t>
      </w:r>
      <w:r>
        <w:rPr>
          <w:rFonts w:hint="eastAsia"/>
          <w:i/>
          <w:iCs/>
        </w:rPr>
        <w:t>m</w:t>
      </w:r>
      <w:r>
        <w:rPr>
          <w:rFonts w:hint="eastAsia"/>
        </w:rPr>
        <w:t>对应于输入通道的数目，</w:t>
      </w:r>
      <w:r>
        <w:rPr>
          <w:rFonts w:hint="eastAsia"/>
          <w:i/>
          <w:iCs/>
        </w:rPr>
        <w:t>k</w:t>
      </w:r>
      <w:r>
        <w:rPr>
          <w:rFonts w:hint="eastAsia"/>
        </w:rPr>
        <w:t>是卷积核的</w:t>
      </w:r>
      <w:r>
        <w:rPr>
          <w:rFonts w:hint="eastAsia"/>
          <w:lang w:val="en-US" w:eastAsia="zh-CN"/>
        </w:rPr>
        <w:t>宽</w:t>
      </w:r>
      <w:r>
        <w:rPr>
          <w:rFonts w:hint="eastAsia"/>
        </w:rPr>
        <w:t>和高。卷积运算是将卷积核</w:t>
      </w:r>
      <w:r>
        <w:rPr>
          <w:rFonts w:hint="eastAsia"/>
          <w:lang w:val="en-US" w:eastAsia="zh-CN"/>
        </w:rPr>
        <w:t>滑动</w:t>
      </w:r>
      <w:r>
        <w:rPr>
          <w:rFonts w:hint="eastAsia"/>
        </w:rPr>
        <w:t>到输入的特征图上，并对其进行逐</w:t>
      </w:r>
      <w:r>
        <w:rPr>
          <w:rFonts w:hint="eastAsia"/>
          <w:lang w:val="en-US" w:eastAsia="zh-CN"/>
        </w:rPr>
        <w:t>元素</w:t>
      </w:r>
      <w:r>
        <w:rPr>
          <w:rFonts w:hint="eastAsia"/>
        </w:rPr>
        <w:t>的乘法和加法运算，实现特征的抽取。各卷积核会产生一个</w:t>
      </w:r>
      <w:r>
        <w:rPr>
          <w:rFonts w:hint="eastAsia"/>
          <w:lang w:eastAsia="zh-CN"/>
        </w:rPr>
        <w:t>输出特征图</w:t>
      </w:r>
      <w:r>
        <w:rPr>
          <w:rFonts w:hint="eastAsia"/>
        </w:rPr>
        <w:t>，最后获得宽</w:t>
      </w:r>
      <m:oMath>
        <m:sSup>
          <m:sSupPr>
            <m:ctrlPr>
              <w:rPr>
                <w:rFonts w:ascii="Cambria Math" w:hAnsi="Cambria Math"/>
                <w:i/>
              </w:rPr>
            </m:ctrlPr>
          </m:sSupPr>
          <m:e>
            <m:r>
              <m:rPr/>
              <w:rPr>
                <w:rFonts w:ascii="Cambria Math" w:hAnsi="Cambria Math"/>
              </w:rPr>
              <m:t>w</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、高</w:t>
      </w:r>
      <m:oMath>
        <m:sSup>
          <m:sSupPr>
            <m:ctrlPr>
              <w:rPr>
                <w:rFonts w:ascii="Cambria Math" w:hAnsi="Cambria Math"/>
                <w:i/>
              </w:rPr>
            </m:ctrlPr>
          </m:sSupPr>
          <m:e>
            <m:r>
              <m:rPr/>
              <w:rPr>
                <w:rFonts w:ascii="Cambria Math" w:hAnsi="Cambria Math"/>
              </w:rPr>
              <m:t>h</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的</w:t>
      </w:r>
      <w:r>
        <w:rPr>
          <w:rFonts w:hint="eastAsia"/>
          <w:i/>
          <w:iCs/>
        </w:rPr>
        <w:t>n</w:t>
      </w:r>
      <w:r>
        <w:rPr>
          <w:rFonts w:hint="eastAsia"/>
        </w:rPr>
        <w:t>个输出特征图。先将一个卷积核与各输入通道进行卷积操作，得到初始的输出</w:t>
      </w:r>
      <w:r>
        <w:rPr>
          <w:rFonts w:hint="eastAsia"/>
          <w:lang w:eastAsia="zh-CN"/>
        </w:rPr>
        <w:t>特征图</w:t>
      </w:r>
      <w:r>
        <w:rPr>
          <w:rFonts w:hint="eastAsia"/>
        </w:rPr>
        <w:t>；依此类推，最后得到</w:t>
      </w:r>
      <w:r>
        <w:rPr>
          <w:rFonts w:hint="eastAsia"/>
          <w:i/>
          <w:iCs/>
        </w:rPr>
        <w:t>n</w:t>
      </w:r>
      <w:r>
        <w:rPr>
          <w:rFonts w:hint="eastAsia"/>
        </w:rPr>
        <w:t>个输出</w:t>
      </w:r>
      <w:r>
        <w:rPr>
          <w:rFonts w:hint="eastAsia"/>
          <w:lang w:eastAsia="zh-CN"/>
        </w:rPr>
        <w:t>特征</w:t>
      </w:r>
      <w:r>
        <w:rPr>
          <w:rFonts w:hint="eastAsia"/>
          <w:lang w:val="en-US" w:eastAsia="zh-CN"/>
        </w:rPr>
        <w:t>图</w:t>
      </w:r>
      <w:r>
        <w:rPr>
          <w:rFonts w:hint="eastAsia"/>
        </w:rPr>
        <w:t xml:space="preserve">。  </w:t>
      </w:r>
    </w:p>
    <w:p w14:paraId="604F0B0A">
      <w:pPr>
        <w:ind w:firstLine="480"/>
      </w:pPr>
    </w:p>
    <w:p w14:paraId="536762D0">
      <w:pPr>
        <w:ind w:left="0" w:leftChars="0" w:firstLine="0" w:firstLineChars="0"/>
        <w:jc w:val="center"/>
        <w:rPr>
          <w:b/>
          <w:bCs/>
        </w:rPr>
      </w:pPr>
      <w:r>
        <w:rPr>
          <w:b/>
          <w:bCs/>
        </w:rPr>
        <w:drawing>
          <wp:inline distT="0" distB="0" distL="114300" distR="114300">
            <wp:extent cx="4994275" cy="2830830"/>
            <wp:effectExtent l="0" t="0" r="4445" b="3810"/>
            <wp:docPr id="62" name="图片 62" descr="图2.1 卷积的过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图2.1 卷积的过程.drawio"/>
                    <pic:cNvPicPr>
                      <a:picLocks noChangeAspect="1"/>
                    </pic:cNvPicPr>
                  </pic:nvPicPr>
                  <pic:blipFill>
                    <a:blip r:embed="rId35">
                      <a:extLst>
                        <a:ext uri="{96DAC541-7B7A-43D3-8B79-37D633B846F1}">
                          <asvg:svgBlip xmlns:asvg="http://schemas.microsoft.com/office/drawing/2016/SVG/main" r:embed="rId36"/>
                        </a:ext>
                      </a:extLst>
                    </a:blip>
                    <a:stretch>
                      <a:fillRect/>
                    </a:stretch>
                  </pic:blipFill>
                  <pic:spPr>
                    <a:xfrm>
                      <a:off x="0" y="0"/>
                      <a:ext cx="4994275" cy="2830830"/>
                    </a:xfrm>
                    <a:prstGeom prst="rect">
                      <a:avLst/>
                    </a:prstGeom>
                  </pic:spPr>
                </pic:pic>
              </a:graphicData>
            </a:graphic>
          </wp:inline>
        </w:drawing>
      </w:r>
    </w:p>
    <w:p w14:paraId="404699C8">
      <w:pPr>
        <w:ind w:firstLine="420"/>
        <w:jc w:val="center"/>
        <w:rPr>
          <w:sz w:val="21"/>
          <w:szCs w:val="21"/>
        </w:rPr>
      </w:pPr>
      <w:r>
        <w:rPr>
          <w:sz w:val="21"/>
          <w:szCs w:val="21"/>
        </w:rPr>
        <w:t>图2.1 卷积过程</w:t>
      </w:r>
    </w:p>
    <w:p w14:paraId="132EB9F3">
      <w:pPr>
        <w:ind w:firstLine="420"/>
        <w:jc w:val="center"/>
        <w:rPr>
          <w:sz w:val="21"/>
          <w:szCs w:val="21"/>
        </w:rPr>
      </w:pPr>
      <w:r>
        <w:rPr>
          <w:sz w:val="21"/>
          <w:szCs w:val="21"/>
        </w:rPr>
        <w:t>Figure</w:t>
      </w:r>
      <w:r>
        <w:rPr>
          <w:rFonts w:hint="eastAsia"/>
          <w:sz w:val="21"/>
          <w:szCs w:val="21"/>
        </w:rPr>
        <w:t xml:space="preserve"> </w:t>
      </w:r>
      <w:r>
        <w:rPr>
          <w:sz w:val="21"/>
          <w:szCs w:val="21"/>
        </w:rPr>
        <w:t>2.1 Convolution Process</w:t>
      </w:r>
    </w:p>
    <w:p w14:paraId="38B19A91">
      <w:pPr>
        <w:ind w:firstLine="420"/>
        <w:jc w:val="center"/>
        <w:rPr>
          <w:sz w:val="21"/>
          <w:szCs w:val="21"/>
        </w:rPr>
      </w:pPr>
    </w:p>
    <w:p w14:paraId="2CF2AAD0">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w:t>
      </w:r>
      <w:r>
        <w:t>输入</w:t>
      </w:r>
      <w:r>
        <w:rPr>
          <w:rFonts w:hint="eastAsia"/>
        </w:rPr>
        <w:t>为</w:t>
      </w:r>
      <w:r>
        <w:t>多个通道</w:t>
      </w:r>
      <w:r>
        <w:rPr>
          <w:rFonts w:hint="eastAsia"/>
        </w:rPr>
        <w:t>的情况下</w:t>
      </w:r>
      <w:r>
        <w:t>，</w:t>
      </w:r>
      <w:r>
        <w:rPr>
          <w:rFonts w:hint="eastAsia"/>
        </w:rPr>
        <w:t>各</w:t>
      </w:r>
      <w:r>
        <w:t>卷积核的计算公式如公式</w:t>
      </w:r>
      <w:r>
        <w:rPr>
          <w:rFonts w:hint="eastAsia"/>
        </w:rPr>
        <w:t>（</w:t>
      </w:r>
      <w:r>
        <w:t>2-1</w:t>
      </w:r>
      <w:r>
        <w:rPr>
          <w:rFonts w:hint="eastAsia"/>
        </w:rPr>
        <w:t>）所示</w:t>
      </w:r>
      <w:r>
        <w:t>：</w:t>
      </w:r>
    </w:p>
    <w:p w14:paraId="5B6589DA">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i w:val="0"/>
          <w:sz w:val="24"/>
          <w:szCs w:val="24"/>
          <w:lang w:val="en-US" w:eastAsia="zh-CN"/>
        </w:rPr>
        <w:tab/>
      </w:r>
      <m:oMath>
        <m:r>
          <m:rPr/>
          <w:rPr>
            <w:rFonts w:hint="default" w:ascii="Cambria Math" w:hAnsi="Cambria Math" w:eastAsia="Consolas"/>
            <w:sz w:val="24"/>
            <w:szCs w:val="24"/>
          </w:rPr>
          <m:t>Outpu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m:t>
        </m:r>
        <m:nary>
          <m:naryPr>
            <m:chr m:val="∑"/>
            <m:limLoc m:val="undOvr"/>
            <m:ctrlPr>
              <w:rPr>
                <w:rFonts w:hint="default" w:ascii="Cambria Math" w:hAnsi="Cambria Math" w:eastAsia="Consolas"/>
                <w:i/>
                <w:sz w:val="24"/>
                <w:szCs w:val="24"/>
              </w:rPr>
            </m:ctrlPr>
          </m:naryPr>
          <m:sub>
            <m:r>
              <m:rPr/>
              <w:rPr>
                <w:rFonts w:hint="default" w:ascii="Cambria Math" w:hAnsi="Cambria Math" w:eastAsia="Consolas"/>
                <w:sz w:val="24"/>
                <w:szCs w:val="24"/>
              </w:rPr>
              <m:t>k=0</m:t>
            </m:r>
            <m:ctrlPr>
              <w:rPr>
                <w:rFonts w:ascii="Cambria Math" w:hAnsi="Cambria Math" w:eastAsia="Consolas"/>
                <w:sz w:val="24"/>
                <w:szCs w:val="24"/>
              </w:rPr>
            </m:ctrlPr>
          </m:sub>
          <m:sup>
            <m:r>
              <m:rPr/>
              <w:rPr>
                <w:rFonts w:hint="default" w:ascii="Cambria Math" w:hAnsi="Cambria Math" w:eastAsia="Consolas"/>
                <w:sz w:val="24"/>
                <w:szCs w:val="24"/>
              </w:rPr>
              <m:t>m</m:t>
            </m:r>
            <m:ctrlPr>
              <w:rPr>
                <w:rFonts w:ascii="Cambria Math" w:hAnsi="Cambria Math" w:eastAsia="Consolas"/>
                <w:sz w:val="24"/>
                <w:szCs w:val="24"/>
              </w:rPr>
            </m:ctrlPr>
          </m:sup>
          <m:e>
            <m:r>
              <m:rPr/>
              <w:rPr>
                <w:rFonts w:hint="default" w:ascii="Cambria Math" w:hAnsi="Cambria Math" w:eastAsia="Consolas"/>
                <w:sz w:val="24"/>
                <w:szCs w:val="24"/>
              </w:rPr>
              <m:t>k</m:t>
            </m:r>
            <m:ctrlPr>
              <w:rPr>
                <w:rFonts w:ascii="Cambria Math" w:hAnsi="Cambria Math" w:eastAsia="Consolas"/>
                <w:sz w:val="24"/>
                <w:szCs w:val="24"/>
              </w:rPr>
            </m:ctrlPr>
          </m:e>
        </m:nary>
        <m:r>
          <m:rPr/>
          <w:rPr>
            <w:rFonts w:hint="default" w:ascii="Cambria Math" w:hAnsi="Cambria Math" w:eastAsia="Consolas"/>
            <w:sz w:val="24"/>
            <w:szCs w:val="24"/>
          </w:rPr>
          <m:t>erne</m:t>
        </m:r>
        <m:sSub>
          <m:sSubPr>
            <m:ctrlPr>
              <w:rPr>
                <w:rFonts w:hint="default" w:ascii="Cambria Math" w:hAnsi="Cambria Math" w:eastAsia="Consolas"/>
                <w:sz w:val="24"/>
                <w:szCs w:val="24"/>
              </w:rPr>
            </m:ctrlPr>
          </m:sSubPr>
          <m:e>
            <m:r>
              <m:rPr/>
              <w:rPr>
                <w:rFonts w:hint="default" w:ascii="Cambria Math" w:hAnsi="Cambria Math" w:eastAsia="Consolas"/>
                <w:sz w:val="24"/>
                <w:szCs w:val="24"/>
              </w:rPr>
              <m:t>l</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⋅inpu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+bia</m:t>
        </m:r>
        <m:sSub>
          <m:sSubPr>
            <m:ctrlPr>
              <w:rPr>
                <w:rFonts w:hint="default" w:ascii="Cambria Math" w:hAnsi="Cambria Math" w:eastAsia="Consolas"/>
                <w:sz w:val="24"/>
                <w:szCs w:val="24"/>
              </w:rPr>
            </m:ctrlPr>
          </m:sSubPr>
          <m:e>
            <m:r>
              <m:rPr/>
              <w:rPr>
                <w:rFonts w:hint="default" w:ascii="Cambria Math" w:hAnsi="Cambria Math" w:eastAsia="Consolas"/>
                <w:sz w:val="24"/>
                <w:szCs w:val="24"/>
              </w:rPr>
              <m:t>s</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, i=1,2,...,n</m:t>
        </m:r>
      </m:oMath>
      <w:r>
        <w:rPr>
          <w:rFonts w:hint="eastAsia" w:hAnsi="Cambria Math"/>
          <w:i w:val="0"/>
          <w:sz w:val="24"/>
          <w:szCs w:val="24"/>
          <w:lang w:val="en-US" w:eastAsia="zh-CN"/>
        </w:rPr>
        <w:t xml:space="preserve"> </w:t>
      </w:r>
      <w:r>
        <w:rPr>
          <w:rFonts w:hint="eastAsia"/>
          <w:lang w:val="en-US" w:eastAsia="zh-CN"/>
        </w:rPr>
        <w:t xml:space="preserve"> </w:t>
      </w:r>
      <w:r>
        <w:rPr>
          <w:rFonts w:hint="eastAsia"/>
          <w:lang w:val="en-US" w:eastAsia="zh-CN"/>
        </w:rPr>
        <w:tab/>
      </w:r>
      <w:r>
        <w:rPr>
          <w:rFonts w:hint="eastAsia"/>
          <w:i w:val="0"/>
          <w:iCs/>
          <w:lang w:val="en-US" w:eastAsia="zh-CN"/>
        </w:rPr>
        <w:t>（</w:t>
      </w:r>
      <w:r>
        <w:rPr>
          <w:rFonts w:hint="default" w:ascii="Times New Roman" w:hAnsi="Times New Roman" w:cs="Times New Roman"/>
          <w:i w:val="0"/>
          <w:iCs/>
          <w:lang w:val="en-US" w:eastAsia="zh-CN"/>
        </w:rPr>
        <w:t>2</w:t>
      </w:r>
      <w:r>
        <w:rPr>
          <w:rFonts w:hint="eastAsia"/>
          <w:i w:val="0"/>
          <w:iCs/>
          <w:lang w:val="en-US" w:eastAsia="zh-CN"/>
        </w:rPr>
        <w:t>-</w:t>
      </w:r>
      <w:r>
        <w:rPr>
          <w:rFonts w:hint="default" w:ascii="Times New Roman" w:hAnsi="Times New Roman" w:cs="Times New Roman"/>
          <w:i w:val="0"/>
          <w:iCs/>
          <w:lang w:val="en-US" w:eastAsia="zh-CN"/>
        </w:rPr>
        <w:t>1</w:t>
      </w:r>
      <w:r>
        <w:rPr>
          <w:rFonts w:hint="eastAsia"/>
          <w:i w:val="0"/>
          <w:iCs/>
          <w:lang w:val="en-US" w:eastAsia="zh-CN"/>
        </w:rPr>
        <w:t>）</w:t>
      </w:r>
      <w:r>
        <w:rPr>
          <w:rFonts w:hint="eastAsia"/>
          <w:lang w:val="en-US" w:eastAsia="zh-CN"/>
        </w:rPr>
        <w:t xml:space="preserve">  </w:t>
      </w:r>
    </w:p>
    <w:p w14:paraId="61666529">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t>其中，</w:t>
      </w:r>
      <m:oMath>
        <m:sSub>
          <m:sSubPr>
            <m:ctrlPr>
              <w:rPr>
                <w:rFonts w:ascii="Cambria Math" w:hAnsi="Cambria Math"/>
                <w:i/>
              </w:rPr>
            </m:ctrlPr>
          </m:sSubPr>
          <m:e>
            <m:r>
              <m:rPr/>
              <w:rPr>
                <w:rFonts w:ascii="Cambria Math" w:hAnsi="Cambria Math"/>
              </w:rPr>
              <m:t>Output</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代表</w:t>
      </w:r>
      <w:r>
        <w:t>第</w:t>
      </w:r>
      <w:r>
        <w:rPr>
          <w:i/>
          <w:iCs/>
        </w:rPr>
        <w:t>i</w:t>
      </w:r>
      <w:r>
        <w:t>个输出特征图；</w:t>
      </w:r>
      <m:oMath>
        <m:sSub>
          <m:sSubPr>
            <m:ctrlPr>
              <w:rPr>
                <w:rFonts w:ascii="Cambria Math" w:hAnsi="Cambria Math"/>
                <w:i/>
              </w:rPr>
            </m:ctrlPr>
          </m:sSubPr>
          <m:e>
            <m:r>
              <m:rPr/>
              <w:rPr>
                <w:rFonts w:ascii="Cambria Math" w:hAnsi="Cambria Math"/>
              </w:rPr>
              <m:t>kerne</m:t>
            </m:r>
            <m:r>
              <m:rPr/>
              <w:rPr>
                <w:rFonts w:hint="default" w:ascii="Cambria Math" w:hAnsi="Cambria Math"/>
                <w:lang w:val="en-US" w:eastAsia="zh-CN"/>
              </w:rPr>
              <m:t>l</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代表单一卷积</w:t>
      </w:r>
      <w:r>
        <w:t>核</w:t>
      </w:r>
      <w:r>
        <w:rPr>
          <w:rFonts w:hint="eastAsia"/>
        </w:rPr>
        <w:t>中第</w:t>
      </w:r>
      <w:r>
        <w:rPr>
          <w:i/>
          <w:iCs/>
        </w:rPr>
        <w:t>k</w:t>
      </w:r>
      <w:r>
        <w:rPr>
          <w:rFonts w:hint="eastAsia"/>
        </w:rPr>
        <w:t>通道</w:t>
      </w:r>
      <w:r>
        <w:t>的数据；</w:t>
      </w:r>
      <m:oMath>
        <m:sSub>
          <m:sSubPr>
            <m:ctrlPr>
              <w:rPr>
                <w:rFonts w:ascii="Cambria Math" w:hAnsi="Cambria Math"/>
                <w:i/>
              </w:rPr>
            </m:ctrlPr>
          </m:sSubPr>
          <m:e>
            <m:r>
              <m:rPr/>
              <w:rPr>
                <w:rFonts w:ascii="Cambria Math" w:hAnsi="Cambria Math"/>
              </w:rPr>
              <m:t>input</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代表输入特征图中</w:t>
      </w:r>
      <w:r>
        <w:t>第</w:t>
      </w:r>
      <w:r>
        <w:rPr>
          <w:i/>
          <w:iCs/>
        </w:rPr>
        <w:t>k</w:t>
      </w:r>
      <w:r>
        <w:t>个通道的数据</w:t>
      </w:r>
      <w:r>
        <w:rPr>
          <w:rFonts w:hint="eastAsia"/>
        </w:rPr>
        <w:t>；</w:t>
      </w:r>
      <m:oMath>
        <m:sSub>
          <m:sSubPr>
            <m:ctrlPr>
              <w:rPr>
                <w:rFonts w:ascii="Cambria Math" w:hAnsi="Cambria Math"/>
                <w:i/>
              </w:rPr>
            </m:ctrlPr>
          </m:sSubPr>
          <m:e>
            <m:r>
              <m:rPr/>
              <w:rPr>
                <w:rFonts w:ascii="Cambria Math" w:hAnsi="Cambria Math"/>
              </w:rPr>
              <m:t>bias</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是对第</w:t>
      </w:r>
      <w:r>
        <w:rPr>
          <w:rFonts w:hint="eastAsia" w:hAnsi="Cambria Math"/>
          <w:i/>
          <w:iCs/>
        </w:rPr>
        <w:t>i</w:t>
      </w:r>
      <w:r>
        <w:rPr>
          <w:rFonts w:hint="eastAsia" w:hAnsi="Cambria Math"/>
        </w:rPr>
        <w:t>个</w:t>
      </w:r>
      <w:r>
        <w:rPr>
          <w:rFonts w:hint="eastAsia" w:hAnsi="Cambria Math"/>
          <w:lang w:eastAsia="zh-CN"/>
        </w:rPr>
        <w:t>输出特征</w:t>
      </w:r>
      <w:r>
        <w:rPr>
          <w:rFonts w:hint="eastAsia" w:hAnsi="Cambria Math"/>
        </w:rPr>
        <w:t>的</w:t>
      </w:r>
      <w:r>
        <w:t>偏移</w:t>
      </w:r>
      <w:r>
        <w:rPr>
          <w:rFonts w:hint="eastAsia"/>
        </w:rPr>
        <w:t>量</w:t>
      </w:r>
      <w:r>
        <w:t>。</w:t>
      </w:r>
    </w:p>
    <w:p w14:paraId="3043B52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（2）</w:t>
      </w:r>
      <w:r>
        <w:t>激活函数</w:t>
      </w:r>
    </w:p>
    <w:p w14:paraId="308887A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激活函数是</w:t>
      </w:r>
      <w:r>
        <w:rPr>
          <w:rFonts w:hint="eastAsia"/>
        </w:rPr>
        <w:t>卷积神经网络</w:t>
      </w:r>
      <w:r>
        <w:rPr>
          <w:rFonts w:hint="eastAsia"/>
          <w:lang w:val="en-US" w:eastAsia="zh-CN"/>
        </w:rPr>
        <w:t>的重要组成部分</w:t>
      </w:r>
      <w:r>
        <w:rPr>
          <w:rFonts w:hint="eastAsia"/>
        </w:rPr>
        <w:t>，将非线性因子引入到卷积神经网络中，提高其表示能力</w:t>
      </w:r>
      <w:r>
        <w:rPr>
          <w:rFonts w:hint="eastAsia"/>
          <w:lang w:eastAsia="zh-CN"/>
        </w:rPr>
        <w:t>、</w:t>
      </w:r>
      <w:r>
        <w:rPr>
          <w:rFonts w:hint="eastAsia"/>
        </w:rPr>
        <w:t>拟合性能</w:t>
      </w:r>
      <w:r>
        <w:rPr>
          <w:rFonts w:hint="eastAsia"/>
          <w:lang w:val="en-US" w:eastAsia="zh-CN"/>
        </w:rPr>
        <w:t>以及</w:t>
      </w:r>
      <w:r>
        <w:rPr>
          <w:rFonts w:hint="eastAsia"/>
        </w:rPr>
        <w:t>对复杂数据的处理能力</w:t>
      </w:r>
      <w:r>
        <w:t>。</w:t>
      </w:r>
    </w:p>
    <w:p w14:paraId="00C91B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eastAsia="zh-CN"/>
        </w:rPr>
        <w:t>激活函数</w:t>
      </w:r>
      <w:r>
        <w:rPr>
          <w:rFonts w:hint="eastAsia"/>
        </w:rPr>
        <w:t>的选取直接关系到神经网络的性能与效率。例如Sigmoid函数直观易用、易于计算，但当输入数据过小或过大时，它的梯度会接近于0，其</w:t>
      </w:r>
      <w:r>
        <w:rPr>
          <w:rFonts w:hint="eastAsia"/>
          <w:lang w:val="en-US" w:eastAsia="zh-CN"/>
        </w:rPr>
        <w:t>性能</w:t>
      </w:r>
      <w:r>
        <w:rPr>
          <w:rFonts w:hint="eastAsia"/>
        </w:rPr>
        <w:t>会下降。相对于Sigmoid函数， Tanh函数输出以零为中心、分布更加对称，但是在很大或者很小的时候，它的梯度会很小，进而降低了学习效率。ReLU 函数的线性特征更为直接：输入比0小时，输出为0；输入大于0时，它的输出就是它自己。ReLU函数具有简单的线性特征，可以有效地解决</w:t>
      </w:r>
      <w:r>
        <w:rPr>
          <w:rFonts w:hint="eastAsia"/>
          <w:lang w:eastAsia="zh-CN"/>
        </w:rPr>
        <w:t>梯度消失</w:t>
      </w:r>
      <w:r>
        <w:rPr>
          <w:rFonts w:hint="eastAsia"/>
        </w:rPr>
        <w:t>问题，加快学习速度，因而得到了广泛的应用。此外，批量归一化（Batch Normalization）通过对每一层的输入进行标准化，加速网络收敛并减少对初始化的敏感性，已成为深度卷积神经网络的标准组件</w:t>
      </w:r>
      <w:r>
        <w:rPr>
          <w:rFonts w:hint="eastAsia"/>
          <w:lang w:eastAsia="zh-CN"/>
        </w:rPr>
        <w:t>。</w:t>
      </w:r>
    </w:p>
    <w:p w14:paraId="3E3518DF">
      <w:pPr>
        <w:ind w:firstLine="420"/>
      </w:pPr>
      <w:r>
        <w:rPr>
          <w:rFonts w:hint="eastAsia"/>
        </w:rPr>
        <w:t>（3）</w:t>
      </w:r>
      <w:r>
        <w:t>池化层</w:t>
      </w:r>
    </w:p>
    <w:p w14:paraId="1607FDC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在卷积神经网络中，通常采用池化方法，即对</w:t>
      </w:r>
      <w:r>
        <w:rPr>
          <w:rFonts w:hint="eastAsia"/>
          <w:lang w:eastAsia="zh-CN"/>
        </w:rPr>
        <w:t>卷积层</w:t>
      </w:r>
      <w:r>
        <w:rPr>
          <w:rFonts w:hint="eastAsia"/>
        </w:rPr>
        <w:t>输出的特征进行</w:t>
      </w:r>
      <w:r>
        <w:rPr>
          <w:rFonts w:hint="eastAsia"/>
          <w:lang w:val="en-US" w:eastAsia="zh-CN"/>
        </w:rPr>
        <w:t>下采样</w:t>
      </w:r>
      <w:r>
        <w:rPr>
          <w:rFonts w:hint="eastAsia"/>
        </w:rPr>
        <w:t>，从而得到较低维的特征表达。该方法可以有效地</w:t>
      </w:r>
      <w:r>
        <w:rPr>
          <w:rFonts w:hint="eastAsia"/>
          <w:lang w:val="en-US" w:eastAsia="zh-CN"/>
        </w:rPr>
        <w:t>降低</w:t>
      </w:r>
      <w:r>
        <w:rPr>
          <w:rFonts w:hint="eastAsia"/>
        </w:rPr>
        <w:t>运算的复杂性，</w:t>
      </w:r>
      <w:r>
        <w:rPr>
          <w:rFonts w:hint="eastAsia"/>
          <w:lang w:val="en-US" w:eastAsia="zh-CN"/>
        </w:rPr>
        <w:t>缩短</w:t>
      </w:r>
      <w:r>
        <w:rPr>
          <w:rFonts w:hint="eastAsia"/>
        </w:rPr>
        <w:t>运算时间，同时，它还可以改善模型的</w:t>
      </w:r>
      <w:r>
        <w:rPr>
          <w:rFonts w:hint="eastAsia"/>
          <w:lang w:val="en-US" w:eastAsia="zh-CN"/>
        </w:rPr>
        <w:t>泛化</w:t>
      </w:r>
      <w:r>
        <w:rPr>
          <w:rFonts w:hint="eastAsia"/>
        </w:rPr>
        <w:t>性能，防止</w:t>
      </w:r>
      <w:r>
        <w:rPr>
          <w:rFonts w:hint="eastAsia"/>
          <w:lang w:eastAsia="zh-CN"/>
        </w:rPr>
        <w:t>过拟合</w:t>
      </w:r>
      <w:r>
        <w:t>。</w:t>
      </w:r>
    </w:p>
    <w:p w14:paraId="3715305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w:t>
      </w:r>
      <w:r>
        <w:t>图2.2</w:t>
      </w:r>
      <w:r>
        <w:rPr>
          <w:rFonts w:hint="eastAsia"/>
          <w:lang w:val="en-US" w:eastAsia="zh-CN"/>
        </w:rPr>
        <w:t>所示，</w:t>
      </w:r>
      <w:r>
        <w:t>最大值池化是目前应用最为广泛的一种池化方法。另外一个常见的</w:t>
      </w:r>
      <w:r>
        <w:rPr>
          <w:rFonts w:hint="eastAsia"/>
          <w:lang w:val="en-US" w:eastAsia="zh-CN"/>
        </w:rPr>
        <w:t>池化方式</w:t>
      </w:r>
      <w:r>
        <w:t>是</w:t>
      </w:r>
      <w:r>
        <w:rPr>
          <w:rFonts w:hint="eastAsia"/>
        </w:rPr>
        <w:t>平均值池化</w:t>
      </w:r>
      <w:r>
        <w:t>。最大值池化能较好地保持</w:t>
      </w:r>
      <w:r>
        <w:rPr>
          <w:rFonts w:hint="eastAsia"/>
          <w:lang w:eastAsia="zh-CN"/>
        </w:rPr>
        <w:t>图像</w:t>
      </w:r>
      <w:r>
        <w:t>的</w:t>
      </w:r>
      <w:r>
        <w:rPr>
          <w:rFonts w:hint="eastAsia"/>
          <w:lang w:val="en-US" w:eastAsia="zh-CN"/>
        </w:rPr>
        <w:t>边缘</w:t>
      </w:r>
      <w:r>
        <w:t>及细节，而</w:t>
      </w:r>
      <w:r>
        <w:rPr>
          <w:rFonts w:hint="eastAsia"/>
        </w:rPr>
        <w:t>平均值池化</w:t>
      </w:r>
      <w:r>
        <w:t>能在一定程度上减少噪音，提高</w:t>
      </w:r>
      <w:r>
        <w:rPr>
          <w:rFonts w:hint="eastAsia"/>
          <w:lang w:eastAsia="zh-CN"/>
        </w:rPr>
        <w:t>图像</w:t>
      </w:r>
      <w:r>
        <w:t>的平滑度。</w:t>
      </w:r>
    </w:p>
    <w:p w14:paraId="4B9E92C7">
      <w:pPr>
        <w:ind w:firstLine="480"/>
      </w:pPr>
    </w:p>
    <w:p w14:paraId="1D71C8F1">
      <w:pPr>
        <w:jc w:val="center"/>
      </w:pPr>
      <w:r>
        <w:drawing>
          <wp:inline distT="0" distB="0" distL="114300" distR="114300">
            <wp:extent cx="3448050" cy="1533525"/>
            <wp:effectExtent l="0" t="0" r="11430" b="5715"/>
            <wp:docPr id="60" name="图片 60" descr="图2.2 最大值池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图2.2 最大值池化"/>
                    <pic:cNvPicPr>
                      <a:picLocks noChangeAspect="1"/>
                    </pic:cNvPicPr>
                  </pic:nvPicPr>
                  <pic:blipFill>
                    <a:blip r:embed="rId37">
                      <a:extLst>
                        <a:ext uri="{96DAC541-7B7A-43D3-8B79-37D633B846F1}">
                          <asvg:svgBlip xmlns:asvg="http://schemas.microsoft.com/office/drawing/2016/SVG/main" r:embed="rId38"/>
                        </a:ext>
                      </a:extLst>
                    </a:blip>
                    <a:stretch>
                      <a:fillRect/>
                    </a:stretch>
                  </pic:blipFill>
                  <pic:spPr>
                    <a:xfrm>
                      <a:off x="0" y="0"/>
                      <a:ext cx="3448050" cy="1533525"/>
                    </a:xfrm>
                    <a:prstGeom prst="rect">
                      <a:avLst/>
                    </a:prstGeom>
                  </pic:spPr>
                </pic:pic>
              </a:graphicData>
            </a:graphic>
          </wp:inline>
        </w:drawing>
      </w:r>
    </w:p>
    <w:p w14:paraId="31368790">
      <w:pPr>
        <w:ind w:firstLine="420"/>
        <w:jc w:val="center"/>
        <w:rPr>
          <w:sz w:val="21"/>
          <w:szCs w:val="21"/>
        </w:rPr>
      </w:pPr>
      <w:r>
        <w:rPr>
          <w:sz w:val="21"/>
          <w:szCs w:val="21"/>
        </w:rPr>
        <w:t>图2.2 最大值池化</w:t>
      </w:r>
    </w:p>
    <w:p w14:paraId="3188FD29">
      <w:pPr>
        <w:ind w:firstLine="420"/>
        <w:jc w:val="center"/>
        <w:rPr>
          <w:sz w:val="21"/>
          <w:szCs w:val="21"/>
        </w:rPr>
      </w:pPr>
      <w:r>
        <w:rPr>
          <w:sz w:val="21"/>
          <w:szCs w:val="21"/>
        </w:rPr>
        <w:t>Figure 2.2 Max Pooling</w:t>
      </w:r>
    </w:p>
    <w:p w14:paraId="0B25DB98">
      <w:pPr>
        <w:ind w:firstLine="420"/>
        <w:jc w:val="center"/>
        <w:rPr>
          <w:sz w:val="21"/>
          <w:szCs w:val="21"/>
        </w:rPr>
      </w:pPr>
    </w:p>
    <w:p w14:paraId="0AC22400">
      <w:pPr>
        <w:ind w:firstLine="420"/>
      </w:pPr>
      <w:r>
        <w:rPr>
          <w:rFonts w:hint="eastAsia"/>
        </w:rPr>
        <w:t>（4）</w:t>
      </w:r>
      <w:r>
        <w:t>全连接层</w:t>
      </w:r>
    </w:p>
    <w:p w14:paraId="54EBD869">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在卷积神经网络中，全连接层往往是网络的终端。该方法通过融合前一阶段的卷积和池化层所获得的特征，并将其映射为图像分类中的概率或者回归中的预测值</w:t>
      </w:r>
      <w:r>
        <w:rPr>
          <w:rFonts w:hint="eastAsia"/>
        </w:rPr>
        <w:t>。</w:t>
      </w:r>
    </w:p>
    <w:p w14:paraId="76DA07C3">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t>全连接层运算本质是线性变换，其操作通过对输入特征的每个维度与权重矩阵进行线性组合，将特征空间映射至输出空间。根据任务性质，全连接层可输出不同维度的结果以适应分类或回归需求</w:t>
      </w:r>
      <w:r>
        <w:rPr>
          <w:rFonts w:ascii="宋体" w:hAnsi="宋体" w:cs="宋体"/>
        </w:rPr>
        <w:t>。</w:t>
      </w:r>
    </w:p>
    <w:p w14:paraId="3D8C3E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ascii="宋体" w:hAnsi="宋体" w:cs="宋体"/>
        </w:rPr>
        <w:t>但是，在复杂的数据处理中，单靠全连接层很难得到充分的特征信息。在这种情况下，将卷积运算与</w:t>
      </w:r>
      <w:r>
        <w:rPr>
          <w:rFonts w:hint="eastAsia" w:ascii="宋体" w:hAnsi="宋体" w:cs="宋体"/>
          <w:lang w:eastAsia="zh-CN"/>
        </w:rPr>
        <w:t>转置卷积</w:t>
      </w:r>
      <w:r>
        <w:rPr>
          <w:rFonts w:hint="eastAsia" w:ascii="宋体" w:hAnsi="宋体" w:cs="宋体"/>
        </w:rPr>
        <w:t>运算相结合，以提高模型的表示能力。</w:t>
      </w:r>
      <w:r>
        <w:rPr>
          <w:rFonts w:hint="eastAsia" w:ascii="宋体" w:hAnsi="宋体" w:cs="宋体"/>
          <w:lang w:eastAsia="zh-CN"/>
        </w:rPr>
        <w:t>转置卷积</w:t>
      </w:r>
      <w:r>
        <w:rPr>
          <w:rFonts w:hint="eastAsia" w:ascii="宋体" w:hAnsi="宋体" w:cs="宋体"/>
        </w:rPr>
        <w:t>（又称</w:t>
      </w:r>
      <w:r>
        <w:rPr>
          <w:rFonts w:hint="eastAsia" w:ascii="宋体" w:hAnsi="宋体" w:cs="宋体"/>
          <w:lang w:val="en-US" w:eastAsia="zh-CN"/>
        </w:rPr>
        <w:t>反</w:t>
      </w:r>
      <w:r>
        <w:rPr>
          <w:rFonts w:hint="eastAsia" w:ascii="宋体" w:hAnsi="宋体" w:cs="宋体"/>
        </w:rPr>
        <w:t>卷积）是一类特殊的卷积运算，通过对卷积核的反向运算，</w:t>
      </w:r>
      <w:r>
        <w:rPr>
          <w:rFonts w:hint="eastAsia" w:ascii="宋体" w:hAnsi="宋体" w:cs="宋体"/>
          <w:lang w:val="en-US" w:eastAsia="zh-CN"/>
        </w:rPr>
        <w:t>恢复空间分辨率</w:t>
      </w:r>
      <w:r>
        <w:rPr>
          <w:rFonts w:hint="eastAsia" w:ascii="宋体" w:hAnsi="宋体" w:cs="宋体"/>
        </w:rPr>
        <w:t>，得到更多的表征信息</w:t>
      </w:r>
      <w:r>
        <w:rPr>
          <w:rFonts w:ascii="宋体" w:hAnsi="宋体" w:cs="宋体"/>
        </w:rPr>
        <w:t>。</w:t>
      </w:r>
      <w:r>
        <w:rPr>
          <w:rFonts w:hint="eastAsia"/>
        </w:rPr>
        <w:t>综上所述，卷积神经网络整体结构如</w:t>
      </w:r>
      <w:r>
        <w:rPr>
          <w:rFonts w:hint="eastAsia"/>
          <w:lang w:val="en-US" w:eastAsia="zh-CN"/>
        </w:rPr>
        <w:t>下</w:t>
      </w:r>
      <w:r>
        <w:rPr>
          <w:rFonts w:hint="eastAsia"/>
        </w:rPr>
        <w:t>图2.3所示。</w:t>
      </w:r>
    </w:p>
    <w:p w14:paraId="59456EDD">
      <w:pPr>
        <w:ind w:firstLine="480"/>
        <w:rPr>
          <w:rFonts w:hint="eastAsia"/>
        </w:rPr>
      </w:pPr>
    </w:p>
    <w:p w14:paraId="48554090">
      <w:pPr>
        <w:jc w:val="center"/>
      </w:pPr>
      <w:r>
        <w:drawing>
          <wp:inline distT="0" distB="0" distL="114300" distR="114300">
            <wp:extent cx="5306060" cy="3094990"/>
            <wp:effectExtent l="0" t="0" r="2540" b="3810"/>
            <wp:docPr id="64" name="图片 64" descr="图2.3 卷积神经网络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图2.3 卷积神经网络1.drawio"/>
                    <pic:cNvPicPr>
                      <a:picLocks noChangeAspect="1"/>
                    </pic:cNvPicPr>
                  </pic:nvPicPr>
                  <pic:blipFill>
                    <a:blip r:embed="rId39">
                      <a:extLst>
                        <a:ext uri="{96DAC541-7B7A-43D3-8B79-37D633B846F1}">
                          <asvg:svgBlip xmlns:asvg="http://schemas.microsoft.com/office/drawing/2016/SVG/main" r:embed="rId40"/>
                        </a:ext>
                      </a:extLst>
                    </a:blip>
                    <a:stretch>
                      <a:fillRect/>
                    </a:stretch>
                  </pic:blipFill>
                  <pic:spPr>
                    <a:xfrm>
                      <a:off x="0" y="0"/>
                      <a:ext cx="5306060" cy="3094990"/>
                    </a:xfrm>
                    <a:prstGeom prst="rect">
                      <a:avLst/>
                    </a:prstGeom>
                  </pic:spPr>
                </pic:pic>
              </a:graphicData>
            </a:graphic>
          </wp:inline>
        </w:drawing>
      </w:r>
    </w:p>
    <w:p w14:paraId="099AB3B3">
      <w:pPr>
        <w:ind w:firstLine="420"/>
        <w:jc w:val="center"/>
        <w:rPr>
          <w:sz w:val="21"/>
          <w:szCs w:val="21"/>
        </w:rPr>
      </w:pPr>
      <w:r>
        <w:rPr>
          <w:sz w:val="21"/>
          <w:szCs w:val="21"/>
        </w:rPr>
        <w:t>图2.3 卷积神经网络结构</w:t>
      </w:r>
    </w:p>
    <w:p w14:paraId="254DB068">
      <w:pPr>
        <w:ind w:firstLine="420"/>
        <w:jc w:val="center"/>
        <w:rPr>
          <w:sz w:val="21"/>
          <w:szCs w:val="21"/>
        </w:rPr>
      </w:pPr>
      <w:r>
        <w:rPr>
          <w:sz w:val="21"/>
          <w:szCs w:val="21"/>
        </w:rPr>
        <w:t>Figure</w:t>
      </w:r>
      <w:r>
        <w:rPr>
          <w:rFonts w:hint="eastAsia"/>
          <w:sz w:val="21"/>
          <w:szCs w:val="21"/>
        </w:rPr>
        <w:t xml:space="preserve"> </w:t>
      </w:r>
      <w:r>
        <w:rPr>
          <w:sz w:val="21"/>
          <w:szCs w:val="21"/>
        </w:rPr>
        <w:t>2.3 Convolutional Neural Network Structure</w:t>
      </w:r>
    </w:p>
    <w:p w14:paraId="16F4E530">
      <w:pPr>
        <w:ind w:firstLine="420"/>
        <w:jc w:val="center"/>
        <w:rPr>
          <w:sz w:val="21"/>
          <w:szCs w:val="21"/>
        </w:rPr>
      </w:pPr>
    </w:p>
    <w:p w14:paraId="3075495E">
      <w:pPr>
        <w:pStyle w:val="4"/>
      </w:pPr>
      <w:bookmarkStart w:id="55" w:name="_Toc22207"/>
      <w:bookmarkStart w:id="56" w:name="_Toc29721"/>
      <w:bookmarkStart w:id="57" w:name="_Toc2112"/>
      <w:r>
        <w:rPr>
          <w:rFonts w:ascii="Times New Roman Regular" w:hAnsi="Times New Roman Regular" w:cs="Times New Roman Regular"/>
        </w:rPr>
        <w:t>2.1.2</w:t>
      </w:r>
      <w:r>
        <w:rPr>
          <w:rFonts w:hint="eastAsia" w:ascii="Times New Roman Regular" w:hAnsi="Times New Roman Regular" w:cs="Times New Roman Regular"/>
          <w:lang w:val="en-US" w:eastAsia="zh-CN"/>
        </w:rPr>
        <w:t xml:space="preserve"> </w:t>
      </w:r>
      <w:r>
        <w:rPr>
          <w:rFonts w:hint="eastAsia" w:asciiTheme="minorEastAsia" w:hAnsiTheme="minorEastAsia" w:eastAsiaTheme="minorEastAsia" w:cstheme="minorEastAsia"/>
        </w:rPr>
        <w:t>现代卷积神经网络</w:t>
      </w:r>
      <w:bookmarkEnd w:id="55"/>
      <w:bookmarkEnd w:id="56"/>
      <w:bookmarkEnd w:id="57"/>
    </w:p>
    <w:p w14:paraId="1E8C6ED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Theme="minorEastAsia"/>
          <w:lang w:eastAsia="zh-CN"/>
        </w:rPr>
      </w:pPr>
      <w:r>
        <w:rPr>
          <w:rFonts w:eastAsiaTheme="minorEastAsia"/>
        </w:rPr>
        <w:t>2012</w:t>
      </w:r>
      <w:r>
        <w:rPr>
          <w:rFonts w:hint="eastAsia" w:asciiTheme="minorEastAsia" w:hAnsiTheme="minorEastAsia" w:eastAsiaTheme="minorEastAsia" w:cstheme="minorEastAsia"/>
        </w:rPr>
        <w:t>年以后，卷积神经网络</w:t>
      </w:r>
      <w:r>
        <w:rPr>
          <w:rFonts w:hint="eastAsia" w:asciiTheme="minorEastAsia" w:hAnsiTheme="minorEastAsia" w:eastAsiaTheme="minorEastAsia" w:cstheme="minorEastAsia"/>
          <w:lang w:val="en-US" w:eastAsia="zh-CN"/>
        </w:rPr>
        <w:t>进入了</w:t>
      </w:r>
      <w:r>
        <w:rPr>
          <w:rFonts w:hint="eastAsia" w:asciiTheme="minorEastAsia" w:hAnsiTheme="minorEastAsia" w:eastAsiaTheme="minorEastAsia" w:cstheme="minorEastAsia"/>
        </w:rPr>
        <w:t>崭新</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rPr>
        <w:t>发展阶段。</w:t>
      </w:r>
      <w:r>
        <w:rPr>
          <w:rFonts w:eastAsiaTheme="minorEastAsia"/>
        </w:rPr>
        <w:t>AlexNet</w:t>
      </w:r>
      <w:r>
        <w:rPr>
          <w:rFonts w:hint="eastAsia" w:asciiTheme="minorEastAsia" w:hAnsiTheme="minorEastAsia" w:eastAsiaTheme="minorEastAsia" w:cstheme="minorEastAsia"/>
        </w:rPr>
        <w:t xml:space="preserve">模型由 </w:t>
      </w:r>
      <w:r>
        <w:rPr>
          <w:rFonts w:hint="eastAsia" w:eastAsiaTheme="minorEastAsia"/>
        </w:rPr>
        <w:t>Krizhevsky等</w:t>
      </w:r>
      <w:r>
        <w:rPr>
          <w:rFonts w:hint="eastAsia" w:eastAsiaTheme="minorEastAsia"/>
          <w:vertAlign w:val="superscript"/>
          <w:lang w:eastAsia="zh-CN"/>
        </w:rPr>
        <w:fldChar w:fldCharType="begin"/>
      </w:r>
      <w:r>
        <w:instrText xml:space="preserve"> REF _Ref1032258312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[22]</w:t>
      </w:r>
      <w:r>
        <w:rPr>
          <w:rFonts w:hint="eastAsia" w:eastAsiaTheme="minorEastAsia"/>
          <w:vertAlign w:val="superscript"/>
          <w:lang w:eastAsia="zh-CN"/>
        </w:rPr>
        <w:fldChar w:fldCharType="end"/>
      </w:r>
      <w:r>
        <w:rPr>
          <w:rFonts w:eastAsiaTheme="minorEastAsia"/>
        </w:rPr>
        <w:t>提出</w:t>
      </w:r>
      <w:r>
        <w:rPr>
          <w:rFonts w:hint="eastAsia" w:eastAsiaTheme="minorEastAsia"/>
        </w:rPr>
        <w:t>。AlexNet由5层卷积、3层池化层和3层全连接层组成，采用ReLU</w:t>
      </w:r>
      <w:r>
        <w:rPr>
          <w:rFonts w:hint="eastAsia" w:eastAsiaTheme="minorEastAsia"/>
          <w:lang w:eastAsia="zh-CN"/>
        </w:rPr>
        <w:t>激活函数</w:t>
      </w:r>
      <w:r>
        <w:rPr>
          <w:rFonts w:hint="eastAsia" w:eastAsiaTheme="minorEastAsia"/>
        </w:rPr>
        <w:t>抑制深度网络中的</w:t>
      </w:r>
      <w:r>
        <w:rPr>
          <w:rFonts w:hint="eastAsia" w:eastAsiaTheme="minorEastAsia"/>
          <w:lang w:eastAsia="zh-CN"/>
        </w:rPr>
        <w:t>梯度消失</w:t>
      </w:r>
      <w:r>
        <w:rPr>
          <w:rFonts w:hint="eastAsia" w:eastAsiaTheme="minorEastAsia"/>
        </w:rPr>
        <w:t>，</w:t>
      </w:r>
      <w:r>
        <w:rPr>
          <w:rFonts w:hint="eastAsia" w:eastAsiaTheme="minorEastAsia"/>
          <w:highlight w:val="none"/>
        </w:rPr>
        <w:t>采用dropou</w:t>
      </w:r>
      <w:r>
        <w:rPr>
          <w:rFonts w:hint="eastAsia" w:eastAsiaTheme="minorEastAsia"/>
          <w:highlight w:val="none"/>
          <w:lang w:val="en-US" w:eastAsia="zh-CN"/>
        </w:rPr>
        <w:t>t</w:t>
      </w:r>
      <w:r>
        <w:rPr>
          <w:rFonts w:hint="eastAsia" w:eastAsiaTheme="minorEastAsia"/>
          <w:highlight w:val="none"/>
          <w:vertAlign w:val="superscript"/>
          <w:lang w:val="en-US" w:eastAsia="zh-CN"/>
        </w:rPr>
        <w:fldChar w:fldCharType="begin"/>
      </w:r>
      <w:r>
        <w:instrText xml:space="preserve"> REF _Ref1033434802 \r \h  \* MERGEFORMAT</w:instrText>
      </w:r>
      <w:r>
        <w:rPr>
          <w:rFonts w:hint="eastAsia" w:eastAsiaTheme="minorEastAsia"/>
          <w:highlight w:val="none"/>
          <w:vertAlign w:val="superscript"/>
          <w:lang w:val="en-US" w:eastAsia="zh-CN"/>
        </w:rPr>
        <w:fldChar w:fldCharType="separate"/>
      </w:r>
      <w:r>
        <w:rPr>
          <w:rFonts w:hint="eastAsia" w:eastAsiaTheme="minorEastAsia"/>
          <w:highlight w:val="none"/>
          <w:vertAlign w:val="superscript"/>
          <w:lang w:val="en-US" w:eastAsia="zh-CN"/>
        </w:rPr>
        <w:t>[23]</w:t>
      </w:r>
      <w:r>
        <w:rPr>
          <w:rFonts w:hint="eastAsia" w:eastAsiaTheme="minorEastAsia"/>
          <w:highlight w:val="none"/>
          <w:vertAlign w:val="superscript"/>
          <w:lang w:val="en-US" w:eastAsia="zh-CN"/>
        </w:rPr>
        <w:fldChar w:fldCharType="end"/>
      </w:r>
      <w:r>
        <w:rPr>
          <w:rFonts w:hint="eastAsia" w:eastAsiaTheme="minorEastAsia"/>
          <w:highlight w:val="none"/>
        </w:rPr>
        <w:t>等方法减小</w:t>
      </w:r>
      <w:r>
        <w:rPr>
          <w:rFonts w:hint="eastAsia" w:eastAsiaTheme="minorEastAsia"/>
        </w:rPr>
        <w:t>深度网络过拟合的可能性。Xavier初始化</w:t>
      </w:r>
      <w:r>
        <w:rPr>
          <w:rFonts w:hint="eastAsia" w:eastAsiaTheme="minorEastAsia"/>
          <w:vertAlign w:val="superscript"/>
          <w:lang w:eastAsia="zh-CN"/>
        </w:rPr>
        <w:fldChar w:fldCharType="begin"/>
      </w:r>
      <w:r>
        <w:instrText xml:space="preserve"> REF _Ref1033871784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[24]</w:t>
      </w:r>
      <w:r>
        <w:rPr>
          <w:rFonts w:hint="eastAsia" w:eastAsiaTheme="minorEastAsia"/>
          <w:vertAlign w:val="superscript"/>
          <w:lang w:eastAsia="zh-CN"/>
        </w:rPr>
        <w:fldChar w:fldCharType="end"/>
      </w:r>
      <w:r>
        <w:rPr>
          <w:rFonts w:hint="eastAsia" w:eastAsiaTheme="minorEastAsia"/>
        </w:rPr>
        <w:t>通过分析输入输出神经元数量，设置合适的初始权重尺度，有助于缓解深层网络的梯度消失问题</w:t>
      </w:r>
      <w:r>
        <w:rPr>
          <w:rFonts w:hint="eastAsia" w:eastAsiaTheme="minorEastAsia"/>
          <w:lang w:eastAsia="zh-CN"/>
        </w:rPr>
        <w:t>。</w:t>
      </w:r>
    </w:p>
    <w:p w14:paraId="0C852A31">
      <w:pPr>
        <w:keepNext w:val="0"/>
        <w:keepLines w:val="0"/>
        <w:pageBreakBefore w:val="0"/>
        <w:widowControl w:val="0"/>
        <w:kinsoku/>
        <w:wordWrap/>
        <w:overflowPunct/>
        <w:topLinePunct w:val="0"/>
        <w:autoSpaceDE/>
        <w:autoSpaceDN/>
        <w:bidi w:val="0"/>
        <w:adjustRightInd/>
        <w:snapToGrid/>
        <w:ind w:firstLine="480" w:firstLineChars="200"/>
        <w:textAlignment w:val="auto"/>
      </w:pPr>
      <w:r>
        <w:t>L</w:t>
      </w:r>
      <w:r>
        <w:rPr>
          <w:rFonts w:hint="eastAsia"/>
          <w:lang w:val="en-US" w:eastAsia="zh-CN"/>
        </w:rPr>
        <w:t>in</w:t>
      </w:r>
      <w:r>
        <w:rPr>
          <w:rFonts w:hint="eastAsia"/>
        </w:rPr>
        <w:t>等</w:t>
      </w:r>
      <w:r>
        <w:rPr>
          <w:rFonts w:hint="eastAsia"/>
          <w:vertAlign w:val="superscript"/>
          <w:lang w:eastAsia="zh-CN"/>
        </w:rPr>
        <w:fldChar w:fldCharType="begin"/>
      </w:r>
      <w:r>
        <w:instrText xml:space="preserve"> REF _Ref1034359187 \r \h  \* MERGEFORMAT</w:instrText>
      </w:r>
      <w:r>
        <w:rPr>
          <w:rFonts w:hint="eastAsia"/>
          <w:vertAlign w:val="superscript"/>
          <w:lang w:eastAsia="zh-CN"/>
        </w:rPr>
        <w:fldChar w:fldCharType="separate"/>
      </w:r>
      <w:r>
        <w:rPr>
          <w:rFonts w:hint="eastAsia"/>
          <w:vertAlign w:val="superscript"/>
          <w:lang w:eastAsia="zh-CN"/>
        </w:rPr>
        <w:t>[25]</w:t>
      </w:r>
      <w:r>
        <w:rPr>
          <w:rFonts w:hint="eastAsia"/>
          <w:vertAlign w:val="superscript"/>
          <w:lang w:eastAsia="zh-CN"/>
        </w:rPr>
        <w:fldChar w:fldCharType="end"/>
      </w:r>
      <w:r>
        <w:rPr>
          <w:rFonts w:hint="eastAsia"/>
        </w:rPr>
        <w:t>提出了Network In Network（NIN）网络模型</w:t>
      </w:r>
      <w:r>
        <w:rPr>
          <w:rFonts w:hint="eastAsia"/>
          <w:lang w:eastAsia="zh-CN"/>
        </w:rPr>
        <w:t>，</w:t>
      </w:r>
      <w:r>
        <w:rPr>
          <w:rFonts w:hint="eastAsia"/>
        </w:rPr>
        <w:t>在ILSVRC-2013竞赛中表现突出。NIN最明显的特征就是1</w:t>
      </w:r>
      <w:r>
        <w:t>×</w:t>
      </w:r>
      <w:r>
        <w:rPr>
          <w:rFonts w:hint="eastAsia"/>
        </w:rPr>
        <w:t>1卷积的广泛应用。除第一层普通的卷积层之外，随后的每一层都与2个1</w:t>
      </w:r>
      <w:r>
        <w:t>×</w:t>
      </w:r>
      <w:r>
        <w:rPr>
          <w:rFonts w:hint="eastAsia"/>
        </w:rPr>
        <w:t>1的卷积层及1个池化层相连。1</w:t>
      </w:r>
      <w:r>
        <w:t>×</w:t>
      </w:r>
      <w:r>
        <w:rPr>
          <w:rFonts w:hint="eastAsia"/>
        </w:rPr>
        <w:t>1</w:t>
      </w:r>
      <w:r>
        <w:rPr>
          <w:rFonts w:hint="eastAsia"/>
          <w:lang w:eastAsia="zh-CN"/>
        </w:rPr>
        <w:t>卷积层</w:t>
      </w:r>
      <w:r>
        <w:rPr>
          <w:rFonts w:hint="eastAsia"/>
        </w:rPr>
        <w:t>的功能相当于将一个小的</w:t>
      </w:r>
      <w:r>
        <w:rPr>
          <w:rFonts w:hint="eastAsia"/>
          <w:lang w:eastAsia="zh-CN"/>
        </w:rPr>
        <w:t>全连接层</w:t>
      </w:r>
      <w:r>
        <w:rPr>
          <w:rFonts w:hint="eastAsia"/>
        </w:rPr>
        <w:t>加到每一个</w:t>
      </w:r>
      <w:r>
        <w:rPr>
          <w:rFonts w:hint="eastAsia"/>
          <w:lang w:eastAsia="zh-CN"/>
        </w:rPr>
        <w:t>特征图</w:t>
      </w:r>
      <w:r>
        <w:rPr>
          <w:rFonts w:hint="eastAsia"/>
        </w:rPr>
        <w:t>上，它能有效地调节信道的数量和降低模型中的参数值。与AlexNet相比，NIN去掉了全连接层，将末级</w:t>
      </w:r>
      <w:r>
        <w:rPr>
          <w:rFonts w:hint="eastAsia"/>
          <w:lang w:eastAsia="zh-CN"/>
        </w:rPr>
        <w:t>卷积层</w:t>
      </w:r>
      <w:r>
        <w:rPr>
          <w:rFonts w:hint="eastAsia"/>
        </w:rPr>
        <w:t>的输出通道数目直接设为类别数，再利用整体平均池化层产生与类别数一致的向量。</w:t>
      </w:r>
    </w:p>
    <w:p w14:paraId="6BB0457B">
      <w:pPr>
        <w:keepNext w:val="0"/>
        <w:keepLines w:val="0"/>
        <w:pageBreakBefore w:val="0"/>
        <w:widowControl w:val="0"/>
        <w:kinsoku/>
        <w:wordWrap/>
        <w:overflowPunct/>
        <w:topLinePunct w:val="0"/>
        <w:autoSpaceDE/>
        <w:autoSpaceDN/>
        <w:bidi w:val="0"/>
        <w:adjustRightInd/>
        <w:snapToGrid/>
        <w:ind w:firstLine="480" w:firstLineChars="200"/>
        <w:textAlignment w:val="auto"/>
      </w:pPr>
      <w:r>
        <w:t>在ILSVRC-2014竞赛中，</w:t>
      </w:r>
      <w:r>
        <w:rPr>
          <w:rFonts w:hint="eastAsia"/>
        </w:rPr>
        <w:t>Simonyan等</w:t>
      </w:r>
      <w:r>
        <w:rPr>
          <w:rFonts w:hint="eastAsia"/>
          <w:vertAlign w:val="superscript"/>
          <w:lang w:eastAsia="zh-CN"/>
        </w:rPr>
        <w:fldChar w:fldCharType="begin"/>
      </w:r>
      <w:r>
        <w:instrText xml:space="preserve"> REF _Ref1035333993 \r \h  \* MERGEFORMAT</w:instrText>
      </w:r>
      <w:r>
        <w:rPr>
          <w:rFonts w:hint="eastAsia"/>
          <w:vertAlign w:val="superscript"/>
          <w:lang w:eastAsia="zh-CN"/>
        </w:rPr>
        <w:fldChar w:fldCharType="separate"/>
      </w:r>
      <w:r>
        <w:rPr>
          <w:rFonts w:hint="eastAsia"/>
          <w:vertAlign w:val="superscript"/>
          <w:lang w:eastAsia="zh-CN"/>
        </w:rPr>
        <w:t>[26]</w:t>
      </w:r>
      <w:r>
        <w:rPr>
          <w:rFonts w:hint="eastAsia"/>
          <w:vertAlign w:val="superscript"/>
          <w:lang w:eastAsia="zh-CN"/>
        </w:rPr>
        <w:fldChar w:fldCharType="end"/>
      </w:r>
      <w:r>
        <w:rPr>
          <w:rFonts w:hint="eastAsia"/>
        </w:rPr>
        <w:t>提出</w:t>
      </w:r>
      <w:r>
        <w:rPr>
          <w:rFonts w:hint="eastAsia"/>
          <w:lang w:val="en-US" w:eastAsia="zh-CN"/>
        </w:rPr>
        <w:t>的</w:t>
      </w:r>
      <w:r>
        <w:t>VGGNet</w:t>
      </w:r>
      <w:r>
        <w:rPr>
          <w:rFonts w:hint="eastAsia"/>
        </w:rPr>
        <w:t>网络因其简洁高效的框架而被广泛采用。VGGNet包含了大量的3</w:t>
      </w:r>
      <w:r>
        <w:t>×</w:t>
      </w:r>
      <w:r>
        <w:rPr>
          <w:rFonts w:hint="eastAsia"/>
        </w:rPr>
        <w:t>3</w:t>
      </w:r>
      <w:r>
        <w:rPr>
          <w:rFonts w:hint="eastAsia"/>
          <w:lang w:eastAsia="zh-CN"/>
        </w:rPr>
        <w:t>卷积层</w:t>
      </w:r>
      <w:r>
        <w:rPr>
          <w:rFonts w:hint="eastAsia"/>
        </w:rPr>
        <w:t>、2</w:t>
      </w:r>
      <w:r>
        <w:t>×</w:t>
      </w:r>
      <w:r>
        <w:rPr>
          <w:rFonts w:hint="eastAsia"/>
        </w:rPr>
        <w:t>2的最大</w:t>
      </w:r>
      <w:r>
        <w:rPr>
          <w:rFonts w:hint="eastAsia"/>
          <w:lang w:val="en-US" w:eastAsia="zh-CN"/>
        </w:rPr>
        <w:t>池化层</w:t>
      </w:r>
      <w:r>
        <w:rPr>
          <w:rFonts w:hint="eastAsia"/>
        </w:rPr>
        <w:t>以及3个</w:t>
      </w:r>
      <w:r>
        <w:rPr>
          <w:rFonts w:hint="eastAsia"/>
          <w:lang w:eastAsia="zh-CN"/>
        </w:rPr>
        <w:t>全连接层</w:t>
      </w:r>
      <w:r>
        <w:rPr>
          <w:rFonts w:hint="eastAsia"/>
        </w:rPr>
        <w:t>，VGG16比VGG19少3个卷积层。VGGNet提出“块(Block)”这一新的概念，它把一系列的卷积和池化层合并为一个模块，从而使深度神经网络的设计更加简单。同年，Szegedy等</w:t>
      </w:r>
      <w:r>
        <w:rPr>
          <w:rFonts w:hint="eastAsia"/>
          <w:vertAlign w:val="superscript"/>
          <w:lang w:eastAsia="zh-CN"/>
        </w:rPr>
        <w:fldChar w:fldCharType="begin"/>
      </w:r>
      <w:r>
        <w:instrText xml:space="preserve"> REF _Ref1035972659 \r \h  \* MERGEFORMAT</w:instrText>
      </w:r>
      <w:r>
        <w:rPr>
          <w:rFonts w:hint="eastAsia"/>
          <w:vertAlign w:val="superscript"/>
          <w:lang w:eastAsia="zh-CN"/>
        </w:rPr>
        <w:fldChar w:fldCharType="separate"/>
      </w:r>
      <w:r>
        <w:rPr>
          <w:rFonts w:hint="eastAsia"/>
          <w:vertAlign w:val="superscript"/>
          <w:lang w:eastAsia="zh-CN"/>
        </w:rPr>
        <w:t>[27]</w:t>
      </w:r>
      <w:r>
        <w:rPr>
          <w:rFonts w:hint="eastAsia"/>
          <w:vertAlign w:val="superscript"/>
          <w:lang w:eastAsia="zh-CN"/>
        </w:rPr>
        <w:fldChar w:fldCharType="end"/>
      </w:r>
      <w:r>
        <w:rPr>
          <w:rFonts w:hint="eastAsia"/>
        </w:rPr>
        <w:t>提出</w:t>
      </w:r>
      <w:r>
        <w:rPr>
          <w:rFonts w:hint="eastAsia"/>
          <w:lang w:val="en-US" w:eastAsia="zh-CN"/>
        </w:rPr>
        <w:t>了</w:t>
      </w:r>
      <w:r>
        <w:rPr>
          <w:rFonts w:hint="eastAsia"/>
        </w:rPr>
        <w:t>Goog</w:t>
      </w:r>
      <w:r>
        <w:rPr>
          <w:rFonts w:hint="eastAsia"/>
          <w:lang w:val="en-US" w:eastAsia="zh-CN"/>
        </w:rPr>
        <w:t>L</w:t>
      </w:r>
      <w:r>
        <w:rPr>
          <w:rFonts w:hint="eastAsia"/>
        </w:rPr>
        <w:t>eNet网络，通过引入不同尺寸的卷积核，构造出了22层深度网络，在ILSVRC-2014中获得第一名。</w:t>
      </w:r>
    </w:p>
    <w:p w14:paraId="64667B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cstheme="minorEastAsia"/>
        </w:rPr>
      </w:pPr>
      <w:r>
        <w:rPr>
          <w:rFonts w:hint="eastAsia"/>
        </w:rPr>
        <w:t>但是，当深度神经网络的深度越大，其优化问题就越明显，如</w:t>
      </w:r>
      <w:r>
        <w:rPr>
          <w:rFonts w:hint="eastAsia"/>
          <w:lang w:eastAsia="zh-CN"/>
        </w:rPr>
        <w:t>梯度消失</w:t>
      </w:r>
      <w:r>
        <w:rPr>
          <w:rFonts w:hint="eastAsia"/>
        </w:rPr>
        <w:t>或梯度爆炸等，使得深度神经网络的训练更加困难。</w:t>
      </w:r>
      <w:bookmarkStart w:id="58" w:name="_Toc35"/>
      <w:r>
        <w:rPr>
          <w:rFonts w:eastAsiaTheme="minorEastAsia"/>
        </w:rPr>
        <w:t>研究表明</w:t>
      </w:r>
      <w:r>
        <w:rPr>
          <w:rFonts w:hint="eastAsia"/>
        </w:rPr>
        <w:t>，深度网络（如56层）的性能比浅层（20层）要差。针对这一问题，</w:t>
      </w:r>
      <w:r>
        <w:rPr>
          <w:rFonts w:hint="eastAsia"/>
          <w:lang w:val="en-US" w:eastAsia="zh-CN"/>
        </w:rPr>
        <w:t>He</w:t>
      </w:r>
      <w:r>
        <w:rPr>
          <w:rFonts w:hint="eastAsia"/>
        </w:rPr>
        <w:t>等</w:t>
      </w:r>
      <w:r>
        <w:rPr>
          <w:rFonts w:hint="eastAsia"/>
          <w:vertAlign w:val="superscript"/>
          <w:lang w:eastAsia="zh-CN"/>
        </w:rPr>
        <w:fldChar w:fldCharType="begin"/>
      </w:r>
      <w:r>
        <w:instrText xml:space="preserve"> REF _Ref1036644939 \r \h  \* MERGEFORMAT</w:instrText>
      </w:r>
      <w:r>
        <w:rPr>
          <w:rFonts w:hint="eastAsia"/>
          <w:vertAlign w:val="superscript"/>
          <w:lang w:eastAsia="zh-CN"/>
        </w:rPr>
        <w:fldChar w:fldCharType="separate"/>
      </w:r>
      <w:r>
        <w:rPr>
          <w:rFonts w:hint="eastAsia"/>
          <w:vertAlign w:val="superscript"/>
          <w:lang w:eastAsia="zh-CN"/>
        </w:rPr>
        <w:t>[28]</w:t>
      </w:r>
      <w:r>
        <w:rPr>
          <w:rFonts w:hint="eastAsia"/>
          <w:vertAlign w:val="superscript"/>
          <w:lang w:eastAsia="zh-CN"/>
        </w:rPr>
        <w:fldChar w:fldCharType="end"/>
      </w:r>
      <w:r>
        <w:rPr>
          <w:rFonts w:hint="eastAsia"/>
        </w:rPr>
        <w:t>在ILSVRC-2015中提出了一个新的ResNet模型。每一个残差数据块由两个3</w:t>
      </w:r>
      <w:r>
        <w:t>×</w:t>
      </w:r>
      <w:r>
        <w:rPr>
          <w:rFonts w:hint="eastAsia"/>
        </w:rPr>
        <w:t>3的</w:t>
      </w:r>
      <w:r>
        <w:rPr>
          <w:rFonts w:hint="eastAsia"/>
          <w:lang w:eastAsia="zh-CN"/>
        </w:rPr>
        <w:t>卷积层</w:t>
      </w:r>
      <w:r>
        <w:rPr>
          <w:rFonts w:hint="eastAsia"/>
        </w:rPr>
        <w:t>组成，然后将卷积的结果和输入一起进行计算。实验证明，该方法可以很好地解决深度神经网络的</w:t>
      </w:r>
      <w:r>
        <w:rPr>
          <w:rFonts w:hint="eastAsia"/>
          <w:lang w:val="en-US" w:eastAsia="zh-CN"/>
        </w:rPr>
        <w:t>优化</w:t>
      </w:r>
      <w:r>
        <w:rPr>
          <w:rFonts w:hint="eastAsia"/>
        </w:rPr>
        <w:t xml:space="preserve">问题，并对其后续的研究具有重要意义。 </w:t>
      </w:r>
    </w:p>
    <w:p w14:paraId="352BE444">
      <w:pPr>
        <w:pStyle w:val="3"/>
        <w:spacing w:before="193"/>
      </w:pPr>
      <w:bookmarkStart w:id="59" w:name="_Toc12843"/>
      <w:bookmarkStart w:id="60" w:name="_Toc16269"/>
      <w:bookmarkStart w:id="61" w:name="_Toc29649"/>
      <w:r>
        <w:t>2.2</w:t>
      </w:r>
      <w:r>
        <w:rPr>
          <w:rFonts w:hint="eastAsia"/>
          <w:lang w:val="en-US" w:eastAsia="zh-CN"/>
        </w:rPr>
        <w:t xml:space="preserve"> </w:t>
      </w:r>
      <w:r>
        <w:rPr>
          <w:rFonts w:hint="eastAsia"/>
        </w:rPr>
        <w:t>深度哈希学习技术</w:t>
      </w:r>
      <w:bookmarkEnd w:id="59"/>
      <w:bookmarkEnd w:id="60"/>
    </w:p>
    <w:p w14:paraId="554D4649">
      <w:pPr>
        <w:pStyle w:val="4"/>
      </w:pPr>
      <w:bookmarkStart w:id="62" w:name="_Toc21072"/>
      <w:bookmarkStart w:id="63" w:name="_Toc13322"/>
      <w:r>
        <w:t>2.2</w:t>
      </w:r>
      <w:r>
        <w:rPr>
          <w:rFonts w:hint="eastAsia"/>
        </w:rPr>
        <w:t>.</w:t>
      </w:r>
      <w:r>
        <w:t>1</w:t>
      </w:r>
      <w:r>
        <w:rPr>
          <w:rFonts w:hint="eastAsia"/>
          <w:lang w:val="en-US" w:eastAsia="zh-CN"/>
        </w:rPr>
        <w:t xml:space="preserve"> </w:t>
      </w:r>
      <w:r>
        <w:rPr>
          <w:rFonts w:hint="eastAsia"/>
        </w:rPr>
        <w:t>深度哈希学习概述</w:t>
      </w:r>
      <w:bookmarkEnd w:id="62"/>
      <w:bookmarkEnd w:id="63"/>
    </w:p>
    <w:p w14:paraId="380077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是近年来图像检索领域的研究热点，旨在将高维图像数据映射为紧凑的二进制哈希码，同时保持原始数据的语义相似性。与传统手工设计的哈希方法不同，深度哈希学习利用深度神经网络的强大特征提取能力，以端到端的方式学习哈希函数，在检索精度和效率方面均取得了显著优势。</w:t>
      </w:r>
    </w:p>
    <w:p w14:paraId="6987068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深度哈希学习模型的发展经历了多个阶段。早期的深度哈希方法如DSH、DHN等开启了深度学习与哈希学习的结合；后续工作如HashNe</w:t>
      </w:r>
      <w:r>
        <w:rPr>
          <w:rFonts w:hint="eastAsia"/>
          <w:lang w:val="en-US" w:eastAsia="zh-CN"/>
        </w:rPr>
        <w:t>t</w:t>
      </w:r>
      <w:r>
        <w:rPr>
          <w:rFonts w:hint="eastAsia"/>
        </w:rPr>
        <w:t>通过连续松弛策略解决离散优化问题；</w:t>
      </w:r>
      <w:r>
        <w:rPr>
          <w:rFonts w:hint="eastAsia"/>
          <w:lang w:eastAsia="zh-CN"/>
        </w:rPr>
        <w:t>多模态融合深度哈希方法</w:t>
      </w:r>
      <w:r>
        <w:rPr>
          <w:rFonts w:hint="eastAsia"/>
        </w:rPr>
        <w:t>如DCMH、PRDH、SSAH等</w:t>
      </w:r>
      <w:r>
        <w:rPr>
          <w:rFonts w:hint="eastAsia"/>
          <w:vertAlign w:val="superscript"/>
          <w:lang w:eastAsia="zh-CN"/>
        </w:rPr>
        <w:fldChar w:fldCharType="begin"/>
      </w:r>
      <w:r>
        <w:instrText xml:space="preserve"> REF _Ref1003904903 \r \h  \* MERGEFORMAT</w:instrText>
      </w:r>
      <w:r>
        <w:rPr>
          <w:rFonts w:hint="eastAsia"/>
          <w:vertAlign w:val="superscript"/>
          <w:lang w:eastAsia="zh-CN"/>
        </w:rPr>
        <w:fldChar w:fldCharType="separate"/>
      </w:r>
      <w:r>
        <w:rPr>
          <w:rFonts w:hint="eastAsia"/>
          <w:vertAlign w:val="superscript"/>
          <w:lang w:eastAsia="zh-CN"/>
        </w:rPr>
        <w:t>[8</w:t>
      </w:r>
      <w:r>
        <w:rPr>
          <w:rFonts w:hint="eastAsia"/>
          <w:vertAlign w:val="superscript"/>
          <w:lang w:val="en-US" w:eastAsia="zh-CN"/>
        </w:rPr>
        <w:t>-</w:t>
      </w:r>
      <w:r>
        <w:rPr>
          <w:rFonts w:hint="eastAsia"/>
          <w:vertAlign w:val="superscript"/>
          <w:lang w:eastAsia="zh-CN"/>
        </w:rPr>
        <w:fldChar w:fldCharType="end"/>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将深度哈希学习扩展到多模态场景，实现了不同模态数据之间的检索。</w:t>
      </w:r>
    </w:p>
    <w:p w14:paraId="02C21342">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r>
        <w:rPr>
          <w:rFonts w:hint="eastAsia"/>
          <w:lang w:val="en-US" w:eastAsia="zh-CN"/>
        </w:rPr>
        <w:t>如下图2.4所示，</w:t>
      </w:r>
      <w:r>
        <w:rPr>
          <w:rFonts w:hint="eastAsia"/>
        </w:rPr>
        <w:t>深度哈希学习模型的基本框架包括三个核心组件：特征提取网络、哈希层和损失函数。特征提取网络通常采用预训练的卷积神经网络</w:t>
      </w:r>
      <w:r>
        <w:rPr>
          <w:rFonts w:hint="eastAsia"/>
          <w:lang w:val="en-US" w:eastAsia="zh-CN"/>
        </w:rPr>
        <w:t>等</w:t>
      </w:r>
      <w:r>
        <w:rPr>
          <w:rFonts w:hint="eastAsia"/>
        </w:rPr>
        <w:t>，用于从输入图像中提取高层语义特征。哈希层将连续的特征向量转换为二进制哈希码，输出维度等于目标哈希码长度。</w:t>
      </w:r>
      <w:bookmarkStart w:id="64" w:name="_Toc8294"/>
    </w:p>
    <w:p w14:paraId="43C5BF8D">
      <w:pPr>
        <w:jc w:val="center"/>
        <w:rPr>
          <w:rFonts w:hint="eastAsia" w:eastAsia="宋体"/>
          <w:lang w:eastAsia="zh-CN"/>
        </w:rPr>
      </w:pPr>
      <w:r>
        <w:rPr>
          <w:rFonts w:hint="eastAsia" w:eastAsia="宋体"/>
          <w:lang w:eastAsia="zh-CN"/>
        </w:rPr>
        <w:drawing>
          <wp:inline distT="0" distB="0" distL="114300" distR="114300">
            <wp:extent cx="4022725" cy="1436370"/>
            <wp:effectExtent l="0" t="0" r="3175" b="11430"/>
            <wp:docPr id="4" name="图片 4" descr="第二章-图2.4 深度哈希学习模型框架.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第二章-图2.4 深度哈希学习模型框架.drawio"/>
                    <pic:cNvPicPr>
                      <a:picLocks noChangeAspect="1"/>
                    </pic:cNvPicPr>
                  </pic:nvPicPr>
                  <pic:blipFill>
                    <a:blip r:embed="rId41">
                      <a:extLst>
                        <a:ext uri="{96DAC541-7B7A-43D3-8B79-37D633B846F1}">
                          <asvg:svgBlip xmlns:asvg="http://schemas.microsoft.com/office/drawing/2016/SVG/main" r:embed="rId42"/>
                        </a:ext>
                      </a:extLst>
                    </a:blip>
                    <a:stretch>
                      <a:fillRect/>
                    </a:stretch>
                  </pic:blipFill>
                  <pic:spPr>
                    <a:xfrm>
                      <a:off x="0" y="0"/>
                      <a:ext cx="4022725" cy="1436370"/>
                    </a:xfrm>
                    <a:prstGeom prst="rect">
                      <a:avLst/>
                    </a:prstGeom>
                  </pic:spPr>
                </pic:pic>
              </a:graphicData>
            </a:graphic>
          </wp:inline>
        </w:drawing>
      </w:r>
    </w:p>
    <w:p w14:paraId="02A6A992">
      <w:pPr>
        <w:ind w:firstLine="420"/>
        <w:jc w:val="center"/>
        <w:rPr>
          <w:rFonts w:hint="eastAsia"/>
          <w:sz w:val="21"/>
          <w:szCs w:val="21"/>
        </w:rPr>
      </w:pPr>
    </w:p>
    <w:p w14:paraId="3456FE21">
      <w:pPr>
        <w:ind w:firstLine="420"/>
        <w:jc w:val="center"/>
        <w:rPr>
          <w:rFonts w:hint="eastAsia"/>
          <w:sz w:val="21"/>
          <w:szCs w:val="21"/>
        </w:rPr>
      </w:pPr>
      <w:r>
        <w:rPr>
          <w:rFonts w:hint="eastAsia"/>
          <w:sz w:val="21"/>
          <w:szCs w:val="21"/>
        </w:rPr>
        <w:t>图2.</w:t>
      </w:r>
      <w:r>
        <w:rPr>
          <w:rFonts w:hint="eastAsia"/>
          <w:sz w:val="21"/>
          <w:szCs w:val="21"/>
          <w:lang w:val="en-US" w:eastAsia="zh-CN"/>
        </w:rPr>
        <w:t>4</w:t>
      </w:r>
      <w:r>
        <w:rPr>
          <w:rFonts w:hint="eastAsia"/>
          <w:sz w:val="21"/>
          <w:szCs w:val="21"/>
        </w:rPr>
        <w:t xml:space="preserve"> 深度哈希学习模型框架</w:t>
      </w:r>
    </w:p>
    <w:p w14:paraId="32ABA342">
      <w:pPr>
        <w:ind w:firstLine="420"/>
        <w:jc w:val="center"/>
        <w:rPr>
          <w:rFonts w:hint="eastAsia"/>
          <w:sz w:val="21"/>
          <w:szCs w:val="21"/>
        </w:rPr>
      </w:pPr>
      <w:r>
        <w:rPr>
          <w:rFonts w:hint="eastAsia"/>
          <w:sz w:val="21"/>
          <w:szCs w:val="21"/>
        </w:rPr>
        <w:t xml:space="preserve">Figure 2.4 Framework of </w:t>
      </w:r>
      <w:r>
        <w:rPr>
          <w:rFonts w:hint="eastAsia"/>
          <w:sz w:val="21"/>
          <w:szCs w:val="21"/>
          <w:lang w:val="en-US" w:eastAsia="zh-CN"/>
        </w:rPr>
        <w:t>D</w:t>
      </w:r>
      <w:r>
        <w:rPr>
          <w:rFonts w:hint="eastAsia"/>
          <w:sz w:val="21"/>
          <w:szCs w:val="21"/>
        </w:rPr>
        <w:t xml:space="preserve">eep </w:t>
      </w:r>
      <w:r>
        <w:rPr>
          <w:rFonts w:hint="eastAsia"/>
          <w:sz w:val="21"/>
          <w:szCs w:val="21"/>
          <w:lang w:val="en-US" w:eastAsia="zh-CN"/>
        </w:rPr>
        <w:t>H</w:t>
      </w:r>
      <w:r>
        <w:rPr>
          <w:rFonts w:hint="eastAsia"/>
          <w:sz w:val="21"/>
          <w:szCs w:val="21"/>
        </w:rPr>
        <w:t xml:space="preserve">ashing </w:t>
      </w:r>
      <w:r>
        <w:rPr>
          <w:rFonts w:hint="eastAsia"/>
          <w:sz w:val="21"/>
          <w:szCs w:val="21"/>
          <w:lang w:val="en-US" w:eastAsia="zh-CN"/>
        </w:rPr>
        <w:t>L</w:t>
      </w:r>
      <w:r>
        <w:rPr>
          <w:rFonts w:hint="eastAsia"/>
          <w:sz w:val="21"/>
          <w:szCs w:val="21"/>
        </w:rPr>
        <w:t xml:space="preserve">earning </w:t>
      </w:r>
      <w:r>
        <w:rPr>
          <w:rFonts w:hint="eastAsia"/>
          <w:sz w:val="21"/>
          <w:szCs w:val="21"/>
          <w:lang w:val="en-US" w:eastAsia="zh-CN"/>
        </w:rPr>
        <w:t>M</w:t>
      </w:r>
      <w:r>
        <w:rPr>
          <w:rFonts w:hint="eastAsia"/>
          <w:sz w:val="21"/>
          <w:szCs w:val="21"/>
        </w:rPr>
        <w:t>odel</w:t>
      </w:r>
    </w:p>
    <w:p w14:paraId="6528E1A7">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p>
    <w:p w14:paraId="7013AF8C">
      <w:pPr>
        <w:pStyle w:val="4"/>
      </w:pPr>
      <w:bookmarkStart w:id="65" w:name="_Toc8503"/>
      <w:r>
        <w:t>2.2.2 Triplet Loss</w:t>
      </w:r>
      <w:bookmarkEnd w:id="64"/>
      <w:bookmarkEnd w:id="65"/>
    </w:p>
    <w:p w14:paraId="08D027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Triplet Loss是深度哈希学习中广泛使用的损失函数，由Schroff等</w:t>
      </w:r>
      <w:r>
        <w:rPr>
          <w:rFonts w:hint="eastAsia"/>
          <w:vertAlign w:val="superscript"/>
          <w:lang w:eastAsia="zh-CN"/>
        </w:rPr>
        <w:fldChar w:fldCharType="begin"/>
      </w:r>
      <w:r>
        <w:instrText xml:space="preserve"> REF _Ref1037283605 \r \h  \* MERGEFORMAT</w:instrText>
      </w:r>
      <w:r>
        <w:rPr>
          <w:rFonts w:hint="eastAsia"/>
          <w:vertAlign w:val="superscript"/>
          <w:lang w:eastAsia="zh-CN"/>
        </w:rPr>
        <w:fldChar w:fldCharType="separate"/>
      </w:r>
      <w:r>
        <w:rPr>
          <w:rFonts w:hint="eastAsia"/>
          <w:vertAlign w:val="superscript"/>
          <w:lang w:eastAsia="zh-CN"/>
        </w:rPr>
        <w:t>[29]</w:t>
      </w:r>
      <w:r>
        <w:rPr>
          <w:rFonts w:hint="eastAsia"/>
          <w:vertAlign w:val="superscript"/>
          <w:lang w:eastAsia="zh-CN"/>
        </w:rPr>
        <w:fldChar w:fldCharType="end"/>
      </w:r>
      <w:r>
        <w:rPr>
          <w:rFonts w:hint="eastAsia"/>
        </w:rPr>
        <w:t>提出，用于学习具有判别性的特征嵌入空间。</w:t>
      </w:r>
      <w:r>
        <w:rPr>
          <w:rFonts w:hint="eastAsia"/>
          <w:lang w:val="en-US" w:eastAsia="zh-CN"/>
        </w:rPr>
        <w:t>如图2.5所示，</w:t>
      </w:r>
      <w:r>
        <w:rPr>
          <w:rFonts w:hint="eastAsia"/>
        </w:rPr>
        <w:t>Triplet Loss的核心思想是构建三元组（Anchor、Positive、Negative），使得锚点样本与正样本之间的距离小于锚点样本与负样本之间的距离。Triplet Loss的目标是最小化以下目标函数</w:t>
      </w:r>
      <w:r>
        <w:rPr>
          <w:rFonts w:hint="eastAsia"/>
          <w:lang w:eastAsia="zh-CN"/>
        </w:rPr>
        <w:t>。</w:t>
      </w:r>
    </w:p>
    <w:p w14:paraId="05EC1CA1">
      <w:pPr>
        <w:ind w:firstLine="420"/>
        <w:rPr>
          <w:rFonts w:hint="eastAsia"/>
          <w:lang w:eastAsia="zh-CN"/>
        </w:rPr>
      </w:pPr>
    </w:p>
    <w:p w14:paraId="15FE6DF4">
      <w:pPr>
        <w:jc w:val="center"/>
        <w:rPr>
          <w:rFonts w:hint="eastAsia" w:eastAsia="宋体"/>
          <w:lang w:eastAsia="zh-CN"/>
        </w:rPr>
      </w:pPr>
      <w:r>
        <w:rPr>
          <w:rFonts w:hint="eastAsia" w:eastAsia="宋体"/>
          <w:lang w:eastAsia="zh-CN"/>
        </w:rPr>
        <w:drawing>
          <wp:inline distT="0" distB="0" distL="114300" distR="114300">
            <wp:extent cx="2644775" cy="2117725"/>
            <wp:effectExtent l="0" t="0" r="9525" b="3175"/>
            <wp:docPr id="18" name="图片 18" descr="第二章-图2.4 深度哈希学习模型框架 的副本.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第二章-图2.4 深度哈希学习模型框架 的副本.drawio"/>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0" y="0"/>
                      <a:ext cx="2644775" cy="2117725"/>
                    </a:xfrm>
                    <a:prstGeom prst="rect">
                      <a:avLst/>
                    </a:prstGeom>
                  </pic:spPr>
                </pic:pic>
              </a:graphicData>
            </a:graphic>
          </wp:inline>
        </w:drawing>
      </w:r>
    </w:p>
    <w:p w14:paraId="5A73272A">
      <w:pPr>
        <w:ind w:firstLine="420"/>
        <w:jc w:val="center"/>
        <w:rPr>
          <w:sz w:val="21"/>
          <w:szCs w:val="21"/>
        </w:rPr>
      </w:pPr>
      <w:r>
        <w:rPr>
          <w:sz w:val="21"/>
          <w:szCs w:val="21"/>
        </w:rPr>
        <w:t>图2.</w:t>
      </w:r>
      <w:r>
        <w:rPr>
          <w:rFonts w:hint="eastAsia"/>
          <w:sz w:val="21"/>
          <w:szCs w:val="21"/>
          <w:lang w:val="en-US" w:eastAsia="zh-CN"/>
        </w:rPr>
        <w:t>5</w:t>
      </w:r>
      <w:r>
        <w:rPr>
          <w:sz w:val="21"/>
          <w:szCs w:val="21"/>
        </w:rPr>
        <w:t xml:space="preserve"> Triplet Loss示意图</w:t>
      </w:r>
    </w:p>
    <w:p w14:paraId="0A73A604">
      <w:pPr>
        <w:ind w:firstLine="420"/>
        <w:jc w:val="center"/>
        <w:rPr>
          <w:rFonts w:hint="eastAsia"/>
          <w:sz w:val="21"/>
          <w:szCs w:val="21"/>
        </w:rPr>
      </w:pPr>
      <w:r>
        <w:rPr>
          <w:rFonts w:hint="eastAsia"/>
          <w:sz w:val="21"/>
          <w:szCs w:val="21"/>
        </w:rPr>
        <w:t xml:space="preserve">Figure 2.5 Schematic </w:t>
      </w:r>
      <w:r>
        <w:rPr>
          <w:rFonts w:hint="eastAsia"/>
          <w:sz w:val="21"/>
          <w:szCs w:val="21"/>
          <w:lang w:val="en-US" w:eastAsia="zh-CN"/>
        </w:rPr>
        <w:t>D</w:t>
      </w:r>
      <w:r>
        <w:rPr>
          <w:rFonts w:hint="eastAsia"/>
          <w:sz w:val="21"/>
          <w:szCs w:val="21"/>
        </w:rPr>
        <w:t>iagram of Triplet Loss</w:t>
      </w:r>
    </w:p>
    <w:p w14:paraId="5F1BFE9C">
      <w:pPr>
        <w:ind w:firstLine="420"/>
        <w:jc w:val="center"/>
        <w:rPr>
          <w:rFonts w:hint="eastAsia"/>
          <w:sz w:val="21"/>
          <w:szCs w:val="21"/>
        </w:rPr>
      </w:pPr>
    </w:p>
    <w:p w14:paraId="32CF89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Triplet Loss</w:t>
      </w:r>
      <w:r>
        <w:rPr>
          <w:rFonts w:hint="eastAsia"/>
          <w:lang w:val="en-US" w:eastAsia="zh-CN"/>
        </w:rPr>
        <w:t>的数学表达式如公式（2-2）所示：</w:t>
      </w:r>
    </w:p>
    <w:p w14:paraId="68662D8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iCs/>
          <w:lang w:val="en-US" w:eastAsia="zh-CN"/>
        </w:rPr>
      </w:pPr>
      <w:r>
        <w:rPr>
          <w:rFonts w:hint="eastAsia"/>
          <w:i w:val="0"/>
          <w:sz w:val="24"/>
          <w:szCs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p</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+α</m:t>
        </m:r>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m:t>
            </m:r>
            <m:ctrlPr>
              <w:rPr>
                <w:rFonts w:ascii="Cambria Math" w:hAnsi="Cambria Math" w:eastAsia="宋体"/>
                <w:sz w:val="24"/>
              </w:rPr>
            </m:ctrlPr>
          </m:sub>
        </m:sSub>
      </m:oMath>
      <w:r>
        <w:rPr>
          <w:rFonts w:hint="eastAsia"/>
          <w:i/>
          <w:sz w:val="24"/>
          <w:szCs w:val="24"/>
          <w:lang w:val="en-US" w:eastAsia="zh-CN"/>
        </w:rPr>
        <w:t xml:space="preserve"> </w:t>
      </w:r>
      <w:r>
        <w:rPr>
          <w:rFonts w:hint="eastAsia"/>
          <w:i/>
          <w:sz w:val="24"/>
          <w:szCs w:val="24"/>
          <w:lang w:val="en-US" w:eastAsia="zh-CN"/>
        </w:rPr>
        <w:tab/>
      </w:r>
      <w:r>
        <w:rPr>
          <w:rFonts w:hint="eastAsia"/>
          <w:i/>
          <w:sz w:val="24"/>
          <w:szCs w:val="24"/>
          <w:lang w:val="en-US" w:eastAsia="zh-CN"/>
        </w:rPr>
        <w:t xml:space="preserve"> </w:t>
      </w:r>
      <w:r>
        <w:rPr>
          <w:rFonts w:hint="default" w:ascii="Times New Roman" w:hAnsi="Times New Roman" w:cs="Times New Roman"/>
          <w:i/>
          <w:sz w:val="24"/>
          <w:szCs w:val="24"/>
          <w:lang w:val="en-US" w:eastAsia="zh-CN"/>
        </w:rPr>
        <w:t xml:space="preserve"> </w:t>
      </w:r>
      <w:r>
        <w:rPr>
          <w:rFonts w:hint="default" w:ascii="Times New Roman" w:hAnsi="Times New Roman" w:cs="Times New Roman"/>
          <w:i w:val="0"/>
          <w:iCs/>
          <w:sz w:val="24"/>
          <w:szCs w:val="24"/>
          <w:lang w:val="en-US" w:eastAsia="zh-CN"/>
        </w:rPr>
        <w:t>（2-2）</w:t>
      </w:r>
    </w:p>
    <w:p w14:paraId="32FB68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bookmarkStart w:id="66" w:name="_Toc8306"/>
      <w:r>
        <w:rPr>
          <w:rFonts w:hint="eastAsia"/>
          <w:lang w:val="en-US" w:eastAsia="zh-CN"/>
        </w:rPr>
        <w:t>其中，</w:t>
      </w:r>
      <m:oMath>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m:t>
        </m:r>
      </m:oMath>
      <w:r>
        <w:rPr>
          <w:rFonts w:hint="eastAsia"/>
        </w:rPr>
        <w:t>表示哈希函数，</w:t>
      </w:r>
      <m:oMath>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rPr>
          <w:rFonts w:hint="eastAsia"/>
        </w:rPr>
        <w:t>表示欧氏距离，</w:t>
      </w:r>
      <m:oMath>
        <m:r>
          <m:rPr/>
          <w:rPr>
            <w:rFonts w:hint="default" w:ascii="Cambria Math" w:hAnsi="Cambria Math"/>
            <w:sz w:val="24"/>
          </w:rPr>
          <m:t>α</m:t>
        </m:r>
      </m:oMath>
      <w:r>
        <w:rPr>
          <w:rFonts w:hint="eastAsia"/>
        </w:rPr>
        <w:t>为间隔超参数。</w:t>
      </w:r>
    </w:p>
    <w:p w14:paraId="39ACD1EE">
      <w:pPr>
        <w:pStyle w:val="4"/>
      </w:pPr>
      <w:bookmarkStart w:id="67" w:name="_Toc13251"/>
      <w:r>
        <w:t>2.2.3</w:t>
      </w:r>
      <w:r>
        <w:rPr>
          <w:rFonts w:hint="eastAsia"/>
          <w:lang w:val="en-US" w:eastAsia="zh-CN"/>
        </w:rPr>
        <w:t xml:space="preserve"> </w:t>
      </w:r>
      <w:r>
        <w:t>Contrastive Loss</w:t>
      </w:r>
      <w:bookmarkEnd w:id="66"/>
      <w:bookmarkEnd w:id="67"/>
    </w:p>
    <w:p w14:paraId="5E4054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Contrastive Loss是另一种重要的度量学习损失函数，由Hadsel</w:t>
      </w:r>
      <w:r>
        <w:rPr>
          <w:rFonts w:hint="eastAsia"/>
          <w:lang w:val="en-US" w:eastAsia="zh-CN"/>
        </w:rPr>
        <w:t>l</w:t>
      </w:r>
      <w:r>
        <w:rPr>
          <w:rFonts w:hint="eastAsia"/>
        </w:rPr>
        <w:t>等</w:t>
      </w:r>
      <w:r>
        <w:rPr>
          <w:rFonts w:hint="eastAsia"/>
          <w:vertAlign w:val="superscript"/>
          <w:lang w:eastAsia="zh-CN"/>
        </w:rPr>
        <w:fldChar w:fldCharType="begin"/>
      </w:r>
      <w:r>
        <w:instrText xml:space="preserve"> REF _Ref1038123955 \r \h  \* MERGEFORMAT</w:instrText>
      </w:r>
      <w:r>
        <w:rPr>
          <w:rFonts w:hint="eastAsia"/>
          <w:vertAlign w:val="superscript"/>
          <w:lang w:eastAsia="zh-CN"/>
        </w:rPr>
        <w:fldChar w:fldCharType="separate"/>
      </w:r>
      <w:r>
        <w:rPr>
          <w:rFonts w:hint="eastAsia"/>
          <w:vertAlign w:val="superscript"/>
          <w:lang w:eastAsia="zh-CN"/>
        </w:rPr>
        <w:t>[30]</w:t>
      </w:r>
      <w:r>
        <w:rPr>
          <w:rFonts w:hint="eastAsia"/>
          <w:vertAlign w:val="superscript"/>
          <w:lang w:eastAsia="zh-CN"/>
        </w:rPr>
        <w:fldChar w:fldCharType="end"/>
      </w:r>
      <w:r>
        <w:rPr>
          <w:rFonts w:hint="eastAsia"/>
        </w:rPr>
        <w:t>提出，广泛应用于深度哈希学习。</w:t>
      </w:r>
      <w:r>
        <w:rPr>
          <w:rFonts w:hint="eastAsia"/>
          <w:lang w:val="en-US" w:eastAsia="zh-CN"/>
        </w:rPr>
        <w:t>如图2.6所示，</w:t>
      </w:r>
      <w:r>
        <w:rPr>
          <w:rFonts w:hint="eastAsia"/>
        </w:rPr>
        <w:t>与Triplet Loss不同，Contrastive Loss使用样本对而非三元组，通过拉近相似样本、推远不相似样本的方式学习判别性特征。</w:t>
      </w:r>
    </w:p>
    <w:p w14:paraId="13FBEFAC">
      <w:pPr>
        <w:ind w:firstLine="420"/>
        <w:rPr>
          <w:rFonts w:hint="eastAsia"/>
        </w:rPr>
      </w:pPr>
    </w:p>
    <w:p w14:paraId="4ACCA3E1">
      <w:pPr>
        <w:jc w:val="center"/>
        <w:rPr>
          <w:rFonts w:hint="eastAsia" w:eastAsia="宋体"/>
          <w:lang w:eastAsia="zh-CN"/>
        </w:rPr>
      </w:pPr>
      <w:r>
        <w:drawing>
          <wp:inline distT="0" distB="0" distL="114300" distR="114300">
            <wp:extent cx="4584065" cy="1643380"/>
            <wp:effectExtent l="0" t="0" r="635" b="762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45"/>
                    <a:stretch>
                      <a:fillRect/>
                    </a:stretch>
                  </pic:blipFill>
                  <pic:spPr>
                    <a:xfrm>
                      <a:off x="0" y="0"/>
                      <a:ext cx="4584065" cy="1643380"/>
                    </a:xfrm>
                    <a:prstGeom prst="rect">
                      <a:avLst/>
                    </a:prstGeom>
                    <a:noFill/>
                    <a:ln>
                      <a:noFill/>
                    </a:ln>
                  </pic:spPr>
                </pic:pic>
              </a:graphicData>
            </a:graphic>
          </wp:inline>
        </w:drawing>
      </w:r>
    </w:p>
    <w:p w14:paraId="0C0B0D3D">
      <w:pPr>
        <w:ind w:firstLine="420"/>
        <w:jc w:val="center"/>
        <w:rPr>
          <w:sz w:val="21"/>
          <w:szCs w:val="21"/>
        </w:rPr>
      </w:pPr>
      <w:r>
        <w:rPr>
          <w:sz w:val="21"/>
          <w:szCs w:val="21"/>
        </w:rPr>
        <w:t>图2.</w:t>
      </w:r>
      <w:r>
        <w:rPr>
          <w:rFonts w:hint="eastAsia"/>
          <w:sz w:val="21"/>
          <w:szCs w:val="21"/>
          <w:lang w:val="en-US" w:eastAsia="zh-CN"/>
        </w:rPr>
        <w:t>6</w:t>
      </w:r>
      <w:r>
        <w:rPr>
          <w:sz w:val="21"/>
          <w:szCs w:val="21"/>
        </w:rPr>
        <w:t xml:space="preserve"> Contrastive Loss示意图</w:t>
      </w:r>
    </w:p>
    <w:p w14:paraId="3CF2A602">
      <w:pPr>
        <w:ind w:firstLine="420"/>
        <w:jc w:val="center"/>
        <w:rPr>
          <w:rFonts w:hint="eastAsia"/>
        </w:rPr>
      </w:pPr>
      <w:r>
        <w:rPr>
          <w:rFonts w:hint="eastAsia"/>
          <w:sz w:val="21"/>
          <w:szCs w:val="21"/>
        </w:rPr>
        <w:t xml:space="preserve">Figure 2.6 Schematic </w:t>
      </w:r>
      <w:r>
        <w:rPr>
          <w:rFonts w:hint="eastAsia"/>
          <w:sz w:val="21"/>
          <w:szCs w:val="21"/>
          <w:lang w:val="en-US" w:eastAsia="zh-CN"/>
        </w:rPr>
        <w:t>D</w:t>
      </w:r>
      <w:r>
        <w:rPr>
          <w:rFonts w:hint="eastAsia"/>
          <w:sz w:val="21"/>
          <w:szCs w:val="21"/>
        </w:rPr>
        <w:t>iagram of Contrastive Loss</w:t>
      </w:r>
    </w:p>
    <w:p w14:paraId="52680F1E">
      <w:pPr>
        <w:ind w:firstLine="420"/>
        <w:rPr>
          <w:rFonts w:hint="eastAsia"/>
        </w:rPr>
      </w:pPr>
    </w:p>
    <w:p w14:paraId="3D3921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Contrastive Loss的数学表达式如公式（2-</w:t>
      </w:r>
      <w:r>
        <w:rPr>
          <w:rFonts w:hint="eastAsia"/>
          <w:lang w:val="en-US" w:eastAsia="zh-CN"/>
        </w:rPr>
        <w:t>3</w:t>
      </w:r>
      <w:r>
        <w:rPr>
          <w:rFonts w:hint="eastAsia"/>
        </w:rPr>
        <w:t>）所示</w:t>
      </w:r>
      <w:r>
        <w:rPr>
          <w:rFonts w:hint="eastAsia"/>
          <w:lang w:eastAsia="zh-CN"/>
        </w:rPr>
        <w:t>：</w:t>
      </w:r>
      <w:bookmarkStart w:id="68" w:name="_Toc24015"/>
    </w:p>
    <w:p w14:paraId="28F6188C">
      <w:pPr>
        <w:pStyle w:val="54"/>
        <w:bidi w:val="0"/>
        <w:rPr>
          <w:rFonts w:hint="default" w:eastAsia="宋体"/>
          <w:lang w:val="en-US" w:eastAsia="zh-CN"/>
        </w:rPr>
      </w:pPr>
      <w:r>
        <w:rPr>
          <w:rFonts w:hint="eastAsia" w:eastAsia="Consolas"/>
          <w:i w:val="0"/>
          <w:sz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contrastive</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d>
              <m:dPr>
                <m:begChr m:val="["/>
                <m:endChr m:val="]"/>
                <m:ctrlPr>
                  <w:rPr>
                    <w:rFonts w:hint="default" w:ascii="Cambria Math" w:hAnsi="Cambria Math" w:eastAsia="Consolas"/>
                    <w:i/>
                    <w:sz w:val="24"/>
                  </w:rPr>
                </m:ctrlPr>
              </m:dPr>
              <m:e>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sSup>
                  <m:sSupPr>
                    <m:ctrlPr>
                      <w:rPr>
                        <w:rFonts w:hint="default" w:ascii="Cambria Math" w:hAnsi="Cambria Math" w:eastAsia="Consolas"/>
                        <w:sz w:val="24"/>
                      </w:rPr>
                    </m:ctrlPr>
                  </m:sSupPr>
                  <m:e>
                    <m:r>
                      <m:rPr/>
                      <w:rPr>
                        <w:rFonts w:hint="default" w:ascii="Cambria Math" w:hAnsi="Cambria Math" w:eastAsia="Consolas"/>
                        <w:sz w:val="24"/>
                      </w:rPr>
                      <m:t>)</m:t>
                    </m:r>
                    <m:ctrlPr>
                      <w:rPr>
                        <w:rFonts w:ascii="Cambria Math" w:hAnsi="Cambria Math" w:eastAsia="Consolas"/>
                        <w:sz w:val="24"/>
                      </w:rPr>
                    </m:ctrlPr>
                  </m:e>
                  <m:sup>
                    <m:r>
                      <m:rPr/>
                      <w:rPr>
                        <w:rFonts w:hint="default" w:ascii="Cambria Math" w:hAnsi="Cambria Math" w:eastAsia="Consolas"/>
                        <w:sz w:val="24"/>
                      </w:rPr>
                      <m:t>2</m:t>
                    </m:r>
                    <m:ctrlPr>
                      <w:rPr>
                        <w:rFonts w:ascii="Cambria Math" w:hAnsi="Cambria Math" w:eastAsia="Consolas"/>
                        <w:sz w:val="24"/>
                      </w:rPr>
                    </m:ctrlPr>
                  </m:sup>
                </m:sSup>
                <m:r>
                  <m:rPr/>
                  <w:rPr>
                    <w:rFonts w:hint="default" w:ascii="Cambria Math" w:hAnsi="Cambria Math" w:eastAsia="Consolas"/>
                    <w:sz w:val="24"/>
                  </w:rPr>
                  <m:t>+(1−</m:t>
                </m:r>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)⋅[m−D(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m:t>
                    </m:r>
                    <m:ctrlPr>
                      <w:rPr>
                        <w:rFonts w:ascii="Cambria Math" w:hAnsi="Cambria Math" w:eastAsia="Consolas"/>
                        <w:sz w:val="24"/>
                      </w:rPr>
                    </m:ctrlPr>
                  </m:e>
                  <m:sub>
                    <m:r>
                      <m:rPr/>
                      <w:rPr>
                        <w:rFonts w:hint="default" w:ascii="Cambria Math" w:hAnsi="Cambria Math" w:eastAsia="Consolas"/>
                        <w:sz w:val="24"/>
                      </w:rPr>
                      <m:t>+</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ctrlPr>
                  <w:rPr>
                    <w:rFonts w:hint="default" w:ascii="Cambria Math" w:hAnsi="Cambria Math" w:eastAsia="Consolas"/>
                    <w:sz w:val="24"/>
                  </w:rPr>
                </m:ctrlPr>
              </m:e>
            </m:d>
            <m:ctrlPr>
              <w:rPr>
                <w:rFonts w:hint="default" w:ascii="Cambria Math" w:hAnsi="Cambria Math" w:eastAsia="Consolas"/>
                <w:i/>
                <w:sz w:val="24"/>
              </w:rPr>
            </m:ctrlPr>
          </m:e>
        </m:nary>
      </m:oMath>
      <w:r>
        <w:rPr>
          <w:rFonts w:hint="default" w:ascii="Times New Roman Regular" w:hAnsi="Times New Roman Regular" w:cs="Times New Roman Regular"/>
          <w:i w:val="0"/>
          <w:sz w:val="24"/>
          <w:szCs w:val="24"/>
          <w:lang w:val="en-US" w:eastAsia="zh-CN"/>
        </w:rPr>
        <w:t>（2-3）</w:t>
      </w:r>
    </w:p>
    <w:p w14:paraId="54D8F1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val="en-US" w:eastAsia="zh-CN"/>
        </w:rPr>
        <w:t>其中，</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∈0,1</m:t>
        </m:r>
      </m:oMath>
      <w:r>
        <w:rPr>
          <w:rFonts w:hint="eastAsia"/>
        </w:rPr>
        <w:t>表示样本对是否相似，</w:t>
      </w:r>
      <m:oMath>
        <m:r>
          <m:rPr/>
          <w:rPr>
            <w:rFonts w:hint="default" w:ascii="Cambria Math" w:hAnsi="Cambria Math"/>
            <w:sz w:val="24"/>
          </w:rPr>
          <m:t>D(</m:t>
        </m:r>
        <m:r>
          <m:rPr>
            <m:sty m:val="p"/>
          </m:rPr>
          <w:rPr>
            <w:rFonts w:hint="default" w:ascii="Cambria Math" w:hAnsi="Cambria Math"/>
            <w:sz w:val="24"/>
          </w:rPr>
          <m:t>·</m:t>
        </m:r>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oMath>
      <w:r>
        <w:rPr>
          <w:rFonts w:hint="eastAsia"/>
        </w:rPr>
        <w:t>表示距离度量，m</w:t>
      </w:r>
      <w:r>
        <w:rPr>
          <w:rFonts w:hint="eastAsia"/>
          <w:lang w:val="en-US" w:eastAsia="zh-CN"/>
        </w:rPr>
        <w:t>是</w:t>
      </w:r>
      <w:r>
        <w:rPr>
          <w:rFonts w:hint="eastAsia"/>
        </w:rPr>
        <w:t>不相似样本阈值。</w:t>
      </w:r>
    </w:p>
    <w:p w14:paraId="1CAB74BF">
      <w:pPr>
        <w:pStyle w:val="4"/>
      </w:pPr>
      <w:bookmarkStart w:id="69" w:name="_Toc5783"/>
      <w:r>
        <w:t>2.2.4</w:t>
      </w:r>
      <w:r>
        <w:rPr>
          <w:rFonts w:hint="eastAsia"/>
          <w:lang w:val="en-US" w:eastAsia="zh-CN"/>
        </w:rPr>
        <w:t xml:space="preserve"> </w:t>
      </w:r>
      <w:r>
        <w:t>哈希层与量化损失</w:t>
      </w:r>
      <w:bookmarkEnd w:id="68"/>
      <w:bookmarkEnd w:id="69"/>
    </w:p>
    <w:p w14:paraId="5DB2D8F2">
      <w:pPr>
        <w:ind w:firstLine="420"/>
        <w:rPr>
          <w:rFonts w:hint="eastAsia"/>
        </w:rPr>
      </w:pPr>
      <w:r>
        <w:rPr>
          <w:rFonts w:hint="eastAsia"/>
          <w:lang w:val="en-US" w:eastAsia="zh-CN"/>
        </w:rPr>
        <w:t>如图2.7所示，</w:t>
      </w:r>
      <w:r>
        <w:rPr>
          <w:rFonts w:hint="eastAsia"/>
        </w:rPr>
        <w:t>哈希层是深度哈希学习模型的核心组件，负责将连续的特征向量转换为紧凑的二进制哈希码。</w:t>
      </w:r>
    </w:p>
    <w:p w14:paraId="70D97790"/>
    <w:p w14:paraId="132EF867">
      <w:pPr>
        <w:jc w:val="center"/>
      </w:pPr>
      <w:r>
        <w:drawing>
          <wp:inline distT="0" distB="0" distL="114300" distR="114300">
            <wp:extent cx="3450590" cy="1437640"/>
            <wp:effectExtent l="0" t="0" r="3810" b="10160"/>
            <wp:docPr id="1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0"/>
                    <pic:cNvPicPr>
                      <a:picLocks noChangeAspect="1"/>
                    </pic:cNvPicPr>
                  </pic:nvPicPr>
                  <pic:blipFill>
                    <a:blip r:embed="rId46"/>
                    <a:stretch>
                      <a:fillRect/>
                    </a:stretch>
                  </pic:blipFill>
                  <pic:spPr>
                    <a:xfrm>
                      <a:off x="0" y="0"/>
                      <a:ext cx="3450590" cy="1437640"/>
                    </a:xfrm>
                    <a:prstGeom prst="rect">
                      <a:avLst/>
                    </a:prstGeom>
                    <a:noFill/>
                    <a:ln>
                      <a:noFill/>
                    </a:ln>
                  </pic:spPr>
                </pic:pic>
              </a:graphicData>
            </a:graphic>
          </wp:inline>
        </w:drawing>
      </w:r>
    </w:p>
    <w:p w14:paraId="76828E7B">
      <w:pPr>
        <w:ind w:firstLine="420"/>
        <w:jc w:val="center"/>
        <w:rPr>
          <w:color w:val="auto"/>
          <w:sz w:val="21"/>
          <w:szCs w:val="21"/>
        </w:rPr>
      </w:pPr>
      <w:r>
        <w:rPr>
          <w:color w:val="auto"/>
          <w:sz w:val="21"/>
          <w:szCs w:val="21"/>
        </w:rPr>
        <w:t>图2.</w:t>
      </w:r>
      <w:r>
        <w:rPr>
          <w:rFonts w:hint="eastAsia"/>
          <w:color w:val="auto"/>
          <w:sz w:val="21"/>
          <w:szCs w:val="21"/>
          <w:lang w:val="en-US" w:eastAsia="zh-CN"/>
        </w:rPr>
        <w:t>7</w:t>
      </w:r>
      <w:r>
        <w:rPr>
          <w:color w:val="auto"/>
          <w:sz w:val="21"/>
          <w:szCs w:val="21"/>
        </w:rPr>
        <w:t xml:space="preserve"> 哈希层与量化损失示意图</w:t>
      </w:r>
    </w:p>
    <w:p w14:paraId="6B4EC42A">
      <w:pPr>
        <w:ind w:firstLine="420"/>
        <w:jc w:val="center"/>
        <w:rPr>
          <w:rFonts w:hint="eastAsia"/>
        </w:rPr>
      </w:pPr>
      <w:r>
        <w:rPr>
          <w:rFonts w:hint="eastAsia"/>
          <w:color w:val="auto"/>
          <w:sz w:val="21"/>
          <w:szCs w:val="21"/>
        </w:rPr>
        <w:t xml:space="preserve">Figure 2.7 Schematic </w:t>
      </w:r>
      <w:r>
        <w:rPr>
          <w:rFonts w:hint="eastAsia"/>
          <w:color w:val="auto"/>
          <w:sz w:val="21"/>
          <w:szCs w:val="21"/>
          <w:lang w:val="en-US" w:eastAsia="zh-CN"/>
        </w:rPr>
        <w:t>D</w:t>
      </w:r>
      <w:r>
        <w:rPr>
          <w:rFonts w:hint="eastAsia"/>
          <w:color w:val="auto"/>
          <w:sz w:val="21"/>
          <w:szCs w:val="21"/>
        </w:rPr>
        <w:t xml:space="preserve">iagram of </w:t>
      </w:r>
      <w:r>
        <w:rPr>
          <w:rFonts w:hint="eastAsia"/>
          <w:color w:val="auto"/>
          <w:sz w:val="21"/>
          <w:szCs w:val="21"/>
          <w:lang w:val="en-US" w:eastAsia="zh-CN"/>
        </w:rPr>
        <w:t>t</w:t>
      </w:r>
      <w:r>
        <w:rPr>
          <w:rFonts w:hint="eastAsia"/>
          <w:color w:val="auto"/>
          <w:sz w:val="21"/>
          <w:szCs w:val="21"/>
        </w:rPr>
        <w:t xml:space="preserve">he </w:t>
      </w:r>
      <w:r>
        <w:rPr>
          <w:rFonts w:hint="eastAsia"/>
          <w:color w:val="auto"/>
          <w:sz w:val="21"/>
          <w:szCs w:val="21"/>
          <w:lang w:val="en-US" w:eastAsia="zh-CN"/>
        </w:rPr>
        <w:t>H</w:t>
      </w:r>
      <w:r>
        <w:rPr>
          <w:rFonts w:hint="eastAsia"/>
          <w:color w:val="auto"/>
          <w:sz w:val="21"/>
          <w:szCs w:val="21"/>
        </w:rPr>
        <w:t xml:space="preserve">ash </w:t>
      </w:r>
      <w:r>
        <w:rPr>
          <w:rFonts w:hint="eastAsia"/>
          <w:color w:val="auto"/>
          <w:sz w:val="21"/>
          <w:szCs w:val="21"/>
          <w:lang w:val="en-US" w:eastAsia="zh-CN"/>
        </w:rPr>
        <w:t>L</w:t>
      </w:r>
      <w:r>
        <w:rPr>
          <w:rFonts w:hint="eastAsia"/>
          <w:color w:val="auto"/>
          <w:sz w:val="21"/>
          <w:szCs w:val="21"/>
        </w:rPr>
        <w:t xml:space="preserve">ayer and </w:t>
      </w:r>
      <w:r>
        <w:rPr>
          <w:rFonts w:hint="eastAsia"/>
          <w:color w:val="auto"/>
          <w:sz w:val="21"/>
          <w:szCs w:val="21"/>
          <w:lang w:val="en-US" w:eastAsia="zh-CN"/>
        </w:rPr>
        <w:t>Q</w:t>
      </w:r>
      <w:r>
        <w:rPr>
          <w:rFonts w:hint="eastAsia"/>
          <w:color w:val="auto"/>
          <w:sz w:val="21"/>
          <w:szCs w:val="21"/>
        </w:rPr>
        <w:t>u</w:t>
      </w:r>
      <w:r>
        <w:rPr>
          <w:rFonts w:hint="eastAsia"/>
          <w:sz w:val="21"/>
          <w:szCs w:val="21"/>
        </w:rPr>
        <w:t xml:space="preserve">antization </w:t>
      </w:r>
      <w:r>
        <w:rPr>
          <w:rFonts w:hint="eastAsia"/>
          <w:sz w:val="21"/>
          <w:szCs w:val="21"/>
          <w:lang w:val="en-US" w:eastAsia="zh-CN"/>
        </w:rPr>
        <w:t>L</w:t>
      </w:r>
      <w:r>
        <w:rPr>
          <w:rFonts w:hint="eastAsia"/>
          <w:sz w:val="21"/>
          <w:szCs w:val="21"/>
        </w:rPr>
        <w:t>oss</w:t>
      </w:r>
    </w:p>
    <w:p w14:paraId="69458B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典型的哈希层结构如公式（2-</w:t>
      </w:r>
      <w:r>
        <w:rPr>
          <w:rFonts w:hint="eastAsia"/>
          <w:lang w:val="en-US" w:eastAsia="zh-CN"/>
        </w:rPr>
        <w:t>4</w:t>
      </w:r>
      <w:r>
        <w:rPr>
          <w:rFonts w:hint="eastAsia"/>
        </w:rPr>
        <w:t>）所示：</w:t>
      </w:r>
    </w:p>
    <w:p w14:paraId="2781A093">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r>
          <m:rPr/>
          <w:rPr>
            <w:rFonts w:hint="default" w:ascii="Cambria Math" w:hAnsi="Cambria Math" w:eastAsia="Consolas"/>
            <w:sz w:val="24"/>
            <w:szCs w:val="24"/>
          </w:rPr>
          <m:t>h=</m:t>
        </m:r>
        <m:func>
          <m:funcPr>
            <m:ctrlPr>
              <w:rPr>
                <w:rFonts w:hint="default" w:ascii="Cambria Math" w:hAnsi="Cambria Math" w:eastAsia="Consolas"/>
                <w:sz w:val="24"/>
                <w:szCs w:val="24"/>
              </w:rPr>
            </m:ctrlPr>
          </m:funcPr>
          <m:fName>
            <m:r>
              <m:rPr>
                <m:sty m:val="p"/>
              </m:rPr>
              <w:rPr>
                <w:rFonts w:hint="default" w:ascii="Cambria Math" w:hAnsi="Cambria Math" w:eastAsia="Consolas"/>
                <w:sz w:val="24"/>
                <w:szCs w:val="24"/>
              </w:rPr>
              <m:t>tanh</m:t>
            </m:r>
            <m:ctrlPr>
              <w:rPr>
                <w:rFonts w:ascii="Cambria Math" w:hAnsi="Cambria Math" w:eastAsia="Consolas"/>
                <w:sz w:val="24"/>
                <w:szCs w:val="24"/>
              </w:rPr>
            </m:ctrlPr>
          </m:fName>
          <m:e>
            <m:r>
              <m:rPr/>
              <w:rPr>
                <w:rFonts w:hint="default" w:ascii="Cambria Math" w:hAnsi="Cambria Math" w:eastAsia="Consolas"/>
                <w:sz w:val="24"/>
                <w:szCs w:val="24"/>
              </w:rPr>
              <m:t>(</m:t>
            </m:r>
            <m:ctrlPr>
              <w:rPr>
                <w:rFonts w:ascii="Cambria Math" w:hAnsi="Cambria Math" w:eastAsia="Consolas"/>
                <w:sz w:val="24"/>
                <w:szCs w:val="24"/>
              </w:rPr>
            </m:ctrlPr>
          </m:e>
        </m:func>
        <m:sSub>
          <m:sSubPr>
            <m:ctrlPr>
              <w:rPr>
                <w:rFonts w:hint="default" w:ascii="Cambria Math" w:hAnsi="Cambria Math" w:eastAsia="Consolas"/>
                <w:sz w:val="24"/>
                <w:szCs w:val="24"/>
              </w:rPr>
            </m:ctrlPr>
          </m:sSubPr>
          <m:e>
            <m:r>
              <m:rPr/>
              <w:rPr>
                <w:rFonts w:hint="default" w:ascii="Cambria Math" w:hAnsi="Cambria Math" w:eastAsia="Consolas"/>
                <w:sz w:val="24"/>
                <w:szCs w:val="24"/>
              </w:rPr>
              <m:t>W</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⋅f+</m:t>
        </m:r>
        <m:sSub>
          <m:sSubPr>
            <m:ctrlPr>
              <w:rPr>
                <w:rFonts w:hint="default" w:ascii="Cambria Math" w:hAnsi="Cambria Math" w:eastAsia="Consolas"/>
                <w:sz w:val="24"/>
                <w:szCs w:val="24"/>
              </w:rPr>
            </m:ctrlPr>
          </m:sSubPr>
          <m:e>
            <m:r>
              <m:rPr/>
              <w:rPr>
                <w:rFonts w:hint="default" w:ascii="Cambria Math" w:hAnsi="Cambria Math" w:eastAsia="Consolas"/>
                <w:sz w:val="24"/>
                <w:szCs w:val="24"/>
              </w:rPr>
              <m:t>b</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4</w:t>
      </w:r>
      <w:r>
        <w:rPr>
          <w:rFonts w:hint="default" w:ascii="Times New Roman" w:hAnsi="Times New Roman" w:cs="Times New Roman"/>
          <w:i w:val="0"/>
          <w:sz w:val="24"/>
          <w:szCs w:val="24"/>
          <w:lang w:val="en-US" w:eastAsia="zh-CN"/>
        </w:rPr>
        <w:t>）</w:t>
      </w:r>
    </w:p>
    <w:p w14:paraId="32B6F2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w:r>
        <w:rPr>
          <w:rFonts w:hint="eastAsia"/>
          <w:i/>
          <w:iCs/>
        </w:rPr>
        <w:t>f</w:t>
      </w:r>
      <w:r>
        <w:rPr>
          <w:rFonts w:hint="eastAsia"/>
        </w:rPr>
        <w:t>为输入特征向量，</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为权重矩阵，</w:t>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为偏置向量，</w:t>
      </w:r>
      <w:r>
        <w:rPr>
          <w:rFonts w:hint="eastAsia"/>
          <w:i/>
          <w:iCs/>
        </w:rPr>
        <w:t>h</w:t>
      </w:r>
      <w:r>
        <w:rPr>
          <w:rFonts w:hint="eastAsia"/>
        </w:rPr>
        <w:t>为连续哈希码。</w:t>
      </w:r>
    </w:p>
    <w:p w14:paraId="7C50D2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然而，哈希层输出的连续值</w:t>
      </w:r>
      <w:r>
        <w:rPr>
          <w:rFonts w:hint="eastAsia"/>
          <w:i/>
          <w:iCs/>
        </w:rPr>
        <w:t>h</w:t>
      </w:r>
      <w:r>
        <w:rPr>
          <w:rFonts w:hint="eastAsia"/>
        </w:rPr>
        <w:t>需要经过Sign函数量化为二进制哈希码</w:t>
      </w:r>
      <w:r>
        <w:rPr>
          <w:rFonts w:hint="eastAsia"/>
          <w:i/>
          <w:iCs/>
        </w:rPr>
        <w:t>b</w:t>
      </w:r>
      <w:r>
        <w:rPr>
          <w:rFonts w:hint="eastAsia"/>
        </w:rPr>
        <w:t>才能用于检索，这个过程会引入量化误差。为了减小连续值与离散哈希码之间的差距，引入量化损失进行约束，其</w:t>
      </w:r>
      <w:r>
        <w:rPr>
          <w:rFonts w:hint="eastAsia"/>
          <w:lang w:val="en-US" w:eastAsia="zh-CN"/>
        </w:rPr>
        <w:t>数学表达式</w:t>
      </w:r>
      <w:r>
        <w:rPr>
          <w:rFonts w:hint="eastAsia"/>
        </w:rPr>
        <w:t>如公式（2-</w:t>
      </w:r>
      <w:r>
        <w:rPr>
          <w:rFonts w:hint="eastAsia"/>
          <w:lang w:val="en-US" w:eastAsia="zh-CN"/>
        </w:rPr>
        <w:t>5</w:t>
      </w:r>
      <w:r>
        <w:rPr>
          <w:rFonts w:hint="eastAsia"/>
        </w:rPr>
        <w:t>）所示：</w:t>
      </w:r>
    </w:p>
    <w:p w14:paraId="126C20E4">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quant</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r>
              <m:rPr/>
              <w:rPr>
                <w:rFonts w:hint="default" w:ascii="Cambria Math" w:hAnsi="Cambria Math" w:eastAsia="Consolas"/>
                <w:sz w:val="24"/>
              </w:rPr>
              <m:t>|</m:t>
            </m:r>
            <m:ctrlPr>
              <w:rPr>
                <w:rFonts w:ascii="Cambria Math" w:hAnsi="Cambria Math" w:eastAsia="Consolas"/>
                <w:sz w:val="24"/>
              </w:rPr>
            </m:ctrlPr>
          </m:e>
        </m:nary>
        <m:r>
          <m:rPr/>
          <w:rPr>
            <w:rFonts w:hint="default" w:ascii="Cambria Math" w:hAnsi="Cambria Math" w:eastAsia="Consolas"/>
            <w:sz w:val="24"/>
          </w:rPr>
          <m:t>|</m:t>
        </m:r>
        <m:sSub>
          <m:sSubPr>
            <m:ctrlPr>
              <w:rPr>
                <w:rFonts w:hint="default" w:ascii="Cambria Math" w:hAnsi="Cambria Math" w:eastAsia="Consolas"/>
                <w:sz w:val="24"/>
              </w:rPr>
            </m:ctrlPr>
          </m:sSubPr>
          <m:e>
            <m:r>
              <m:rPr/>
              <w:rPr>
                <w:rFonts w:hint="default" w:ascii="Cambria Math" w:hAnsi="Cambria Math" w:eastAsia="Consolas"/>
                <w:sz w:val="24"/>
              </w:rPr>
              <m:t>h</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|−1|</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5</w:t>
      </w:r>
      <w:r>
        <w:rPr>
          <w:rFonts w:hint="default" w:ascii="Times New Roman" w:hAnsi="Times New Roman" w:cs="Times New Roman"/>
          <w:i w:val="0"/>
          <w:sz w:val="24"/>
          <w:szCs w:val="24"/>
          <w:lang w:val="en-US" w:eastAsia="zh-CN"/>
        </w:rPr>
        <w:t>）</w:t>
      </w:r>
    </w:p>
    <w:p w14:paraId="2F1277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该损失函数鼓励哈希层输出的绝对值接近1，从而减小量化误差。</w:t>
      </w:r>
    </w:p>
    <w:p w14:paraId="4E29D7DE">
      <w:pPr>
        <w:pStyle w:val="4"/>
      </w:pPr>
      <w:bookmarkStart w:id="70" w:name="_Toc22765"/>
      <w:bookmarkStart w:id="71" w:name="_Toc25762"/>
      <w:r>
        <w:t>2.2.5</w:t>
      </w:r>
      <w:r>
        <w:rPr>
          <w:rFonts w:hint="eastAsia"/>
          <w:lang w:val="en-US" w:eastAsia="zh-CN"/>
        </w:rPr>
        <w:t xml:space="preserve"> </w:t>
      </w:r>
      <w:r>
        <w:t>多种</w:t>
      </w:r>
      <w:r>
        <w:rPr>
          <w:rFonts w:hint="eastAsia"/>
          <w:lang w:val="en-US" w:eastAsia="zh-CN"/>
        </w:rPr>
        <w:t>特征</w:t>
      </w:r>
      <w:r>
        <w:t>网络</w:t>
      </w:r>
      <w:bookmarkEnd w:id="70"/>
      <w:bookmarkEnd w:id="71"/>
    </w:p>
    <w:p w14:paraId="73A512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深度哈希学习模型的性能很大程度上依赖于特征提取网络的选择。本节介绍</w:t>
      </w:r>
      <w:r>
        <w:rPr>
          <w:rFonts w:hint="eastAsia"/>
          <w:lang w:val="en-US" w:eastAsia="zh-CN"/>
        </w:rPr>
        <w:t>四</w:t>
      </w:r>
      <w:r>
        <w:rPr>
          <w:rFonts w:hint="eastAsia"/>
        </w:rPr>
        <w:t>种常用的</w:t>
      </w:r>
      <w:r>
        <w:rPr>
          <w:rFonts w:hint="eastAsia"/>
          <w:lang w:val="en-US" w:eastAsia="zh-CN"/>
        </w:rPr>
        <w:t>特征</w:t>
      </w:r>
      <w:r>
        <w:rPr>
          <w:rFonts w:hint="eastAsia"/>
        </w:rPr>
        <w:t>网络：</w:t>
      </w:r>
      <w:r>
        <w:rPr>
          <w:rFonts w:hint="eastAsia"/>
          <w:lang w:val="en-US" w:eastAsia="zh-CN"/>
        </w:rPr>
        <w:t>图像特征网络如</w:t>
      </w:r>
      <w:r>
        <w:rPr>
          <w:rFonts w:hint="eastAsia"/>
        </w:rPr>
        <w:t>ResNet、ViT和EfficientNet</w:t>
      </w:r>
      <w:r>
        <w:rPr>
          <w:rFonts w:hint="eastAsia"/>
          <w:lang w:eastAsia="zh-CN"/>
        </w:rPr>
        <w:t>；</w:t>
      </w:r>
      <w:r>
        <w:rPr>
          <w:rFonts w:hint="eastAsia"/>
          <w:lang w:val="en-US" w:eastAsia="zh-CN"/>
        </w:rPr>
        <w:t>位置坐标特征网络如LocationEncoder。</w:t>
      </w:r>
      <w:r>
        <w:rPr>
          <w:rFonts w:hint="eastAsia"/>
        </w:rPr>
        <w:br w:type="textWrapping"/>
      </w:r>
      <w:r>
        <w:rPr>
          <w:rFonts w:hint="eastAsia"/>
          <w:lang w:val="en-US" w:eastAsia="zh-CN"/>
        </w:rPr>
        <w:tab/>
      </w:r>
      <w:r>
        <w:rPr>
          <w:rFonts w:hint="eastAsia"/>
        </w:rPr>
        <w:t>（1）ResNet</w:t>
      </w:r>
    </w:p>
    <w:p w14:paraId="69002D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ResNet通过残差连接解决深层网络的梯度消失问题。</w:t>
      </w:r>
      <w:r>
        <w:rPr>
          <w:rFonts w:hint="eastAsia"/>
          <w:lang w:val="en-US" w:eastAsia="zh-CN"/>
        </w:rPr>
        <w:t>其中</w:t>
      </w:r>
      <w:r>
        <w:rPr>
          <w:rFonts w:hint="eastAsia"/>
        </w:rPr>
        <w:t>ResNet-50在深度哈希学习中是最常用的选择，在特征表达能力和计算效率之间取得良好平衡。</w:t>
      </w:r>
    </w:p>
    <w:p w14:paraId="371D29A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rPr>
        <w:t>残差块的</w:t>
      </w:r>
      <w:r>
        <w:rPr>
          <w:rFonts w:hint="eastAsia"/>
          <w:lang w:val="en-US" w:eastAsia="zh-CN"/>
        </w:rPr>
        <w:t>数学表达式</w:t>
      </w:r>
      <w:r>
        <w:rPr>
          <w:rFonts w:hint="eastAsia"/>
        </w:rPr>
        <w:t>如公式（2-</w:t>
      </w:r>
      <w:r>
        <w:rPr>
          <w:rFonts w:hint="eastAsia"/>
          <w:lang w:val="en-US" w:eastAsia="zh-CN"/>
        </w:rPr>
        <w:t>6</w:t>
      </w:r>
      <w:r>
        <w:rPr>
          <w:rFonts w:hint="eastAsia"/>
        </w:rPr>
        <w:t>）所示</w:t>
      </w:r>
      <w:r>
        <w:rPr>
          <w:rFonts w:hint="eastAsia"/>
          <w:lang w:eastAsia="zh-CN"/>
        </w:rPr>
        <w:t>：</w:t>
      </w:r>
    </w:p>
    <w:p w14:paraId="22525251">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 xml:space="preserve">  </w:t>
      </w: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i w:val="0"/>
          <w:sz w:val="24"/>
          <w:lang w:val="en-US" w:eastAsia="zh-CN"/>
        </w:rPr>
        <w:tab/>
      </w:r>
      <w:r>
        <w:rPr>
          <w:rFonts w:hint="default" w:ascii="Times New Roman" w:hAnsi="Times New Roman" w:cs="Times New Roman"/>
          <w:i w:val="0"/>
          <w:sz w:val="24"/>
          <w:lang w:val="en-US" w:eastAsia="zh-CN"/>
        </w:rPr>
        <w:t>（2-</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2170D78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为输出特征。残差连接通过跳过连接（Skip Connection）将输入直接加到输出上，有效缓解深层网络的梯度消失问题。</w:t>
      </w:r>
    </w:p>
    <w:p w14:paraId="01ECEB8C">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（2）</w:t>
      </w:r>
      <w:r>
        <w:rPr>
          <w:rFonts w:hint="eastAsia"/>
        </w:rPr>
        <w:t>ViT</w:t>
      </w:r>
    </w:p>
    <w:p w14:paraId="4A328E3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视觉Transformer</w:t>
      </w:r>
      <w:r>
        <w:rPr>
          <w:rFonts w:hint="eastAsia"/>
          <w:lang w:eastAsia="zh-CN"/>
        </w:rPr>
        <w:t>（</w:t>
      </w:r>
      <w:r>
        <w:rPr>
          <w:rFonts w:hint="eastAsia"/>
          <w:lang w:val="en-US" w:eastAsia="zh-CN"/>
        </w:rPr>
        <w:t>ViT</w:t>
      </w:r>
      <w:r>
        <w:rPr>
          <w:rFonts w:hint="eastAsia"/>
          <w:lang w:eastAsia="zh-CN"/>
        </w:rPr>
        <w:t>）</w:t>
      </w:r>
      <w:r>
        <w:rPr>
          <w:rFonts w:hint="eastAsia"/>
          <w:vertAlign w:val="superscript"/>
          <w:lang w:eastAsia="zh-CN"/>
        </w:rPr>
        <w:fldChar w:fldCharType="begin"/>
      </w:r>
      <w:r>
        <w:instrText xml:space="preserve"> REF _Ref1039334059 \r \h  \* MERGEFORMAT</w:instrText>
      </w:r>
      <w:r>
        <w:rPr>
          <w:rFonts w:hint="eastAsia"/>
          <w:vertAlign w:val="superscript"/>
          <w:lang w:eastAsia="zh-CN"/>
        </w:rPr>
        <w:fldChar w:fldCharType="separate"/>
      </w:r>
      <w:r>
        <w:rPr>
          <w:rFonts w:hint="eastAsia"/>
          <w:vertAlign w:val="superscript"/>
          <w:lang w:eastAsia="zh-CN"/>
        </w:rPr>
        <w:t>[31]</w:t>
      </w:r>
      <w:r>
        <w:rPr>
          <w:rFonts w:hint="eastAsia"/>
          <w:vertAlign w:val="superscript"/>
          <w:lang w:eastAsia="zh-CN"/>
        </w:rPr>
        <w:fldChar w:fldCharType="end"/>
      </w:r>
      <w:r>
        <w:rPr>
          <w:rFonts w:hint="eastAsia"/>
        </w:rPr>
        <w:t>通过自注意力机制建模全局依赖关系。ViT通过多层Transformer编码器处理图像块序列，每一层包含多头自注意力MSA（Multi-Head Self-Attention）和前馈神经网络（MLP）。</w:t>
      </w:r>
    </w:p>
    <w:p w14:paraId="60F66FA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自注意力机制</w:t>
      </w:r>
      <w:r>
        <w:rPr>
          <w:rFonts w:hint="eastAsia"/>
          <w:lang w:val="en-US" w:eastAsia="zh-CN"/>
        </w:rPr>
        <w:t>的数学表达式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7</w:t>
      </w:r>
      <w:r>
        <w:rPr>
          <w:rFonts w:hint="default" w:ascii="Times New Roman" w:hAnsi="Times New Roman" w:cs="Times New Roman"/>
        </w:rPr>
        <w:t>）</w:t>
      </w:r>
      <w:r>
        <w:rPr>
          <w:rFonts w:hint="eastAsia"/>
        </w:rPr>
        <w:t>所示：</w:t>
      </w:r>
    </w:p>
    <w:p w14:paraId="2EE36F1C">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iCs/>
          <w:lang w:val="en-US" w:eastAsia="zh-CN"/>
        </w:rPr>
      </w:pPr>
      <w:r>
        <w:rPr>
          <w:rFonts w:hint="eastAsia" w:hAnsi="Times New Roman"/>
          <w:i w:val="0"/>
          <w:lang w:val="en-US" w:eastAsia="zh-CN"/>
        </w:rPr>
        <w:tab/>
      </w:r>
      <m:oMath>
        <m:r>
          <m:rPr>
            <m:sty m:val="p"/>
          </m:rPr>
          <w:rPr>
            <w:rFonts w:hint="default" w:ascii="Times New Roman" w:hAnsi="Times New Roman"/>
          </w:rPr>
          <m:t>Attention(Q,K,V)=softmax</m:t>
        </m:r>
        <m:d>
          <m:dPr>
            <m:ctrlPr>
              <w:rPr>
                <w:rFonts w:hint="default" w:ascii="Cambria Math" w:hAnsi="Cambria Math"/>
              </w:rPr>
            </m:ctrlPr>
          </m:dPr>
          <m:e>
            <m:f>
              <m:fPr>
                <m:ctrlPr>
                  <w:rPr>
                    <w:rFonts w:hint="default" w:ascii="Cambria Math" w:hAnsi="Cambria Math"/>
                  </w:rPr>
                </m:ctrlPr>
              </m:fPr>
              <m:num>
                <m:r>
                  <m:rPr>
                    <m:sty m:val="p"/>
                  </m:rPr>
                  <w:rPr>
                    <w:rFonts w:hint="default" w:ascii="Times New Roman" w:hAnsi="Times New Roman"/>
                  </w:rPr>
                  <m:t>Q</m:t>
                </m:r>
                <m:sSup>
                  <m:sSupPr>
                    <m:ctrlPr>
                      <w:rPr>
                        <w:rFonts w:hint="default" w:ascii="Cambria Math" w:hAnsi="Cambria Math"/>
                      </w:rPr>
                    </m:ctrlPr>
                  </m:sSupPr>
                  <m:e>
                    <m:r>
                      <m:rPr>
                        <m:sty m:val="p"/>
                      </m:rPr>
                      <w:rPr>
                        <w:rFonts w:hint="default" w:ascii="Times New Roman" w:hAnsi="Times New Roman"/>
                      </w:rPr>
                      <m:t>K</m:t>
                    </m:r>
                    <m:ctrlPr>
                      <w:rPr>
                        <w:rFonts w:ascii="Cambria Math" w:hAnsi="Cambria Math"/>
                      </w:rPr>
                    </m:ctrlPr>
                  </m:e>
                  <m:sup>
                    <m:r>
                      <m:rPr>
                        <m:sty m:val="p"/>
                      </m:rPr>
                      <w:rPr>
                        <w:rFonts w:hint="default" w:ascii="Times New Roman" w:hAnsi="Times New Roman"/>
                      </w:rPr>
                      <m:t>T</m:t>
                    </m:r>
                    <m:ctrlPr>
                      <w:rPr>
                        <w:rFonts w:ascii="Cambria Math" w:hAnsi="Cambria Math"/>
                      </w:rPr>
                    </m:ctrlPr>
                  </m:sup>
                </m:sSup>
                <m:ctrlPr>
                  <w:rPr>
                    <w:rFonts w:hint="default" w:ascii="Cambria Math" w:hAnsi="Cambria Math"/>
                  </w:rPr>
                </m:ctrlPr>
              </m:num>
              <m:den>
                <m:rad>
                  <m:radPr>
                    <m:degHide m:val="1"/>
                    <m:ctrlPr>
                      <w:rPr>
                        <w:rFonts w:hint="default" w:ascii="Cambria Math" w:hAnsi="Cambria Math"/>
                      </w:rPr>
                    </m:ctrlPr>
                  </m:radPr>
                  <m:deg>
                    <m:ctrlPr>
                      <w:rPr>
                        <w:rFonts w:ascii="Cambria Math" w:hAnsi="Cambria Math"/>
                      </w:rPr>
                    </m:ctrlPr>
                  </m:deg>
                  <m:e>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ctrlPr>
                      <w:rPr>
                        <w:rFonts w:hint="default" w:ascii="Cambria Math" w:hAnsi="Cambria Math"/>
                      </w:rPr>
                    </m:ctrlPr>
                  </m:e>
                </m:rad>
                <m:ctrlPr>
                  <w:rPr>
                    <w:rFonts w:hint="default" w:ascii="Cambria Math" w:hAnsi="Cambria Math"/>
                  </w:rPr>
                </m:ctrlPr>
              </m:den>
            </m:f>
            <m:ctrlPr>
              <w:rPr>
                <w:rFonts w:hint="default" w:ascii="Cambria Math" w:hAnsi="Cambria Math"/>
              </w:rPr>
            </m:ctrlPr>
          </m:e>
        </m:d>
        <m:r>
          <m:rPr>
            <m:sty m:val="p"/>
          </m:rPr>
          <w:rPr>
            <w:rFonts w:hint="default" w:ascii="Times New Roman" w:hAnsi="Times New Roman"/>
          </w:rPr>
          <m:t>V</m:t>
        </m:r>
      </m:oMath>
      <w:r>
        <w:rPr>
          <w:rFonts w:hint="eastAsia"/>
          <w:lang w:val="en-US" w:eastAsia="zh-CN"/>
        </w:rPr>
        <w:t xml:space="preserve">       </w:t>
      </w:r>
      <w:r>
        <w:rPr>
          <w:rFonts w:hint="default"/>
          <w:lang w:val="en-US" w:eastAsia="zh-CN"/>
        </w:rPr>
        <w:t xml:space="preserve"> </w:t>
      </w:r>
      <w:r>
        <w:rPr>
          <w:rFonts w:hint="eastAsia"/>
          <w:lang w:val="en-US" w:eastAsia="zh-CN"/>
        </w:rPr>
        <w:tab/>
      </w:r>
      <w:r>
        <w:rPr>
          <w:rFonts w:hint="default" w:ascii="Times New Roman" w:hAnsi="Times New Roman" w:cs="Times New Roman"/>
          <w:i w:val="0"/>
          <w:iCs/>
          <w:lang w:val="en-US" w:eastAsia="zh-CN"/>
        </w:rPr>
        <w:t>（2-</w:t>
      </w:r>
      <w:r>
        <w:rPr>
          <w:rFonts w:hint="eastAsia" w:ascii="Times New Roman" w:hAnsi="Times New Roman" w:cs="Times New Roman"/>
          <w:i w:val="0"/>
          <w:iCs/>
          <w:lang w:val="en-US" w:eastAsia="zh-CN"/>
        </w:rPr>
        <w:t>7</w:t>
      </w:r>
      <w:r>
        <w:rPr>
          <w:rFonts w:hint="default" w:ascii="Times New Roman" w:hAnsi="Times New Roman" w:cs="Times New Roman"/>
          <w:i w:val="0"/>
          <w:iCs/>
          <w:lang w:val="en-US" w:eastAsia="zh-CN"/>
        </w:rPr>
        <w:t>）</w:t>
      </w:r>
    </w:p>
    <w:p w14:paraId="38EA8E6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其中，Q、K、V分别为查询、键</w:t>
      </w:r>
      <w:r>
        <w:rPr>
          <w:rFonts w:hint="eastAsia"/>
          <w:lang w:val="en-US" w:eastAsia="zh-CN"/>
        </w:rPr>
        <w:t>和</w:t>
      </w:r>
      <w:r>
        <w:rPr>
          <w:rFonts w:hint="eastAsia"/>
        </w:rPr>
        <w:t>值矩阵，</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oMath>
      <w:r>
        <w:rPr>
          <w:rFonts w:hint="eastAsia"/>
        </w:rPr>
        <w:t>为键的维度。</w:t>
      </w:r>
    </w:p>
    <w:p w14:paraId="05F2BE5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ViT的主要变体包括ViT-Base（12层Transformer，隐藏维度768，参数量86M）和ViT-Large（24层Transformer，隐藏维度1024，参数量307M）。ViT在大型数据集上预训练后，能够提取具有全局感受野的图像特征，在哈希学习中展现出优异性能。</w:t>
      </w:r>
    </w:p>
    <w:p w14:paraId="68CD2BB9">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（3）</w:t>
      </w:r>
      <w:r>
        <w:rPr>
          <w:rFonts w:hint="eastAsia"/>
        </w:rPr>
        <w:t>EfficientNet</w:t>
      </w:r>
    </w:p>
    <w:p w14:paraId="7383C69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w:t>
      </w:r>
      <w:r>
        <w:rPr>
          <w:rFonts w:hint="eastAsia"/>
          <w:vertAlign w:val="superscript"/>
          <w:lang w:eastAsia="zh-CN"/>
        </w:rPr>
        <w:fldChar w:fldCharType="begin"/>
      </w:r>
      <w:r>
        <w:instrText xml:space="preserve"> REF _Ref1040090374 \r \h  \* MERGEFORMAT</w:instrText>
      </w:r>
      <w:r>
        <w:rPr>
          <w:rFonts w:hint="eastAsia"/>
          <w:vertAlign w:val="superscript"/>
          <w:lang w:eastAsia="zh-CN"/>
        </w:rPr>
        <w:fldChar w:fldCharType="separate"/>
      </w:r>
      <w:r>
        <w:rPr>
          <w:rFonts w:hint="eastAsia"/>
          <w:vertAlign w:val="superscript"/>
          <w:lang w:eastAsia="zh-CN"/>
        </w:rPr>
        <w:t>[32]</w:t>
      </w:r>
      <w:r>
        <w:rPr>
          <w:rFonts w:hint="eastAsia"/>
          <w:vertAlign w:val="superscript"/>
          <w:lang w:eastAsia="zh-CN"/>
        </w:rPr>
        <w:fldChar w:fldCharType="end"/>
      </w:r>
      <w:r>
        <w:rPr>
          <w:rFonts w:hint="eastAsia"/>
        </w:rPr>
        <w:t>通过复合缩放方法平衡网络深度、宽度和分辨率。EfficientNet-B0到B7提供了不同计算复杂度的选择，在相同准确率下参数量和计算量低于其他网络。</w:t>
      </w:r>
    </w:p>
    <w:p w14:paraId="1C16EC2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EfficientNet的复合缩放公式</w:t>
      </w:r>
      <w:r>
        <w:rPr>
          <w:rFonts w:hint="eastAsia"/>
          <w:lang w:val="en-US" w:eastAsia="zh-CN"/>
        </w:rPr>
        <w:t>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8</w:t>
      </w:r>
      <w:r>
        <w:rPr>
          <w:rFonts w:hint="default" w:ascii="Times New Roman" w:hAnsi="Times New Roman" w:cs="Times New Roman"/>
        </w:rPr>
        <w:t>）</w:t>
      </w:r>
      <w:r>
        <w:rPr>
          <w:rFonts w:hint="eastAsia"/>
        </w:rPr>
        <w:t>所示：</w:t>
      </w:r>
    </w:p>
    <w:p w14:paraId="1F666AC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d=</m:t>
        </m:r>
        <m:sSup>
          <m:sSupPr>
            <m:ctrlPr>
              <w:rPr>
                <w:rFonts w:hint="default" w:ascii="Cambria Math" w:hAnsi="Cambria Math" w:eastAsia="Consolas"/>
                <w:sz w:val="24"/>
              </w:rPr>
            </m:ctrlPr>
          </m:sSupPr>
          <m:e>
            <m:r>
              <m:rPr/>
              <w:rPr>
                <w:rFonts w:hint="default" w:ascii="Cambria Math" w:hAnsi="Cambria Math" w:eastAsia="Consolas"/>
                <w:sz w:val="24"/>
              </w:rPr>
              <m:t>α</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, w=</m:t>
        </m:r>
        <m:sSup>
          <m:sSupPr>
            <m:ctrlPr>
              <w:rPr>
                <w:rFonts w:hint="default" w:ascii="Cambria Math" w:hAnsi="Cambria Math" w:eastAsia="Consolas"/>
                <w:sz w:val="24"/>
              </w:rPr>
            </m:ctrlPr>
          </m:sSupPr>
          <m:e>
            <m:r>
              <m:rPr/>
              <w:rPr>
                <w:rFonts w:hint="default" w:ascii="Cambria Math" w:hAnsi="Cambria Math" w:eastAsia="Consolas"/>
                <w:sz w:val="24"/>
              </w:rPr>
              <m:t>β</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, r=</m:t>
        </m:r>
        <m:sSup>
          <m:sSupPr>
            <m:ctrlPr>
              <w:rPr>
                <w:rFonts w:hint="default" w:ascii="Cambria Math" w:hAnsi="Cambria Math" w:eastAsia="Consolas"/>
                <w:sz w:val="24"/>
              </w:rPr>
            </m:ctrlPr>
          </m:sSupPr>
          <m:e>
            <m:r>
              <m:rPr/>
              <w:rPr>
                <w:rFonts w:hint="default" w:ascii="Cambria Math" w:hAnsi="Cambria Math" w:eastAsia="Consolas"/>
                <w:sz w:val="24"/>
              </w:rPr>
              <m:t>γ</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8</w:t>
      </w:r>
      <w:r>
        <w:rPr>
          <w:rFonts w:hint="default" w:ascii="Times New Roman" w:hAnsi="Times New Roman" w:cs="Times New Roman"/>
          <w:i w:val="0"/>
          <w:sz w:val="24"/>
          <w:szCs w:val="24"/>
          <w:lang w:val="en-US" w:eastAsia="zh-CN"/>
        </w:rPr>
        <w:t>）</w:t>
      </w:r>
    </w:p>
    <w:p w14:paraId="719510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其中，d、w、r分别表示深度、宽度、分辨率的缩放系数，</w:t>
      </w:r>
      <w:r>
        <w:rPr>
          <w:rFonts w:hint="eastAsia"/>
          <w:b w:val="0"/>
          <w:bCs w:val="0"/>
        </w:rPr>
        <w:t>φ</w:t>
      </w:r>
      <w:r>
        <w:rPr>
          <w:rFonts w:hint="eastAsia"/>
        </w:rPr>
        <w:t>为复合系数，</w:t>
      </w:r>
      <w:r>
        <w:rPr>
          <w:rFonts w:hint="eastAsia"/>
          <w:b w:val="0"/>
          <w:bCs w:val="0"/>
        </w:rPr>
        <w:t>α、β</w:t>
      </w:r>
      <w:r>
        <w:rPr>
          <w:rFonts w:hint="eastAsia"/>
          <w:b w:val="0"/>
          <w:bCs w:val="0"/>
          <w:lang w:val="en-US" w:eastAsia="zh-CN"/>
        </w:rPr>
        <w:t>和</w:t>
      </w:r>
      <w:r>
        <w:rPr>
          <w:rFonts w:hint="eastAsia"/>
          <w:b w:val="0"/>
          <w:bCs w:val="0"/>
        </w:rPr>
        <w:t>γ</w:t>
      </w:r>
      <w:r>
        <w:rPr>
          <w:rFonts w:hint="eastAsia"/>
        </w:rPr>
        <w:t>为常数。</w:t>
      </w:r>
    </w:p>
    <w:p w14:paraId="7E1BD1E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EfficientNet使用移动倒置瓶颈卷积（Mobile Inverted Bottleneck Convolution，MBConv）作为基础构建块，在ImageNet数据集上取得了</w:t>
      </w:r>
      <w:r>
        <w:rPr>
          <w:rFonts w:hint="eastAsia"/>
          <w:lang w:val="en-US" w:eastAsia="zh-CN"/>
        </w:rPr>
        <w:t>优异的</w:t>
      </w:r>
      <w:r>
        <w:rPr>
          <w:rFonts w:hint="eastAsia"/>
        </w:rPr>
        <w:t>性能。</w:t>
      </w:r>
    </w:p>
    <w:p w14:paraId="3BC15034">
      <w:pPr>
        <w:ind w:firstLine="420" w:firstLineChars="0"/>
        <w:rPr>
          <w:rFonts w:hint="eastAsia"/>
          <w:lang w:val="en-US" w:eastAsia="zh-CN"/>
        </w:rPr>
      </w:pPr>
      <w:r>
        <w:rPr>
          <w:rFonts w:hint="eastAsia"/>
          <w:lang w:eastAsia="zh-CN"/>
        </w:rPr>
        <w:t>（</w:t>
      </w:r>
      <w:r>
        <w:rPr>
          <w:rFonts w:hint="eastAsia"/>
          <w:lang w:val="en-US" w:eastAsia="zh-CN"/>
        </w:rPr>
        <w:t>4</w:t>
      </w:r>
      <w:r>
        <w:rPr>
          <w:rFonts w:hint="eastAsia"/>
          <w:lang w:eastAsia="zh-CN"/>
        </w:rPr>
        <w:t>）</w:t>
      </w:r>
      <w:r>
        <w:rPr>
          <w:rFonts w:hint="eastAsia"/>
          <w:lang w:val="en-US" w:eastAsia="zh-CN"/>
        </w:rPr>
        <w:t>LocationEncoder</w:t>
      </w:r>
    </w:p>
    <w:p w14:paraId="7CD32D3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w:t>
      </w:r>
      <w:r>
        <w:rPr>
          <w:rFonts w:hint="eastAsia"/>
          <w:lang w:val="en-US" w:eastAsia="zh-CN"/>
        </w:rPr>
        <w:t>2</w:t>
      </w:r>
      <w:r>
        <w:rPr>
          <w:rFonts w:hint="default"/>
          <w:lang w:val="en-US" w:eastAsia="zh-CN"/>
        </w:rPr>
        <w:t>-</w:t>
      </w:r>
      <w:r>
        <w:rPr>
          <w:rFonts w:hint="eastAsia"/>
          <w:lang w:val="en-US" w:eastAsia="zh-CN"/>
        </w:rPr>
        <w:t>9</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2</w:t>
      </w:r>
      <w:r>
        <w:rPr>
          <w:rFonts w:hint="default"/>
          <w:lang w:val="en-US" w:eastAsia="zh-CN"/>
        </w:rPr>
        <w:t>-</w:t>
      </w:r>
      <w:r>
        <w:rPr>
          <w:rFonts w:hint="eastAsia"/>
          <w:lang w:val="en-US" w:eastAsia="zh-CN"/>
        </w:rPr>
        <w:t>10</w:t>
      </w:r>
      <w:r>
        <w:rPr>
          <w:rFonts w:hint="default"/>
          <w:lang w:val="en-US" w:eastAsia="zh-CN"/>
        </w:rPr>
        <w:t>）</w:t>
      </w:r>
      <w:r>
        <w:rPr>
          <w:rFonts w:hint="eastAsia"/>
          <w:lang w:val="en-US" w:eastAsia="zh-CN"/>
        </w:rPr>
        <w:t>和（2-11）</w:t>
      </w:r>
      <w:r>
        <w:rPr>
          <w:rFonts w:hint="default"/>
          <w:lang w:val="en-US" w:eastAsia="zh-CN"/>
        </w:rPr>
        <w:t>所示：</w:t>
      </w:r>
    </w:p>
    <w:p w14:paraId="5A0D685F">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Regular" w:hAnsi="Times New Roman Regular" w:cs="Times New Roman Regular"/>
          <w:i w:val="0"/>
          <w:sz w:val="24"/>
          <w:lang w:val="en-US" w:eastAsia="zh-CN"/>
        </w:rPr>
        <w:t>2-9</w:t>
      </w:r>
      <w:r>
        <w:rPr>
          <w:rFonts w:hint="eastAsia" w:hAnsi="Cambria Math"/>
          <w:i w:val="0"/>
          <w:sz w:val="24"/>
          <w:lang w:val="en-US" w:eastAsia="zh-CN"/>
        </w:rPr>
        <w:t>）</w:t>
      </w:r>
    </w:p>
    <w:p w14:paraId="6308017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10</w:t>
      </w:r>
      <w:r>
        <w:rPr>
          <w:rFonts w:hint="default" w:ascii="Times New Roman" w:hAnsi="Times New Roman" w:cs="Times New Roman"/>
          <w:i w:val="0"/>
          <w:sz w:val="24"/>
          <w:lang w:val="en-US" w:eastAsia="zh-CN"/>
        </w:rPr>
        <w:t>）</w:t>
      </w:r>
    </w:p>
    <w:p w14:paraId="38FE22CB">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11</w:t>
      </w:r>
      <w:r>
        <w:rPr>
          <w:rFonts w:hint="default" w:ascii="Times New Roman" w:hAnsi="Times New Roman" w:cs="Times New Roman"/>
          <w:i w:val="0"/>
          <w:sz w:val="24"/>
          <w:lang w:val="en-US" w:eastAsia="zh-CN"/>
        </w:rPr>
        <w:t>）</w:t>
      </w:r>
    </w:p>
    <w:p w14:paraId="3EE677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w:t>
      </w:r>
      <w:r>
        <w:rPr>
          <w:rFonts w:hint="default"/>
          <w:vertAlign w:val="superscript"/>
          <w:lang w:val="en-US" w:eastAsia="zh-CN"/>
        </w:rPr>
        <w:t>(128×2)</w:t>
      </w:r>
      <w:r>
        <w:rPr>
          <w:rFonts w:hint="default"/>
          <w:lang w:val="en-US" w:eastAsia="zh-CN"/>
        </w:rPr>
        <w:t>、W₂∈R</w:t>
      </w:r>
      <w:r>
        <w:rPr>
          <w:rFonts w:hint="default"/>
          <w:vertAlign w:val="superscript"/>
          <w:lang w:val="en-US" w:eastAsia="zh-CN"/>
        </w:rPr>
        <w:t>(128×128)</w:t>
      </w:r>
      <w:r>
        <w:rPr>
          <w:rFonts w:hint="default"/>
          <w:lang w:val="en-US" w:eastAsia="zh-CN"/>
        </w:rPr>
        <w:t>、W₃∈R</w:t>
      </w:r>
      <w:r>
        <w:rPr>
          <w:rFonts w:hint="default"/>
          <w:vertAlign w:val="superscript"/>
          <w:lang w:val="en-US" w:eastAsia="zh-CN"/>
        </w:rPr>
        <w:t>(256×128)</w:t>
      </w:r>
      <w:r>
        <w:rPr>
          <w:rFonts w:hint="default"/>
          <w:lang w:val="en-US" w:eastAsia="zh-CN"/>
        </w:rPr>
        <w:t>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w:t>
      </w:r>
      <w:r>
        <w:rPr>
          <w:rFonts w:hint="default"/>
          <w:vertAlign w:val="superscript"/>
          <w:lang w:val="en-US" w:eastAsia="zh-CN"/>
        </w:rPr>
        <w:t>256</w:t>
      </w:r>
      <w:r>
        <w:rPr>
          <w:rFonts w:hint="default"/>
          <w:lang w:val="en-US" w:eastAsia="zh-CN"/>
        </w:rPr>
        <w:t>为输出的位置特征向量。</w:t>
      </w:r>
      <w:r>
        <w:rPr>
          <w:rFonts w:hint="eastAsia"/>
        </w:rPr>
        <w:br w:type="textWrapping"/>
      </w:r>
      <w:r>
        <w:rPr>
          <w:rFonts w:hint="eastAsia"/>
          <w:lang w:val="en-US" w:eastAsia="zh-CN"/>
        </w:rPr>
        <w:tab/>
      </w:r>
      <w:r>
        <w:rPr>
          <w:rFonts w:hint="eastAsia"/>
        </w:rPr>
        <w:t>（</w:t>
      </w:r>
      <w:r>
        <w:rPr>
          <w:rFonts w:hint="eastAsia"/>
          <w:lang w:val="en-US" w:eastAsia="zh-CN"/>
        </w:rPr>
        <w:t>5</w:t>
      </w:r>
      <w:r>
        <w:rPr>
          <w:rFonts w:hint="eastAsia"/>
        </w:rPr>
        <w:t>）骨干网络选择策略</w:t>
      </w:r>
    </w:p>
    <w:p w14:paraId="2099924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在实际应用中，骨干网络的选择应综合考虑数据集规模、计算资源、检索精度要求和预训练权重等因素。</w:t>
      </w:r>
    </w:p>
    <w:p w14:paraId="516DF601">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sz w:val="21"/>
          <w:szCs w:val="21"/>
        </w:rPr>
      </w:pPr>
      <w:r>
        <w:rPr>
          <w:rFonts w:hint="eastAsia"/>
          <w:lang w:val="en-US" w:eastAsia="zh-CN"/>
        </w:rPr>
        <w:t>如下</w:t>
      </w:r>
      <w:r>
        <w:rPr>
          <w:rFonts w:hint="eastAsia"/>
        </w:rPr>
        <w:t>图2.8</w:t>
      </w:r>
      <w:r>
        <w:rPr>
          <w:rFonts w:hint="eastAsia"/>
          <w:lang w:val="en-US" w:eastAsia="zh-CN"/>
        </w:rPr>
        <w:t>所示，</w:t>
      </w:r>
      <w:r>
        <w:rPr>
          <w:rFonts w:hint="eastAsia"/>
        </w:rPr>
        <w:t>展示了常用骨干网络在ImageNet数据集上的性能对比。ResNet-50在准确率和计算效率之间取得了良好的平衡（Top-1准确率约76.1%，参数量约25.6M），且预训练权重成熟、社区支持完善。综合考虑与基线方法（HashNet、DCH均采用ResNet-50）的公平对比需求，本文选择ResNet-50作为默认骨干网络。ViT和EfficientNet等其他架构的对比评估留作未来工作。</w:t>
      </w:r>
    </w:p>
    <w:p w14:paraId="13C3F04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p>
    <w:p w14:paraId="3F46547F">
      <w:pPr>
        <w:jc w:val="center"/>
      </w:pPr>
      <w:r>
        <w:drawing>
          <wp:inline distT="0" distB="0" distL="0" distR="0">
            <wp:extent cx="5030470" cy="2105025"/>
            <wp:effectExtent l="0" t="0" r="11430" b="3175"/>
            <wp:docPr id="542481" name="图2.16 常用骨干网络性能对比" descr="图2.16 常用骨干网络性能对比"/>
            <wp:cNvGraphicFramePr/>
            <a:graphic xmlns:a="http://schemas.openxmlformats.org/drawingml/2006/main">
              <a:graphicData uri="http://schemas.openxmlformats.org/drawingml/2006/picture">
                <pic:pic xmlns:pic="http://schemas.openxmlformats.org/drawingml/2006/picture">
                  <pic:nvPicPr>
                    <pic:cNvPr id="542481" name="图2.16 常用骨干网络性能对比" descr="图2.16 常用骨干网络性能对比"/>
                    <pic:cNvPicPr/>
                  </pic:nvPicPr>
                  <pic:blipFill>
                    <a:blip r:embed="rId47"/>
                    <a:stretch>
                      <a:fillRect/>
                    </a:stretch>
                  </pic:blipFill>
                  <pic:spPr>
                    <a:xfrm>
                      <a:off x="0" y="0"/>
                      <a:ext cx="5030470" cy="2105025"/>
                    </a:xfrm>
                    <a:prstGeom prst="rect">
                      <a:avLst/>
                    </a:prstGeom>
                  </pic:spPr>
                </pic:pic>
              </a:graphicData>
            </a:graphic>
          </wp:inline>
        </w:drawing>
      </w:r>
    </w:p>
    <w:p w14:paraId="6E76920A">
      <w:pPr>
        <w:ind w:firstLine="420"/>
        <w:jc w:val="center"/>
        <w:rPr>
          <w:sz w:val="21"/>
          <w:szCs w:val="21"/>
        </w:rPr>
      </w:pPr>
      <w:r>
        <w:rPr>
          <w:sz w:val="21"/>
          <w:szCs w:val="21"/>
        </w:rPr>
        <w:t>图2.</w:t>
      </w:r>
      <w:r>
        <w:rPr>
          <w:rFonts w:hint="eastAsia"/>
          <w:sz w:val="21"/>
          <w:szCs w:val="21"/>
          <w:lang w:val="en-US" w:eastAsia="zh-CN"/>
        </w:rPr>
        <w:t>8</w:t>
      </w:r>
      <w:r>
        <w:rPr>
          <w:sz w:val="21"/>
          <w:szCs w:val="21"/>
        </w:rPr>
        <w:t xml:space="preserve"> 常用骨干网络性能对比</w:t>
      </w:r>
    </w:p>
    <w:p w14:paraId="52C7CE2D">
      <w:pPr>
        <w:ind w:firstLine="420"/>
        <w:jc w:val="center"/>
        <w:rPr>
          <w:rFonts w:hint="eastAsia"/>
          <w:sz w:val="21"/>
          <w:szCs w:val="21"/>
        </w:rPr>
      </w:pPr>
      <w:r>
        <w:rPr>
          <w:rFonts w:hint="eastAsia"/>
          <w:sz w:val="21"/>
          <w:szCs w:val="21"/>
        </w:rPr>
        <w:t xml:space="preserve">Figure 2.8 Performance </w:t>
      </w:r>
      <w:r>
        <w:rPr>
          <w:rFonts w:hint="eastAsia"/>
          <w:sz w:val="21"/>
          <w:szCs w:val="21"/>
          <w:lang w:val="en-US" w:eastAsia="zh-CN"/>
        </w:rPr>
        <w:t>C</w:t>
      </w:r>
      <w:r>
        <w:rPr>
          <w:rFonts w:hint="eastAsia"/>
          <w:sz w:val="21"/>
          <w:szCs w:val="21"/>
        </w:rPr>
        <w:t xml:space="preserve">omparison of </w:t>
      </w:r>
      <w:r>
        <w:rPr>
          <w:rFonts w:hint="eastAsia"/>
          <w:sz w:val="21"/>
          <w:szCs w:val="21"/>
          <w:lang w:val="en-US" w:eastAsia="zh-CN"/>
        </w:rPr>
        <w:t>C</w:t>
      </w:r>
      <w:r>
        <w:rPr>
          <w:rFonts w:hint="eastAsia"/>
          <w:sz w:val="21"/>
          <w:szCs w:val="21"/>
        </w:rPr>
        <w:t xml:space="preserve">ommon </w:t>
      </w:r>
      <w:r>
        <w:rPr>
          <w:rFonts w:hint="eastAsia"/>
          <w:sz w:val="21"/>
          <w:szCs w:val="21"/>
          <w:lang w:val="en-US" w:eastAsia="zh-CN"/>
        </w:rPr>
        <w:t>B</w:t>
      </w:r>
      <w:r>
        <w:rPr>
          <w:rFonts w:hint="eastAsia"/>
          <w:sz w:val="21"/>
          <w:szCs w:val="21"/>
        </w:rPr>
        <w:t xml:space="preserve">ackbone </w:t>
      </w:r>
      <w:r>
        <w:rPr>
          <w:rFonts w:hint="eastAsia"/>
          <w:sz w:val="21"/>
          <w:szCs w:val="21"/>
          <w:lang w:val="en-US" w:eastAsia="zh-CN"/>
        </w:rPr>
        <w:t>N</w:t>
      </w:r>
      <w:r>
        <w:rPr>
          <w:rFonts w:hint="eastAsia"/>
          <w:sz w:val="21"/>
          <w:szCs w:val="21"/>
        </w:rPr>
        <w:t>etworks</w:t>
      </w:r>
    </w:p>
    <w:p w14:paraId="4DB39104">
      <w:pPr>
        <w:ind w:firstLine="420"/>
        <w:jc w:val="both"/>
        <w:rPr>
          <w:rFonts w:hint="eastAsia"/>
          <w:sz w:val="21"/>
          <w:szCs w:val="21"/>
        </w:rPr>
      </w:pPr>
    </w:p>
    <w:bookmarkEnd w:id="61"/>
    <w:p w14:paraId="64EBFC54">
      <w:pPr>
        <w:pStyle w:val="3"/>
        <w:spacing w:before="193"/>
      </w:pPr>
      <w:bookmarkStart w:id="72" w:name="_Toc1310"/>
      <w:bookmarkStart w:id="73" w:name="_Toc27973"/>
      <w:r>
        <w:t>2</w:t>
      </w:r>
      <w:r>
        <w:rPr>
          <w:rFonts w:hint="eastAsia"/>
        </w:rPr>
        <w:t>.</w:t>
      </w:r>
      <w:r>
        <w:t>3</w:t>
      </w:r>
      <w:r>
        <w:rPr>
          <w:rFonts w:hint="eastAsia"/>
          <w:lang w:val="en-US" w:eastAsia="zh-CN"/>
        </w:rPr>
        <w:t xml:space="preserve"> </w:t>
      </w:r>
      <w:r>
        <w:rPr>
          <w:rFonts w:hint="eastAsia"/>
        </w:rPr>
        <w:t>多模态</w:t>
      </w:r>
      <w:bookmarkEnd w:id="58"/>
      <w:r>
        <w:rPr>
          <w:rFonts w:hint="eastAsia"/>
        </w:rPr>
        <w:t>技术</w:t>
      </w:r>
      <w:bookmarkEnd w:id="72"/>
      <w:bookmarkEnd w:id="73"/>
    </w:p>
    <w:p w14:paraId="4C3C1109">
      <w:pPr>
        <w:pStyle w:val="4"/>
      </w:pPr>
      <w:bookmarkStart w:id="74" w:name="_Toc31038"/>
      <w:bookmarkStart w:id="75" w:name="_Toc6642"/>
      <w:r>
        <w:rPr>
          <w:rFonts w:ascii="Times New Roman Regular" w:hAnsi="Times New Roman Regular" w:cs="Times New Roman Regular"/>
        </w:rPr>
        <w:t>2.3.1</w:t>
      </w:r>
      <w:r>
        <w:rPr>
          <w:rFonts w:hint="eastAsia" w:ascii="Times New Roman Regular" w:hAnsi="Times New Roman Regular" w:cs="Times New Roman Regular"/>
          <w:lang w:val="en-US" w:eastAsia="zh-CN"/>
        </w:rPr>
        <w:t xml:space="preserve"> </w:t>
      </w:r>
      <w:r>
        <w:rPr>
          <w:rFonts w:hint="eastAsia"/>
        </w:rPr>
        <w:t>多模态识别技术</w:t>
      </w:r>
      <w:bookmarkEnd w:id="74"/>
      <w:bookmarkEnd w:id="75"/>
    </w:p>
    <w:p w14:paraId="37665D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与计算机视觉、自然语言处理这类单一模态信息为研究对象的研究领域不同，多模态识别的处理对象包含多个模态信息</w:t>
      </w:r>
      <w:r>
        <w:rPr>
          <w:rFonts w:hint="eastAsia"/>
          <w:vertAlign w:val="superscript"/>
          <w:lang w:eastAsia="zh-CN"/>
        </w:rPr>
        <w:fldChar w:fldCharType="begin"/>
      </w:r>
      <w:r>
        <w:instrText xml:space="preserve"> REF _Ref1040964338 \r \h  \* MERGEFORMAT</w:instrText>
      </w:r>
      <w:r>
        <w:rPr>
          <w:rFonts w:hint="eastAsia"/>
          <w:vertAlign w:val="superscript"/>
          <w:lang w:eastAsia="zh-CN"/>
        </w:rPr>
        <w:fldChar w:fldCharType="separate"/>
      </w:r>
      <w:r>
        <w:rPr>
          <w:rFonts w:hint="eastAsia"/>
          <w:vertAlign w:val="superscript"/>
          <w:lang w:eastAsia="zh-CN"/>
        </w:rPr>
        <w:t>[33]</w:t>
      </w:r>
      <w:r>
        <w:rPr>
          <w:rFonts w:hint="eastAsia"/>
          <w:vertAlign w:val="superscript"/>
          <w:lang w:eastAsia="zh-CN"/>
        </w:rPr>
        <w:fldChar w:fldCharType="end"/>
      </w:r>
      <w:r>
        <w:rPr>
          <w:rFonts w:hint="eastAsia"/>
        </w:rPr>
        <w:t>。</w:t>
      </w:r>
      <w:r>
        <w:rPr>
          <w:rFonts w:hint="eastAsia"/>
          <w:lang w:eastAsia="zh-CN"/>
        </w:rPr>
        <w:t>多模态检索</w:t>
      </w:r>
      <w:r>
        <w:rPr>
          <w:rFonts w:hint="eastAsia"/>
        </w:rPr>
        <w:t>旨在实现不同模态数据之间的相互检索，</w:t>
      </w:r>
      <w:r>
        <w:rPr>
          <w:rFonts w:hint="eastAsia"/>
          <w:lang w:eastAsia="zh-CN"/>
        </w:rPr>
        <w:t>涉及多模态表示</w:t>
      </w:r>
      <w:r>
        <w:rPr>
          <w:rFonts w:hint="eastAsia"/>
        </w:rPr>
        <w:t>、对齐和融合等关键问题。因此，多模态识别既要独立分析每个模态信息，还要综合分析多个模态信息。而不同模态的信息是高度异质的，往往具有本质的差异性，这也是综合分析多个模态信息面临的最大困难。</w:t>
      </w:r>
    </w:p>
    <w:p w14:paraId="55E0C4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47861345">
      <w:pPr>
        <w:jc w:val="center"/>
        <w:rPr>
          <w:rFonts w:hint="eastAsia" w:ascii="黑体" w:hAnsi="黑体" w:cs="黑体"/>
        </w:rPr>
      </w:pPr>
      <w:r>
        <w:rPr>
          <w:rFonts w:hint="eastAsia" w:ascii="黑体" w:hAnsi="黑体" w:cs="黑体"/>
        </w:rPr>
        <w:drawing>
          <wp:inline distT="0" distB="0" distL="114300" distR="114300">
            <wp:extent cx="2837180" cy="1373505"/>
            <wp:effectExtent l="0" t="0" r="7620" b="10795"/>
            <wp:docPr id="2" name="图片 2" descr="新2.2-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新2.2-2.drawio"/>
                    <pic:cNvPicPr>
                      <a:picLocks noChangeAspect="1"/>
                    </pic:cNvPicPr>
                  </pic:nvPicPr>
                  <pic:blipFill>
                    <a:blip r:embed="rId48">
                      <a:extLst>
                        <a:ext uri="{96DAC541-7B7A-43D3-8B79-37D633B846F1}">
                          <asvg:svgBlip xmlns:asvg="http://schemas.microsoft.com/office/drawing/2016/SVG/main" r:embed="rId49"/>
                        </a:ext>
                      </a:extLst>
                    </a:blip>
                    <a:stretch>
                      <a:fillRect/>
                    </a:stretch>
                  </pic:blipFill>
                  <pic:spPr>
                    <a:xfrm>
                      <a:off x="0" y="0"/>
                      <a:ext cx="2837180" cy="1373505"/>
                    </a:xfrm>
                    <a:prstGeom prst="rect">
                      <a:avLst/>
                    </a:prstGeom>
                  </pic:spPr>
                </pic:pic>
              </a:graphicData>
            </a:graphic>
          </wp:inline>
        </w:drawing>
      </w:r>
    </w:p>
    <w:p w14:paraId="3DAF0ABC">
      <w:pPr>
        <w:ind w:firstLine="420"/>
        <w:jc w:val="center"/>
        <w:rPr>
          <w:sz w:val="21"/>
          <w:szCs w:val="21"/>
        </w:rPr>
      </w:pPr>
      <w:r>
        <w:rPr>
          <w:sz w:val="21"/>
          <w:szCs w:val="21"/>
        </w:rPr>
        <w:t>图2.</w:t>
      </w:r>
      <w:r>
        <w:rPr>
          <w:rFonts w:hint="eastAsia"/>
          <w:sz w:val="21"/>
          <w:szCs w:val="21"/>
          <w:lang w:val="en-US" w:eastAsia="zh-CN"/>
        </w:rPr>
        <w:t>9</w:t>
      </w:r>
      <w:r>
        <w:rPr>
          <w:sz w:val="21"/>
          <w:szCs w:val="21"/>
        </w:rPr>
        <w:t xml:space="preserve"> </w:t>
      </w:r>
      <w:r>
        <w:rPr>
          <w:rFonts w:hint="eastAsia"/>
          <w:sz w:val="21"/>
          <w:szCs w:val="21"/>
        </w:rPr>
        <w:t>多模态基础技术</w:t>
      </w:r>
    </w:p>
    <w:p w14:paraId="3D81C656">
      <w:pPr>
        <w:ind w:firstLine="420"/>
        <w:jc w:val="center"/>
        <w:rPr>
          <w:rFonts w:hint="eastAsia"/>
        </w:rPr>
      </w:pPr>
      <w:r>
        <w:rPr>
          <w:sz w:val="21"/>
          <w:szCs w:val="21"/>
        </w:rPr>
        <w:t>Figure 2.</w:t>
      </w:r>
      <w:r>
        <w:rPr>
          <w:rFonts w:hint="eastAsia"/>
          <w:sz w:val="21"/>
          <w:szCs w:val="21"/>
          <w:lang w:val="en-US" w:eastAsia="zh-CN"/>
        </w:rPr>
        <w:t>9</w:t>
      </w:r>
      <w:r>
        <w:rPr>
          <w:rFonts w:hint="eastAsia"/>
          <w:sz w:val="21"/>
          <w:szCs w:val="21"/>
        </w:rPr>
        <w:t xml:space="preserve"> Multimodal Basic Technology</w:t>
      </w:r>
    </w:p>
    <w:p w14:paraId="7EAC702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1"/>
          <w:szCs w:val="21"/>
        </w:rPr>
      </w:pPr>
      <w:r>
        <w:rPr>
          <w:rFonts w:hint="eastAsia" w:ascii="黑体" w:hAnsi="黑体" w:cs="黑体"/>
          <w:lang w:val="en-US" w:eastAsia="zh-CN"/>
        </w:rPr>
        <w:t>如上图</w:t>
      </w:r>
      <w:r>
        <w:rPr>
          <w:rFonts w:ascii="Times New Roman Regular" w:hAnsi="Times New Roman Regular" w:cs="Times New Roman Regular"/>
        </w:rPr>
        <w:t>2.</w:t>
      </w:r>
      <w:r>
        <w:rPr>
          <w:rFonts w:hint="eastAsia" w:ascii="Times New Roman Regular" w:hAnsi="Times New Roman Regular" w:cs="Times New Roman Regular"/>
          <w:lang w:val="en-US" w:eastAsia="zh-CN"/>
        </w:rPr>
        <w:t>9</w:t>
      </w:r>
      <w:r>
        <w:rPr>
          <w:rFonts w:hint="eastAsia" w:ascii="黑体" w:hAnsi="黑体" w:cs="黑体"/>
        </w:rPr>
        <w:t>所示，由于不同模态信息之间存在的这种巨大差异，各个模态对应的领域研究工具与基础技术截然不同，这些不同体现在特征提取等多个阶段。随着深度学习的高速发展，多模态识别被归纳为融合、转换、对齐和表示这</w:t>
      </w:r>
      <w:r>
        <w:rPr>
          <w:rFonts w:hint="eastAsia" w:ascii="黑体" w:hAnsi="黑体" w:cs="黑体"/>
          <w:lang w:val="en-US" w:eastAsia="zh-CN"/>
        </w:rPr>
        <w:t>四</w:t>
      </w:r>
      <w:r>
        <w:rPr>
          <w:rFonts w:hint="eastAsia" w:ascii="黑体" w:hAnsi="黑体" w:cs="黑体"/>
        </w:rPr>
        <w:t>种技术</w:t>
      </w:r>
      <w:r>
        <w:rPr>
          <w:rFonts w:hint="eastAsia" w:ascii="黑体" w:hAnsi="黑体" w:cs="黑体"/>
          <w:lang w:eastAsia="zh-CN"/>
        </w:rPr>
        <w:t>。</w:t>
      </w:r>
    </w:p>
    <w:p w14:paraId="3FECFE4A">
      <w:pPr>
        <w:ind w:firstLine="420"/>
      </w:pPr>
      <w:r>
        <w:t>（1）</w:t>
      </w:r>
      <w:r>
        <w:rPr>
          <w:rFonts w:hint="eastAsia"/>
        </w:rPr>
        <w:t>多模态融合</w:t>
      </w:r>
    </w:p>
    <w:p w14:paraId="01E4369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多模态融合是对图像</w:t>
      </w:r>
      <w:r>
        <w:rPr>
          <w:rFonts w:hint="eastAsia" w:ascii="黑体" w:hAnsi="黑体" w:cs="黑体"/>
          <w:lang w:val="en-US" w:eastAsia="zh-CN"/>
        </w:rPr>
        <w:t>与地理位置元数据</w:t>
      </w:r>
      <w:r>
        <w:rPr>
          <w:rFonts w:hint="eastAsia" w:ascii="黑体" w:hAnsi="黑体" w:cs="黑体"/>
        </w:rPr>
        <w:t>等多种形式的信息进行集成与综合表达与判断的一种方法</w:t>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_Ref1040964338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[33</w:t>
      </w:r>
      <w:r>
        <w:rPr>
          <w:rFonts w:hint="default" w:ascii="Times New Roman" w:hAnsi="Times New Roman" w:cs="Times New Roman"/>
          <w:vertAlign w:val="superscript"/>
          <w:lang w:val="en-US" w:eastAsia="zh-CN"/>
        </w:rPr>
        <w:t>,</w:t>
      </w:r>
      <w:r>
        <w:rPr>
          <w:rFonts w:hint="default" w:ascii="Times New Roman" w:hAnsi="Times New Roman" w:cs="Times New Roman"/>
          <w:vertAlign w:val="superscript"/>
          <w:lang w:eastAsia="zh-CN"/>
        </w:rPr>
        <w:fldChar w:fldCharType="end"/>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_Ref1081418787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36]</w:t>
      </w:r>
      <w:r>
        <w:rPr>
          <w:rFonts w:hint="default" w:ascii="Times New Roman" w:hAnsi="Times New Roman" w:cs="Times New Roman"/>
          <w:vertAlign w:val="superscript"/>
          <w:lang w:eastAsia="zh-CN"/>
        </w:rPr>
        <w:fldChar w:fldCharType="end"/>
      </w:r>
      <w:r>
        <w:rPr>
          <w:rFonts w:hint="eastAsia" w:ascii="黑体" w:hAnsi="黑体" w:cs="黑体"/>
        </w:rPr>
        <w:t>。通过将多种模态的优点进行有机结合，提高模型的精度与鲁棒性，为各类多模态识别问题提供更加全面的解决方法。</w:t>
      </w:r>
    </w:p>
    <w:p w14:paraId="2B0E6924">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2</w:t>
      </w:r>
      <w:r>
        <w:rPr>
          <w:rFonts w:hint="eastAsia" w:ascii="黑体" w:hAnsi="黑体" w:cs="黑体"/>
        </w:rPr>
        <w:t>）多模态转换</w:t>
      </w:r>
    </w:p>
    <w:p w14:paraId="62E445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转换指的是从一种形式的数据转换为另一种形式的数据来描述同一个实体或者场景，该项技术可以充分地从源模态数据中挖掘信息，这种信息能够被有效表示，并由此产生目标模态数据。多模态转换技术的主要应用包括图像描述的生成、指标描述的生成以及基于文本生成图像等。</w:t>
      </w:r>
    </w:p>
    <w:p w14:paraId="6A454BCF">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3</w:t>
      </w:r>
      <w:r>
        <w:rPr>
          <w:rFonts w:hint="eastAsia" w:ascii="黑体" w:hAnsi="黑体" w:cs="黑体"/>
        </w:rPr>
        <w:t>）多模态对齐</w:t>
      </w:r>
    </w:p>
    <w:p w14:paraId="7F7A344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多模态对齐是实现多模态数据对应关系确定的技术。多模态对齐致力于对各模态的宏观以及微观进行研究，以便达到多模态融合的目的。多模态对齐技术不仅可用于解决</w:t>
      </w:r>
      <w:r>
        <w:rPr>
          <w:rFonts w:hint="eastAsia"/>
          <w:lang w:eastAsia="zh-CN"/>
        </w:rPr>
        <w:t>图像与地理位置多模态识别</w:t>
      </w:r>
      <w:r>
        <w:rPr>
          <w:rFonts w:hint="eastAsia"/>
        </w:rPr>
        <w:t>、指称关系理解等多模态匹配类任务，也可作为融合技术和转换技术的前处理技术。其中，通过对齐可识别以及量化多模态数据之间的相似度和差异度，可以为接下来的多模态数据融合以及转换奠定基础。</w:t>
      </w:r>
    </w:p>
    <w:p w14:paraId="0E34F0E6">
      <w:pPr>
        <w:ind w:firstLine="420"/>
      </w:pPr>
      <w:r>
        <w:rPr>
          <w:rFonts w:hint="eastAsia"/>
        </w:rPr>
        <w:t>（4）多模态表示</w:t>
      </w:r>
    </w:p>
    <w:p w14:paraId="200A5E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表示技术深入挖掘各模态数据的互补性和一致性，为各模态数据分别学习各自独立的表示，并在各表示空间中引入一致性约束学习不同模态的映射关系。多模态表示既可以获取不同模态数据间各自的特点，也可挖掘不同模态间隐藏的相关性关系，对多模态数据分析处理有着较好的辅助作用。</w:t>
      </w:r>
    </w:p>
    <w:p w14:paraId="48D18DE3">
      <w:pPr>
        <w:pStyle w:val="4"/>
        <w:rPr>
          <w:rFonts w:eastAsiaTheme="minorEastAsia"/>
        </w:rPr>
      </w:pPr>
      <w:bookmarkStart w:id="76" w:name="_Toc3278"/>
      <w:bookmarkStart w:id="77" w:name="_Toc31698"/>
      <w:bookmarkStart w:id="78" w:name="_Toc9151"/>
      <w:r>
        <w:t>2.3.</w:t>
      </w:r>
      <w:r>
        <w:rPr>
          <w:rFonts w:hint="eastAsia"/>
        </w:rPr>
        <w:t>2</w:t>
      </w:r>
      <w:r>
        <w:rPr>
          <w:rFonts w:hint="eastAsia"/>
          <w:lang w:val="en-US" w:eastAsia="zh-CN"/>
        </w:rPr>
        <w:t xml:space="preserve"> </w:t>
      </w:r>
      <w:r>
        <w:rPr>
          <w:rFonts w:hint="eastAsia" w:asciiTheme="minorEastAsia" w:hAnsiTheme="minorEastAsia" w:eastAsiaTheme="minorEastAsia" w:cstheme="minorEastAsia"/>
        </w:rPr>
        <w:t>多模态</w:t>
      </w:r>
      <w:bookmarkEnd w:id="76"/>
      <w:r>
        <w:rPr>
          <w:rFonts w:hint="eastAsia" w:asciiTheme="minorEastAsia" w:hAnsiTheme="minorEastAsia" w:eastAsiaTheme="minorEastAsia" w:cstheme="minorEastAsia"/>
        </w:rPr>
        <w:t>融合技术</w:t>
      </w:r>
      <w:bookmarkEnd w:id="77"/>
      <w:bookmarkEnd w:id="78"/>
    </w:p>
    <w:p w14:paraId="2A3D215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ascii="宋体" w:hAnsi="宋体" w:cs="宋体"/>
        </w:rPr>
        <w:t>多模态识别中，除了需要提取不同模态特征，更需要关注不同模态间特征的融合。多模态融合是将多种模态信息整合为统一表示或决策的技术，根据融合时机</w:t>
      </w:r>
      <w:r>
        <w:rPr>
          <w:rFonts w:hint="eastAsia" w:ascii="宋体" w:hAnsi="宋体" w:cs="宋体"/>
        </w:rPr>
        <w:t>，可</w:t>
      </w:r>
      <w:r>
        <w:rPr>
          <w:rFonts w:ascii="宋体" w:hAnsi="宋体" w:cs="宋体"/>
        </w:rPr>
        <w:t>将多模态融合方法</w:t>
      </w:r>
      <w:r>
        <w:t>分为特征层融合、决策层融合</w:t>
      </w:r>
      <w:r>
        <w:rPr>
          <w:rFonts w:hint="eastAsia"/>
          <w:lang w:val="en-US" w:eastAsia="zh-CN"/>
        </w:rPr>
        <w:t>和</w:t>
      </w:r>
      <w:r>
        <w:t>混合融合</w:t>
      </w:r>
      <w:r>
        <w:rPr>
          <w:rFonts w:hint="default"/>
          <w:vertAlign w:val="superscript"/>
          <w:lang w:val="en-US"/>
        </w:rPr>
        <w:fldChar w:fldCharType="begin"/>
      </w:r>
      <w:r>
        <w:instrText xml:space="preserve"> REF _Ref1042997985 \r \h  \* MERGEFORMAT</w:instrText>
      </w:r>
      <w:r>
        <w:rPr>
          <w:rFonts w:hint="default"/>
          <w:vertAlign w:val="superscript"/>
          <w:lang w:val="en-US"/>
        </w:rPr>
        <w:fldChar w:fldCharType="separate"/>
      </w:r>
      <w:r>
        <w:rPr>
          <w:rFonts w:hint="default"/>
          <w:vertAlign w:val="superscript"/>
          <w:lang w:val="en-US"/>
        </w:rPr>
        <w:t>[34</w:t>
      </w:r>
      <w:r>
        <w:rPr>
          <w:rFonts w:hint="eastAsia"/>
          <w:vertAlign w:val="superscript"/>
          <w:lang w:val="en-US" w:eastAsia="zh-CN"/>
        </w:rPr>
        <w:t>,</w:t>
      </w:r>
      <w:r>
        <w:rPr>
          <w:rFonts w:hint="default"/>
          <w:vertAlign w:val="superscript"/>
          <w:lang w:val="en-US"/>
        </w:rPr>
        <w:fldChar w:fldCharType="end"/>
      </w:r>
      <w:r>
        <w:rPr>
          <w:rFonts w:hint="default"/>
          <w:vertAlign w:val="superscript"/>
          <w:lang w:val="en-US"/>
        </w:rPr>
        <w:fldChar w:fldCharType="begin"/>
      </w:r>
      <w:r>
        <w:instrText xml:space="preserve"> REF _Ref1043031599 \r \h  \* MERGEFORMAT</w:instrText>
      </w:r>
      <w:r>
        <w:rPr>
          <w:rFonts w:hint="default"/>
          <w:vertAlign w:val="superscript"/>
          <w:lang w:val="en-US"/>
        </w:rPr>
        <w:fldChar w:fldCharType="separate"/>
      </w:r>
      <w:r>
        <w:rPr>
          <w:rFonts w:hint="default"/>
          <w:vertAlign w:val="superscript"/>
          <w:lang w:val="en-US"/>
        </w:rPr>
        <w:t>35]</w:t>
      </w:r>
      <w:r>
        <w:rPr>
          <w:rFonts w:hint="default"/>
          <w:vertAlign w:val="superscript"/>
          <w:lang w:val="en-US"/>
        </w:rPr>
        <w:fldChar w:fldCharType="end"/>
      </w:r>
      <w:r>
        <w:t>。</w:t>
      </w:r>
      <w:r>
        <w:rPr>
          <w:rFonts w:hint="eastAsia"/>
        </w:rPr>
        <w:t>基于哈希的多模态学习方法通过将多模态数据映射到共享的汉明空间，实现了高效的</w:t>
      </w:r>
      <w:r>
        <w:rPr>
          <w:rFonts w:hint="eastAsia"/>
          <w:lang w:eastAsia="zh-CN"/>
        </w:rPr>
        <w:t>多模态检索</w:t>
      </w:r>
      <w:r>
        <w:rPr>
          <w:rFonts w:hint="eastAsia"/>
        </w:rPr>
        <w:t>。</w:t>
      </w:r>
    </w:p>
    <w:p w14:paraId="06350BAF">
      <w:pPr>
        <w:ind w:firstLine="420"/>
        <w:rPr>
          <w:rFonts w:hint="default" w:eastAsia="宋体"/>
          <w:lang w:val="en-US" w:eastAsia="zh-CN"/>
        </w:rPr>
      </w:pPr>
      <w:r>
        <w:t>（1）特征层融合</w:t>
      </w:r>
    </w:p>
    <w:p w14:paraId="3C0DDC77">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特征层融合是一种常见的多模态融合方法，可以将多个模式中所抽取的特征信息进行融合。为实现多模态信息的有效融合，往往要将多个模态的特征转换到一个统一的特征空间中，使其更能反映各模态之间的关联与互补</w:t>
      </w:r>
      <w:r>
        <w:t>。</w:t>
      </w:r>
    </w:p>
    <w:p w14:paraId="584AF340">
      <w:pPr>
        <w:ind w:firstLine="480"/>
        <w:rPr>
          <w:rFonts w:hint="eastAsia"/>
        </w:rPr>
      </w:pPr>
      <w:r>
        <w:rPr>
          <w:rFonts w:hint="eastAsia"/>
        </w:rPr>
        <w:t>如</w:t>
      </w:r>
      <w:r>
        <w:rPr>
          <w:rFonts w:hint="eastAsia"/>
          <w:lang w:val="en-US" w:eastAsia="zh-CN"/>
        </w:rPr>
        <w:t>下图</w:t>
      </w:r>
      <w:r>
        <w:rPr>
          <w:rFonts w:hint="eastAsia"/>
        </w:rPr>
        <w:t>2.</w:t>
      </w:r>
      <w:r>
        <w:rPr>
          <w:rFonts w:hint="eastAsia"/>
          <w:lang w:val="en-US" w:eastAsia="zh-CN"/>
        </w:rPr>
        <w:t>10</w:t>
      </w:r>
      <w:r>
        <w:rPr>
          <w:rFonts w:hint="eastAsia"/>
        </w:rPr>
        <w:t>所示，在对每一种模态的特征进行预处理与提取之后，再进行一系列不同的运算来进行特征层的融合。</w:t>
      </w:r>
    </w:p>
    <w:p w14:paraId="1122DEA0">
      <w:pPr>
        <w:ind w:firstLine="480"/>
        <w:rPr>
          <w:rFonts w:hint="eastAsia"/>
        </w:rPr>
      </w:pPr>
    </w:p>
    <w:p w14:paraId="1F1F236F">
      <w:pPr>
        <w:jc w:val="center"/>
      </w:pPr>
      <w:r>
        <w:drawing>
          <wp:inline distT="0" distB="0" distL="114300" distR="114300">
            <wp:extent cx="3354705" cy="1329690"/>
            <wp:effectExtent l="0" t="0" r="10795" b="3810"/>
            <wp:docPr id="66" name="图片 66" descr="图2.5 特征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图2.5 特征层融合.drawio"/>
                    <pic:cNvPicPr>
                      <a:picLocks noChangeAspect="1"/>
                    </pic:cNvPicPr>
                  </pic:nvPicPr>
                  <pic:blipFill>
                    <a:blip r:embed="rId50">
                      <a:extLst>
                        <a:ext uri="{96DAC541-7B7A-43D3-8B79-37D633B846F1}">
                          <asvg:svgBlip xmlns:asvg="http://schemas.microsoft.com/office/drawing/2016/SVG/main" r:embed="rId51"/>
                        </a:ext>
                      </a:extLst>
                    </a:blip>
                    <a:stretch>
                      <a:fillRect/>
                    </a:stretch>
                  </pic:blipFill>
                  <pic:spPr>
                    <a:xfrm>
                      <a:off x="0" y="0"/>
                      <a:ext cx="3354705" cy="1329690"/>
                    </a:xfrm>
                    <a:prstGeom prst="rect">
                      <a:avLst/>
                    </a:prstGeom>
                  </pic:spPr>
                </pic:pic>
              </a:graphicData>
            </a:graphic>
          </wp:inline>
        </w:drawing>
      </w:r>
    </w:p>
    <w:p w14:paraId="089F1665">
      <w:pPr>
        <w:ind w:firstLine="420"/>
        <w:jc w:val="center"/>
        <w:rPr>
          <w:sz w:val="21"/>
          <w:szCs w:val="21"/>
        </w:rPr>
      </w:pPr>
      <w:r>
        <w:rPr>
          <w:sz w:val="21"/>
          <w:szCs w:val="21"/>
        </w:rPr>
        <w:t>图2.</w:t>
      </w:r>
      <w:r>
        <w:rPr>
          <w:rFonts w:hint="eastAsia"/>
          <w:sz w:val="21"/>
          <w:szCs w:val="21"/>
          <w:lang w:val="en-US" w:eastAsia="zh-CN"/>
        </w:rPr>
        <w:t>10</w:t>
      </w:r>
      <w:r>
        <w:rPr>
          <w:sz w:val="21"/>
          <w:szCs w:val="21"/>
        </w:rPr>
        <w:t xml:space="preserve"> 特征层融合</w:t>
      </w:r>
    </w:p>
    <w:p w14:paraId="558E569C">
      <w:pPr>
        <w:ind w:firstLine="420"/>
        <w:jc w:val="center"/>
        <w:rPr>
          <w:sz w:val="21"/>
          <w:szCs w:val="21"/>
        </w:rPr>
      </w:pPr>
      <w:r>
        <w:rPr>
          <w:sz w:val="21"/>
          <w:szCs w:val="21"/>
        </w:rPr>
        <w:t>Figure 2.</w:t>
      </w:r>
      <w:r>
        <w:rPr>
          <w:rFonts w:hint="eastAsia"/>
          <w:sz w:val="21"/>
          <w:szCs w:val="21"/>
          <w:lang w:val="en-US" w:eastAsia="zh-CN"/>
        </w:rPr>
        <w:t>10</w:t>
      </w:r>
      <w:r>
        <w:rPr>
          <w:sz w:val="21"/>
          <w:szCs w:val="21"/>
        </w:rPr>
        <w:t xml:space="preserve"> Feature</w:t>
      </w:r>
      <w:r>
        <w:rPr>
          <w:rFonts w:hint="eastAsia"/>
          <w:sz w:val="21"/>
          <w:szCs w:val="21"/>
        </w:rPr>
        <w:t xml:space="preserve"> </w:t>
      </w:r>
      <w:r>
        <w:rPr>
          <w:sz w:val="21"/>
          <w:szCs w:val="21"/>
        </w:rPr>
        <w:t>Level Fusion</w:t>
      </w:r>
    </w:p>
    <w:p w14:paraId="5EF21B8A">
      <w:pPr>
        <w:ind w:firstLine="420"/>
        <w:jc w:val="center"/>
        <w:rPr>
          <w:sz w:val="21"/>
          <w:szCs w:val="21"/>
        </w:rPr>
      </w:pPr>
    </w:p>
    <w:p w14:paraId="3850E4D6">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t>特征层融合</w:t>
      </w:r>
      <w:r>
        <w:rPr>
          <w:rFonts w:hint="eastAsia"/>
        </w:rPr>
        <w:t>的优点是可以充分发挥多模态特征之间的互补关系。每个模态都蕴含着各自独特的信息，在一个统一的特征空间中，可以获得更为丰富和全面的信息，提高了模型的表达能力。但是，该算法也有一些不足之处，比如，它会产生多余的信息，使算法的运算变得更加复杂，甚至会使一些模态的信息被掩盖</w:t>
      </w:r>
      <w:r>
        <w:t>。</w:t>
      </w:r>
    </w:p>
    <w:p w14:paraId="1267BD90">
      <w:pPr>
        <w:numPr>
          <w:ilvl w:val="0"/>
          <w:numId w:val="3"/>
        </w:numPr>
        <w:ind w:firstLine="420"/>
      </w:pPr>
      <w:r>
        <w:t>决策层融合</w:t>
      </w:r>
    </w:p>
    <w:p w14:paraId="6139BD93">
      <w:pPr>
        <w:numPr>
          <w:ilvl w:val="0"/>
          <w:numId w:val="0"/>
        </w:numPr>
      </w:pPr>
    </w:p>
    <w:p w14:paraId="399CA58C">
      <w:pPr>
        <w:pStyle w:val="21"/>
        <w:widowControl/>
        <w:shd w:val="clear" w:color="auto" w:fill="FFFFFF"/>
        <w:spacing w:beforeAutospacing="0" w:afterAutospacing="0"/>
        <w:jc w:val="center"/>
      </w:pPr>
      <w:r>
        <w:drawing>
          <wp:inline distT="0" distB="0" distL="114300" distR="114300">
            <wp:extent cx="3504565" cy="1385570"/>
            <wp:effectExtent l="0" t="0" r="635" b="11430"/>
            <wp:docPr id="69" name="图片 69" descr="图2.6 决策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图2.6 决策层融合.drawio"/>
                    <pic:cNvPicPr>
                      <a:picLocks noChangeAspect="1"/>
                    </pic:cNvPicPr>
                  </pic:nvPicPr>
                  <pic:blipFill>
                    <a:blip r:embed="rId52">
                      <a:extLst>
                        <a:ext uri="{96DAC541-7B7A-43D3-8B79-37D633B846F1}">
                          <asvg:svgBlip xmlns:asvg="http://schemas.microsoft.com/office/drawing/2016/SVG/main" r:embed="rId53"/>
                        </a:ext>
                      </a:extLst>
                    </a:blip>
                    <a:stretch>
                      <a:fillRect/>
                    </a:stretch>
                  </pic:blipFill>
                  <pic:spPr>
                    <a:xfrm>
                      <a:off x="0" y="0"/>
                      <a:ext cx="3504565" cy="1385570"/>
                    </a:xfrm>
                    <a:prstGeom prst="rect">
                      <a:avLst/>
                    </a:prstGeom>
                  </pic:spPr>
                </pic:pic>
              </a:graphicData>
            </a:graphic>
          </wp:inline>
        </w:drawing>
      </w:r>
    </w:p>
    <w:p w14:paraId="52F1893B">
      <w:pPr>
        <w:pStyle w:val="21"/>
        <w:widowControl/>
        <w:shd w:val="clear" w:color="auto" w:fill="FFFFFF"/>
        <w:spacing w:beforeAutospacing="0" w:afterAutospacing="0"/>
        <w:ind w:firstLine="420"/>
        <w:jc w:val="center"/>
        <w:rPr>
          <w:sz w:val="21"/>
          <w:szCs w:val="21"/>
        </w:rPr>
      </w:pPr>
      <w:r>
        <w:rPr>
          <w:sz w:val="21"/>
          <w:szCs w:val="21"/>
        </w:rPr>
        <w:t>图2.</w:t>
      </w:r>
      <w:r>
        <w:rPr>
          <w:rFonts w:hint="eastAsia"/>
          <w:sz w:val="21"/>
          <w:szCs w:val="21"/>
          <w:lang w:val="en-US" w:eastAsia="zh-CN"/>
        </w:rPr>
        <w:t>11</w:t>
      </w:r>
      <w:r>
        <w:rPr>
          <w:sz w:val="21"/>
          <w:szCs w:val="21"/>
        </w:rPr>
        <w:t xml:space="preserve"> 决策层融合</w:t>
      </w:r>
    </w:p>
    <w:p w14:paraId="03C3AA03">
      <w:pPr>
        <w:pStyle w:val="21"/>
        <w:widowControl/>
        <w:shd w:val="clear" w:color="auto" w:fill="FFFFFF"/>
        <w:spacing w:beforeAutospacing="0" w:afterAutospacing="0"/>
        <w:ind w:firstLine="420"/>
        <w:jc w:val="center"/>
      </w:pPr>
      <w:r>
        <w:rPr>
          <w:sz w:val="21"/>
          <w:szCs w:val="21"/>
        </w:rPr>
        <w:t>Figure 2.</w:t>
      </w:r>
      <w:r>
        <w:rPr>
          <w:rFonts w:hint="eastAsia"/>
          <w:sz w:val="21"/>
          <w:szCs w:val="21"/>
          <w:lang w:val="en-US" w:eastAsia="zh-CN"/>
        </w:rPr>
        <w:t>11</w:t>
      </w:r>
      <w:r>
        <w:rPr>
          <w:sz w:val="21"/>
          <w:szCs w:val="21"/>
        </w:rPr>
        <w:t xml:space="preserve"> Decision Level Fusion</w:t>
      </w:r>
    </w:p>
    <w:p w14:paraId="21B4836D">
      <w:pPr>
        <w:pStyle w:val="21"/>
        <w:keepNext w:val="0"/>
        <w:keepLines w:val="0"/>
        <w:pageBreakBefore w:val="0"/>
        <w:widowControl/>
        <w:shd w:val="clear" w:color="auto" w:fill="FFFFFF"/>
        <w:kinsoku/>
        <w:wordWrap/>
        <w:overflowPunct/>
        <w:topLinePunct w:val="0"/>
        <w:autoSpaceDE/>
        <w:autoSpaceDN/>
        <w:bidi w:val="0"/>
        <w:adjustRightInd/>
        <w:snapToGrid/>
        <w:spacing w:beforeAutospacing="0" w:afterAutospacing="0"/>
        <w:ind w:left="0" w:leftChars="0" w:firstLine="420" w:firstLineChars="0"/>
        <w:textAlignment w:val="auto"/>
        <w:rPr>
          <w:sz w:val="21"/>
          <w:szCs w:val="21"/>
        </w:rPr>
      </w:pPr>
      <w:r>
        <w:rPr>
          <w:rFonts w:hint="eastAsia"/>
          <w:kern w:val="2"/>
        </w:rPr>
        <w:t>如</w:t>
      </w:r>
      <w:r>
        <w:rPr>
          <w:rFonts w:hint="eastAsia"/>
          <w:kern w:val="2"/>
          <w:lang w:val="en-US" w:eastAsia="zh-CN"/>
        </w:rPr>
        <w:t>上</w:t>
      </w:r>
      <w:r>
        <w:rPr>
          <w:rFonts w:hint="eastAsia"/>
          <w:kern w:val="2"/>
        </w:rPr>
        <w:t>图2.</w:t>
      </w:r>
      <w:r>
        <w:rPr>
          <w:rFonts w:hint="eastAsia"/>
          <w:kern w:val="2"/>
          <w:lang w:val="en-US" w:eastAsia="zh-CN"/>
        </w:rPr>
        <w:t>11</w:t>
      </w:r>
      <w:r>
        <w:rPr>
          <w:rFonts w:hint="eastAsia"/>
          <w:kern w:val="2"/>
        </w:rPr>
        <w:t>所示</w:t>
      </w:r>
      <w:r>
        <w:rPr>
          <w:rFonts w:hint="eastAsia"/>
          <w:kern w:val="2"/>
          <w:lang w:eastAsia="zh-CN"/>
        </w:rPr>
        <w:t>，</w:t>
      </w:r>
      <w:r>
        <w:rPr>
          <w:rFonts w:hint="eastAsia"/>
          <w:kern w:val="2"/>
        </w:rPr>
        <w:t>决策层融合是一种常见的多模态融合策略。决策层的融合是通过对每一种模态的学习与决策，然后对每一种模态的决策结果进行集成。此算法先针对各模态分别选取适当的模型，分别对其进行单独的学习，得出相应的预测结果</w:t>
      </w:r>
      <w:r>
        <w:rPr>
          <w:rFonts w:hint="eastAsia"/>
          <w:kern w:val="2"/>
          <w:lang w:eastAsia="zh-CN"/>
        </w:rPr>
        <w:t>。</w:t>
      </w:r>
    </w:p>
    <w:p w14:paraId="3C1B0A3D">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rPr>
          <w:rFonts w:hint="eastAsia"/>
        </w:rPr>
        <w:t>决策层的融合策略是多种多样的。一种常见的方法是加权求和法，即按各模态对决策的可信度及重要程度赋予不同的权值，再将各模态的决策结果相加，从而获得一个完整的决策结果。另外一种常见的方法是投票法，即把每一种模态下的决策结果看作一张选票，最后的结果由得到多数人支持的</w:t>
      </w:r>
      <w:r>
        <w:rPr>
          <w:rFonts w:hint="eastAsia"/>
          <w:lang w:val="en-US" w:eastAsia="zh-CN"/>
        </w:rPr>
        <w:t>决策确定。</w:t>
      </w:r>
    </w:p>
    <w:p w14:paraId="1EF0C818">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决策层融合技术可以充分挖掘各模态的内在信息，发挥其互补作用，提高模型的</w:t>
      </w:r>
      <w:r>
        <w:rPr>
          <w:rFonts w:hint="eastAsia"/>
          <w:lang w:val="en-US" w:eastAsia="zh-CN"/>
        </w:rPr>
        <w:t>泛化</w:t>
      </w:r>
      <w:r>
        <w:rPr>
          <w:rFonts w:hint="eastAsia"/>
        </w:rPr>
        <w:t>能力。但是，这种方法没有考虑到各通道间的相关性，容易丢失重要的信息。而且，相对于特征层的融合算法，其训练复杂度一般都要高</w:t>
      </w:r>
      <w:r>
        <w:rPr>
          <w:rFonts w:ascii="宋体" w:hAnsi="宋体" w:cs="宋体"/>
        </w:rPr>
        <w:t>。</w:t>
      </w:r>
    </w:p>
    <w:p w14:paraId="163903BF">
      <w:pPr>
        <w:ind w:firstLine="420"/>
      </w:pPr>
      <w:r>
        <w:t>（3）混合融合</w:t>
      </w:r>
    </w:p>
    <w:p w14:paraId="24516901">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如图2.</w:t>
      </w:r>
      <w:r>
        <w:rPr>
          <w:rFonts w:hint="eastAsia"/>
          <w:lang w:val="en-US" w:eastAsia="zh-CN"/>
        </w:rPr>
        <w:t>12</w:t>
      </w:r>
      <w:r>
        <w:rPr>
          <w:rFonts w:hint="eastAsia"/>
        </w:rPr>
        <w:t>中</w:t>
      </w:r>
      <w:r>
        <w:rPr>
          <w:rFonts w:hint="eastAsia"/>
          <w:lang w:val="en-US" w:eastAsia="zh-CN"/>
        </w:rPr>
        <w:t>所示，</w:t>
      </w:r>
      <w:r>
        <w:rPr>
          <w:rFonts w:hint="eastAsia"/>
        </w:rPr>
        <w:t>混合融合策略结合了特征层融合和决策层融合的优势。该算法针对各模态的特点，选取了适当的融合</w:t>
      </w:r>
      <w:r>
        <w:rPr>
          <w:rFonts w:hint="eastAsia"/>
          <w:lang w:val="en-US" w:eastAsia="zh-CN"/>
        </w:rPr>
        <w:t>方式</w:t>
      </w:r>
      <w:r>
        <w:rPr>
          <w:rFonts w:hint="eastAsia"/>
        </w:rPr>
        <w:t>：对互补度高、相关性高的模态，进行特征层融合；而对具有较强相似性的模态，进行决策融合。该算法可综合多种算法的优势，大幅提高图像融合效果。Baltrusaitis等</w:t>
      </w:r>
      <w:r>
        <w:rPr>
          <w:rFonts w:hint="eastAsia"/>
          <w:vertAlign w:val="superscript"/>
          <w:lang w:eastAsia="zh-CN"/>
        </w:rPr>
        <w:fldChar w:fldCharType="begin"/>
      </w:r>
      <w:r>
        <w:instrText xml:space="preserve"> REF _Ref1081418787 \r \h  \* MERGEFORMAT</w:instrText>
      </w:r>
      <w:r>
        <w:rPr>
          <w:rFonts w:hint="eastAsia"/>
          <w:vertAlign w:val="superscript"/>
          <w:lang w:eastAsia="zh-CN"/>
        </w:rPr>
        <w:fldChar w:fldCharType="separate"/>
      </w:r>
      <w:r>
        <w:rPr>
          <w:rFonts w:hint="eastAsia"/>
          <w:vertAlign w:val="superscript"/>
          <w:lang w:eastAsia="zh-CN"/>
        </w:rPr>
        <w:t>[36]</w:t>
      </w:r>
      <w:r>
        <w:rPr>
          <w:rFonts w:hint="eastAsia"/>
          <w:vertAlign w:val="superscript"/>
          <w:lang w:eastAsia="zh-CN"/>
        </w:rPr>
        <w:fldChar w:fldCharType="end"/>
      </w:r>
      <w:r>
        <w:rPr>
          <w:rFonts w:hint="eastAsia"/>
        </w:rPr>
        <w:t>对多模态机器学习进行了系统综述，将多模态技术归纳为表示、对齐、</w:t>
      </w:r>
      <w:r>
        <w:rPr>
          <w:rFonts w:hint="eastAsia"/>
          <w:lang w:val="en-US" w:eastAsia="zh-CN"/>
        </w:rPr>
        <w:t>融合</w:t>
      </w:r>
      <w:r>
        <w:rPr>
          <w:rFonts w:hint="eastAsia"/>
        </w:rPr>
        <w:t>与</w:t>
      </w:r>
      <w:r>
        <w:rPr>
          <w:rFonts w:hint="eastAsia"/>
          <w:lang w:val="en-US" w:eastAsia="zh-CN"/>
        </w:rPr>
        <w:t>转换</w:t>
      </w:r>
      <w:r>
        <w:rPr>
          <w:rFonts w:hint="eastAsia"/>
        </w:rPr>
        <w:t>等核心问题，为理解多模态融合的理论框架提供了重要参考。</w:t>
      </w:r>
    </w:p>
    <w:p w14:paraId="62360671"/>
    <w:p w14:paraId="4DA212A6">
      <w:pPr>
        <w:jc w:val="center"/>
      </w:pPr>
      <w:r>
        <w:drawing>
          <wp:inline distT="0" distB="0" distL="114300" distR="114300">
            <wp:extent cx="4316095" cy="1708150"/>
            <wp:effectExtent l="0" t="0" r="1905" b="6350"/>
            <wp:docPr id="68" name="图片 68" descr="图2.7 混合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图2.7 混合融合.drawio"/>
                    <pic:cNvPicPr>
                      <a:picLocks noChangeAspect="1"/>
                    </pic:cNvPicPr>
                  </pic:nvPicPr>
                  <pic:blipFill>
                    <a:blip r:embed="rId54">
                      <a:extLst>
                        <a:ext uri="{96DAC541-7B7A-43D3-8B79-37D633B846F1}">
                          <asvg:svgBlip xmlns:asvg="http://schemas.microsoft.com/office/drawing/2016/SVG/main" r:embed="rId55"/>
                        </a:ext>
                      </a:extLst>
                    </a:blip>
                    <a:stretch>
                      <a:fillRect/>
                    </a:stretch>
                  </pic:blipFill>
                  <pic:spPr>
                    <a:xfrm>
                      <a:off x="0" y="0"/>
                      <a:ext cx="4316095" cy="1708150"/>
                    </a:xfrm>
                    <a:prstGeom prst="rect">
                      <a:avLst/>
                    </a:prstGeom>
                  </pic:spPr>
                </pic:pic>
              </a:graphicData>
            </a:graphic>
          </wp:inline>
        </w:drawing>
      </w:r>
    </w:p>
    <w:p w14:paraId="5DB25A8C">
      <w:pPr>
        <w:ind w:firstLine="420"/>
        <w:jc w:val="center"/>
        <w:rPr>
          <w:sz w:val="21"/>
          <w:szCs w:val="21"/>
        </w:rPr>
      </w:pPr>
      <w:r>
        <w:rPr>
          <w:sz w:val="21"/>
          <w:szCs w:val="21"/>
        </w:rPr>
        <w:t>图</w:t>
      </w:r>
      <w:r>
        <w:rPr>
          <w:rFonts w:hint="eastAsia"/>
          <w:sz w:val="21"/>
          <w:szCs w:val="21"/>
          <w:lang w:val="en-US" w:eastAsia="zh-CN"/>
        </w:rPr>
        <w:t xml:space="preserve">2.12 </w:t>
      </w:r>
      <w:r>
        <w:rPr>
          <w:sz w:val="21"/>
          <w:szCs w:val="21"/>
        </w:rPr>
        <w:t>混合融合</w:t>
      </w:r>
    </w:p>
    <w:p w14:paraId="1E488A72">
      <w:pPr>
        <w:ind w:firstLine="420"/>
        <w:jc w:val="center"/>
        <w:rPr>
          <w:sz w:val="21"/>
          <w:szCs w:val="21"/>
        </w:rPr>
      </w:pPr>
      <w:r>
        <w:rPr>
          <w:sz w:val="21"/>
          <w:szCs w:val="21"/>
        </w:rPr>
        <w:t>Figure 2.</w:t>
      </w:r>
      <w:r>
        <w:rPr>
          <w:rFonts w:hint="eastAsia"/>
          <w:sz w:val="21"/>
          <w:szCs w:val="21"/>
          <w:lang w:val="en-US" w:eastAsia="zh-CN"/>
        </w:rPr>
        <w:t>12</w:t>
      </w:r>
      <w:r>
        <w:rPr>
          <w:rFonts w:hint="eastAsia"/>
          <w:sz w:val="21"/>
          <w:szCs w:val="21"/>
        </w:rPr>
        <w:t xml:space="preserve"> </w:t>
      </w:r>
      <w:r>
        <w:rPr>
          <w:sz w:val="21"/>
          <w:szCs w:val="21"/>
        </w:rPr>
        <w:t>Hybrid Fusion</w:t>
      </w:r>
    </w:p>
    <w:p w14:paraId="76469F5F">
      <w:pPr>
        <w:ind w:firstLine="420"/>
        <w:jc w:val="center"/>
        <w:rPr>
          <w:sz w:val="21"/>
          <w:szCs w:val="21"/>
        </w:rPr>
      </w:pPr>
    </w:p>
    <w:p w14:paraId="507F815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近年来，多模态紧凑双线性池化方法被提出用于高效融合多模态特征</w:t>
      </w:r>
      <w:r>
        <w:rPr>
          <w:rFonts w:hint="eastAsia"/>
          <w:vertAlign w:val="superscript"/>
          <w:lang w:eastAsia="zh-CN"/>
        </w:rPr>
        <w:fldChar w:fldCharType="begin"/>
      </w:r>
      <w:r>
        <w:instrText xml:space="preserve"> REF _Ref1046124087 \r \h  \* MERGEFORMAT</w:instrText>
      </w:r>
      <w:r>
        <w:rPr>
          <w:rFonts w:hint="eastAsia"/>
          <w:vertAlign w:val="superscript"/>
          <w:lang w:eastAsia="zh-CN"/>
        </w:rPr>
        <w:fldChar w:fldCharType="separate"/>
      </w:r>
      <w:r>
        <w:rPr>
          <w:rFonts w:hint="eastAsia"/>
          <w:vertAlign w:val="superscript"/>
          <w:lang w:eastAsia="zh-CN"/>
        </w:rPr>
        <w:t>[37]</w:t>
      </w:r>
      <w:r>
        <w:rPr>
          <w:rFonts w:hint="eastAsia"/>
          <w:vertAlign w:val="superscript"/>
          <w:lang w:eastAsia="zh-CN"/>
        </w:rPr>
        <w:fldChar w:fldCharType="end"/>
      </w:r>
      <w:r>
        <w:rPr>
          <w:rFonts w:hint="eastAsia"/>
        </w:rPr>
        <w:t>。基于卷积神经网络、循环神经网络和注意力机制等深度学习模型具有端</w:t>
      </w:r>
      <w:r>
        <w:rPr>
          <w:rFonts w:hint="eastAsia"/>
          <w:lang w:val="en-US" w:eastAsia="zh-CN"/>
        </w:rPr>
        <w:t>到</w:t>
      </w:r>
      <w:r>
        <w:rPr>
          <w:rFonts w:hint="eastAsia"/>
        </w:rPr>
        <w:t>端学习的能力，因而在任何级别的神经网络中，都能实现多模</w:t>
      </w:r>
      <w:r>
        <w:rPr>
          <w:rFonts w:hint="eastAsia"/>
          <w:lang w:val="en-US" w:eastAsia="zh-CN"/>
        </w:rPr>
        <w:t>态</w:t>
      </w:r>
      <w:r>
        <w:rPr>
          <w:rFonts w:hint="eastAsia"/>
        </w:rPr>
        <w:t>数据的融合</w:t>
      </w:r>
      <w:r>
        <w:rPr>
          <w:rFonts w:hint="eastAsia"/>
          <w:lang w:eastAsia="zh-CN"/>
        </w:rPr>
        <w:t>。</w:t>
      </w:r>
      <w:r>
        <w:rPr>
          <w:rFonts w:hint="eastAsia"/>
        </w:rPr>
        <w:t>为实现图像与</w:t>
      </w:r>
      <w:r>
        <w:rPr>
          <w:rFonts w:hint="eastAsia"/>
          <w:lang w:val="en-US" w:eastAsia="zh-CN"/>
        </w:rPr>
        <w:t>地理位置元数据</w:t>
      </w:r>
      <w:r>
        <w:rPr>
          <w:rFonts w:hint="eastAsia"/>
        </w:rPr>
        <w:t>的有效融合，近年来国内外学者对双线性融合与注意力融合进行了研究。描述</w:t>
      </w:r>
      <w:r>
        <w:rPr>
          <w:rFonts w:hint="eastAsia"/>
          <w:lang w:eastAsia="zh-CN"/>
        </w:rPr>
        <w:t>图像</w:t>
      </w:r>
      <w:r>
        <w:rPr>
          <w:rFonts w:hint="eastAsia"/>
        </w:rPr>
        <w:t>与</w:t>
      </w:r>
      <w:r>
        <w:rPr>
          <w:rFonts w:hint="eastAsia"/>
          <w:lang w:val="en-US" w:eastAsia="zh-CN"/>
        </w:rPr>
        <w:t>地理位置元数据</w:t>
      </w:r>
      <w:r>
        <w:rPr>
          <w:rFonts w:hint="eastAsia"/>
        </w:rPr>
        <w:t>表征要素间相互关系的双线性融合算法与单纯的线性融合算法相比，精度更高。而注意力融合，即将注意力集中在</w:t>
      </w:r>
      <w:r>
        <w:rPr>
          <w:rFonts w:hint="eastAsia"/>
          <w:lang w:eastAsia="zh-CN"/>
        </w:rPr>
        <w:t>图像</w:t>
      </w:r>
      <w:r>
        <w:rPr>
          <w:rFonts w:hint="eastAsia"/>
        </w:rPr>
        <w:t>与</w:t>
      </w:r>
      <w:r>
        <w:rPr>
          <w:rFonts w:hint="eastAsia"/>
          <w:lang w:val="en-US" w:eastAsia="zh-CN"/>
        </w:rPr>
        <w:t>地理位置元数据</w:t>
      </w:r>
      <w:r>
        <w:rPr>
          <w:rFonts w:hint="eastAsia"/>
        </w:rPr>
        <w:t>的关联部位，以实现对多模态信息的有效整合。此外，在多模态深度哈希学习领域，研究者探索了将各模态特征分别映射至公共哈希空间后进行融合的策略</w:t>
      </w:r>
      <w:r>
        <w:rPr>
          <w:rFonts w:hint="eastAsia"/>
          <w:vertAlign w:val="superscript"/>
          <w:lang w:eastAsia="zh-CN"/>
        </w:rPr>
        <w:fldChar w:fldCharType="begin"/>
      </w:r>
      <w:r>
        <w:instrText xml:space="preserve"> REF _Ref1004291464 \r \h  \* MERGEFORMAT</w:instrText>
      </w:r>
      <w:r>
        <w:rPr>
          <w:rFonts w:hint="eastAsia"/>
          <w:vertAlign w:val="superscript"/>
          <w:lang w:eastAsia="zh-CN"/>
        </w:rPr>
        <w:fldChar w:fldCharType="separate"/>
      </w:r>
      <w:r>
        <w:rPr>
          <w:rFonts w:hint="eastAsia"/>
          <w:vertAlign w:val="superscript"/>
          <w:lang w:eastAsia="zh-CN"/>
        </w:rPr>
        <w:t>[9</w:t>
      </w:r>
      <w:r>
        <w:rPr>
          <w:rFonts w:hint="eastAsia"/>
          <w:vertAlign w:val="superscript"/>
          <w:lang w:eastAsia="zh-CN"/>
        </w:rPr>
        <w:fldChar w:fldCharType="end"/>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val="en-US" w:eastAsia="zh-CN"/>
        </w:rPr>
        <w:t>,</w:t>
      </w:r>
      <w:r>
        <w:rPr>
          <w:rFonts w:hint="eastAsia"/>
          <w:vertAlign w:val="superscript"/>
          <w:lang w:eastAsia="zh-CN"/>
        </w:rPr>
        <w:t>10]</w:t>
      </w:r>
      <w:r>
        <w:rPr>
          <w:rFonts w:hint="eastAsia"/>
          <w:vertAlign w:val="superscript"/>
          <w:lang w:eastAsia="zh-CN"/>
        </w:rPr>
        <w:fldChar w:fldCharType="end"/>
      </w:r>
      <w:r>
        <w:rPr>
          <w:rFonts w:hint="eastAsia"/>
        </w:rPr>
        <w:t>。这类方法通过在紧凑的哈希表示空间中进行模态对齐与融合，兼顾了检索效率与多模态信息整合，为哈希层级别的模态融合设计提供了理论基础。</w:t>
      </w:r>
    </w:p>
    <w:p w14:paraId="25445F3D">
      <w:pPr>
        <w:keepNext w:val="0"/>
        <w:keepLines w:val="0"/>
        <w:pageBreakBefore w:val="0"/>
        <w:widowControl w:val="0"/>
        <w:kinsoku/>
        <w:wordWrap/>
        <w:overflowPunct/>
        <w:topLinePunct w:val="0"/>
        <w:autoSpaceDE/>
        <w:autoSpaceDN/>
        <w:bidi w:val="0"/>
        <w:adjustRightInd/>
        <w:snapToGrid/>
        <w:textAlignment w:val="auto"/>
        <w:rPr>
          <w:rFonts w:hint="eastAsia" w:eastAsia="宋体"/>
          <w:lang w:eastAsia="zh-CN"/>
        </w:rPr>
      </w:pPr>
      <w:r>
        <w:rPr>
          <w:rFonts w:hint="eastAsia"/>
        </w:rPr>
        <w:t>以下对两种细粒度的多模</w:t>
      </w:r>
      <w:r>
        <w:rPr>
          <w:rFonts w:hint="eastAsia"/>
          <w:lang w:val="en-US" w:eastAsia="zh-CN"/>
        </w:rPr>
        <w:t>态</w:t>
      </w:r>
      <w:r>
        <w:rPr>
          <w:rFonts w:hint="eastAsia"/>
        </w:rPr>
        <w:t>融合算法进行介绍</w:t>
      </w:r>
      <w:r>
        <w:rPr>
          <w:rFonts w:hint="eastAsia"/>
          <w:lang w:eastAsia="zh-CN"/>
        </w:rPr>
        <w:t>：</w:t>
      </w:r>
    </w:p>
    <w:p w14:paraId="4B065C49">
      <w:pPr>
        <w:ind w:firstLine="420"/>
      </w:pPr>
      <w:r>
        <w:rPr>
          <w:rFonts w:hint="eastAsia"/>
        </w:rPr>
        <w:t>（1）基于双线性融合的方法</w:t>
      </w:r>
    </w:p>
    <w:p w14:paraId="4E0F2E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position w:val="-6"/>
        </w:rPr>
      </w:pPr>
      <w:r>
        <w:rPr>
          <w:rFonts w:hint="eastAsia"/>
        </w:rPr>
        <w:t>双线性池化是一种计算两个向量外积来构建融合表示的操作。</w:t>
      </w:r>
      <w:r>
        <w:rPr>
          <w:rFonts w:hint="eastAsia"/>
          <w:lang w:val="en-US" w:eastAsia="zh-CN"/>
        </w:rPr>
        <w:t>其数学表达式如</w:t>
      </w:r>
      <w:r>
        <w:rPr>
          <w:rFonts w:hint="eastAsia"/>
        </w:rPr>
        <w:t>公式</w:t>
      </w:r>
      <w:r>
        <w:rPr>
          <w:rFonts w:hint="default" w:ascii="Times New Roman" w:hAnsi="Times New Roman" w:cs="Times New Roman"/>
        </w:rPr>
        <w:t>（2-</w:t>
      </w:r>
      <w:r>
        <w:rPr>
          <w:rFonts w:hint="eastAsia" w:cs="Times New Roman"/>
          <w:lang w:val="en-US" w:eastAsia="zh-CN"/>
        </w:rPr>
        <w:t>12</w:t>
      </w:r>
      <w:r>
        <w:rPr>
          <w:rFonts w:hint="default" w:ascii="Times New Roman" w:hAnsi="Times New Roman" w:cs="Times New Roman"/>
        </w:rPr>
        <w:t>）</w:t>
      </w:r>
      <w:r>
        <w:rPr>
          <w:rFonts w:hint="eastAsia"/>
        </w:rPr>
        <w:t>所示</w:t>
      </w:r>
      <w:r>
        <w:rPr>
          <w:rFonts w:hint="eastAsia"/>
          <w:lang w:eastAsia="zh-CN"/>
        </w:rPr>
        <w:t>：</w:t>
      </w:r>
    </w:p>
    <w:p w14:paraId="0694356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z=</m:t>
        </m:r>
        <m:sSup>
          <m:sSupPr>
            <m:ctrlPr>
              <w:rPr>
                <w:rFonts w:hint="default" w:ascii="Cambria Math" w:hAnsi="Cambria Math" w:eastAsia="Consolas"/>
                <w:sz w:val="24"/>
              </w:rPr>
            </m:ctrlPr>
          </m:sSupPr>
          <m:e>
            <m:r>
              <m:rPr/>
              <w:rPr>
                <w:rFonts w:hint="default" w:ascii="Cambria Math" w:hAnsi="Cambria Math" w:eastAsia="Consolas"/>
                <w:sz w:val="24"/>
              </w:rPr>
              <m:t>v</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r>
          <m:rPr/>
          <w:rPr>
            <w:rFonts w:hint="default" w:ascii="Cambria Math" w:hAnsi="Cambria Math" w:eastAsia="Consolas"/>
            <w:sz w:val="24"/>
          </w:rPr>
          <m:t>Wu </m:t>
        </m:r>
        <m:r>
          <m:rPr>
            <m:sty m:val="p"/>
          </m:rPr>
          <w:rPr>
            <w:rFonts w:hint="default" w:ascii="Cambria Math" w:hAnsi="Cambria Math" w:eastAsia="Consolas"/>
            <w:sz w:val="24"/>
          </w:rPr>
          <m:t>或</m:t>
        </m:r>
        <m:r>
          <m:rPr/>
          <w:rPr>
            <w:rFonts w:hint="default" w:ascii="Cambria Math" w:hAnsi="Cambria Math" w:eastAsia="Consolas"/>
            <w:sz w:val="24"/>
          </w:rPr>
          <m:t> B=v⊗u=v</m:t>
        </m:r>
        <m:sSup>
          <m:sSupPr>
            <m:ctrlPr>
              <w:rPr>
                <w:rFonts w:hint="default" w:ascii="Cambria Math" w:hAnsi="Cambria Math" w:eastAsia="Consolas"/>
                <w:sz w:val="24"/>
              </w:rPr>
            </m:ctrlPr>
          </m:sSupPr>
          <m:e>
            <m:r>
              <m:rPr/>
              <w:rPr>
                <w:rFonts w:hint="default" w:ascii="Cambria Math" w:hAnsi="Cambria Math" w:eastAsia="Consolas"/>
                <w:sz w:val="24"/>
              </w:rPr>
              <m:t>u</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12</w:t>
      </w:r>
      <w:r>
        <w:rPr>
          <w:rFonts w:hint="default" w:ascii="Times New Roman" w:hAnsi="Times New Roman" w:cs="Times New Roman"/>
          <w:i w:val="0"/>
          <w:sz w:val="24"/>
          <w:szCs w:val="24"/>
          <w:lang w:val="en-US" w:eastAsia="zh-CN"/>
        </w:rPr>
        <w:t>）</w:t>
      </w:r>
    </w:p>
    <w:p w14:paraId="7E8CA88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其中，</w:t>
      </w:r>
      <w:r>
        <w:rPr>
          <w:rFonts w:hint="default" w:ascii="Times" w:hAnsi="Times" w:cs="Times"/>
          <w:i/>
          <w:iCs/>
          <w:lang w:val="en-US" w:eastAsia="zh-CN"/>
        </w:rPr>
        <w:t>v</w:t>
      </w:r>
      <w:r>
        <w:rPr>
          <w:rFonts w:hint="eastAsia"/>
          <w:lang w:val="en-US" w:eastAsia="zh-CN"/>
        </w:rPr>
        <w:t>为图像表示，</w:t>
      </w:r>
      <w:r>
        <w:rPr>
          <w:rFonts w:hint="default" w:ascii="Times" w:hAnsi="Times" w:cs="Times"/>
          <w:i/>
          <w:iCs/>
          <w:lang w:val="en-US" w:eastAsia="zh-CN"/>
        </w:rPr>
        <w:t>u</w:t>
      </w:r>
      <w:r>
        <w:rPr>
          <w:rFonts w:hint="eastAsia"/>
          <w:lang w:val="en-US" w:eastAsia="zh-CN"/>
        </w:rPr>
        <w:t>为位置表示，</w:t>
      </w:r>
      <w:r>
        <w:rPr>
          <w:rFonts w:hint="default" w:ascii="Times" w:hAnsi="Times" w:cs="Times"/>
          <w:i/>
          <w:iCs/>
          <w:lang w:val="en-US" w:eastAsia="zh-CN"/>
        </w:rPr>
        <w:t>z</w:t>
      </w:r>
      <w:r>
        <w:rPr>
          <w:rFonts w:hint="eastAsia"/>
          <w:lang w:val="en-US" w:eastAsia="zh-CN"/>
        </w:rPr>
        <w:t>为经过双线性池化操作得到的融合表示。</w:t>
      </w:r>
    </w:p>
    <w:p w14:paraId="38E202C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position w:val="-6"/>
          <w:lang w:val="en-US" w:eastAsia="zh-CN"/>
        </w:rPr>
      </w:pPr>
      <w:r>
        <w:rPr>
          <w:rFonts w:hint="eastAsia"/>
          <w:lang w:val="en-US" w:eastAsia="zh-CN"/>
        </w:rPr>
        <w:t>如</w:t>
      </w:r>
      <w:r>
        <w:rPr>
          <w:rFonts w:hint="eastAsia"/>
        </w:rPr>
        <w:t>图</w:t>
      </w:r>
      <w:r>
        <w:t>2.1</w:t>
      </w:r>
      <w:r>
        <w:rPr>
          <w:rFonts w:hint="eastAsia"/>
          <w:lang w:val="en-US" w:eastAsia="zh-CN"/>
        </w:rPr>
        <w:t>3</w:t>
      </w:r>
      <w:r>
        <w:t xml:space="preserve"> </w:t>
      </w:r>
      <w:r>
        <w:rPr>
          <w:rFonts w:hint="eastAsia"/>
        </w:rPr>
        <w:t>中，先求出</w:t>
      </w:r>
      <w:r>
        <w:rPr>
          <w:rFonts w:hint="eastAsia"/>
          <w:lang w:eastAsia="zh-CN"/>
        </w:rPr>
        <w:t>图像特征向量</w:t>
      </w:r>
      <w:r>
        <w:rPr>
          <w:i/>
          <w:iCs/>
        </w:rPr>
        <w:t>v</w:t>
      </w:r>
      <w:r>
        <w:rPr>
          <w:rFonts w:hint="eastAsia"/>
        </w:rPr>
        <w:t>与</w:t>
      </w:r>
      <w:r>
        <w:rPr>
          <w:rFonts w:hint="eastAsia"/>
          <w:lang w:val="en-US" w:eastAsia="zh-CN"/>
        </w:rPr>
        <w:t>位置</w:t>
      </w:r>
      <w:r>
        <w:rPr>
          <w:rFonts w:hint="eastAsia"/>
          <w:lang w:eastAsia="zh-CN"/>
        </w:rPr>
        <w:t>特征向量</w:t>
      </w:r>
      <w:r>
        <w:rPr>
          <w:i/>
          <w:iCs/>
        </w:rPr>
        <w:t>u</w:t>
      </w:r>
      <w:r>
        <w:rPr>
          <w:rFonts w:hint="eastAsia"/>
        </w:rPr>
        <w:t>的外积</w:t>
      </w:r>
      <m:oMath>
        <m:r>
          <m:rPr>
            <m:sty m:val="p"/>
          </m:rPr>
          <w:rPr>
            <w:rFonts w:ascii="Cambria Math" w:hAnsi="Cambria Math"/>
          </w:rPr>
          <m:t>ν⊗</m:t>
        </m:r>
        <m:r>
          <m:rPr>
            <m:sty m:val="p"/>
          </m:rPr>
          <w:rPr>
            <w:rFonts w:hint="eastAsia" w:ascii="Cambria Math" w:hAnsi="Cambria Math"/>
          </w:rPr>
          <m:t>u</m:t>
        </m:r>
      </m:oMath>
      <w:r>
        <w:rPr>
          <w:rFonts w:hint="eastAsia"/>
        </w:rPr>
        <w:t>，然后获得一个形式为</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T</m:t>
            </m:r>
            <m:ctrlPr>
              <w:rPr>
                <w:rFonts w:ascii="Cambria Math" w:hAnsi="Cambria Math"/>
              </w:rPr>
            </m:ctrlPr>
          </m:sub>
        </m:sSub>
      </m:oMath>
      <w:r>
        <w:rPr>
          <w:rFonts w:hint="eastAsia"/>
        </w:rPr>
        <w:t>的矩阵，该矩阵是图</w:t>
      </w:r>
      <w:r>
        <w:rPr>
          <w:rFonts w:hint="eastAsia"/>
          <w:lang w:val="en-US" w:eastAsia="zh-CN"/>
        </w:rPr>
        <w:t>像-位置特征的联合</w:t>
      </w:r>
      <w:r>
        <w:rPr>
          <w:rFonts w:hint="eastAsia"/>
        </w:rPr>
        <w:t>表示。然后，利用</w:t>
      </w:r>
      <w:r>
        <w:rPr>
          <w:rFonts w:hint="eastAsia"/>
          <w:lang w:val="en-US" w:eastAsia="zh-CN"/>
        </w:rPr>
        <w:t>向量化</w:t>
      </w:r>
      <w:r>
        <w:rPr>
          <w:rFonts w:hint="eastAsia"/>
        </w:rPr>
        <w:t>运算将其转化成一维的</w:t>
      </w:r>
      <w:r>
        <w:rPr>
          <w:rFonts w:hint="eastAsia"/>
          <w:lang w:val="en-US" w:eastAsia="zh-CN"/>
        </w:rPr>
        <w:t>向量</w:t>
      </w:r>
      <w:r>
        <w:rPr>
          <w:rFonts w:hint="eastAsia"/>
        </w:rPr>
        <w:t>。最后采用一种线性变换</w:t>
      </w:r>
      <w:r>
        <w:t xml:space="preserve"> </w:t>
      </w:r>
      <w:r>
        <w:rPr>
          <w:rFonts w:hint="eastAsia" w:ascii="Ti" w:hAnsi="Ti" w:eastAsia="Ti" w:cs="Ti"/>
          <w:i/>
          <w:iCs/>
          <w:sz w:val="20"/>
          <w:szCs w:val="20"/>
        </w:rPr>
        <w:t>W</w:t>
      </w:r>
      <w:r>
        <w:rPr>
          <w:sz w:val="20"/>
          <w:szCs w:val="20"/>
        </w:rPr>
        <w:t xml:space="preserve"> </w:t>
      </w:r>
      <w:r>
        <w:rPr>
          <w:rFonts w:hint="eastAsia"/>
        </w:rPr>
        <w:t>得到</w:t>
      </w:r>
      <w:r>
        <w:rPr>
          <w:rFonts w:hint="eastAsia"/>
          <w:lang w:val="en-US" w:eastAsia="zh-CN"/>
        </w:rPr>
        <w:t>融合表示</w:t>
      </w:r>
      <m:oMath>
        <m:r>
          <m:rPr/>
          <w:rPr>
            <w:rFonts w:hint="default" w:ascii="Cambria Math" w:hAnsi="Cambria Math" w:eastAsia="Consolas"/>
            <w:sz w:val="24"/>
          </w:rPr>
          <m:t>z</m:t>
        </m:r>
      </m:oMath>
      <w:r>
        <w:rPr>
          <w:rFonts w:hint="eastAsia"/>
          <w:lang w:eastAsia="zh-CN"/>
        </w:rPr>
        <w:t>。</w:t>
      </w:r>
      <w:r>
        <w:rPr>
          <w:rFonts w:hint="eastAsia"/>
        </w:rPr>
        <w:t>双线性池化可以有效地捕捉到多模态特征之间的相互作用</w:t>
      </w:r>
      <w:r>
        <w:rPr>
          <w:rFonts w:hint="eastAsia"/>
          <w:vertAlign w:val="superscript"/>
          <w:lang w:eastAsia="zh-CN"/>
        </w:rPr>
        <w:fldChar w:fldCharType="begin"/>
      </w:r>
      <w:r>
        <w:instrText xml:space="preserve"> REF _Ref1083721346 \r \h  \* MERGEFORMAT</w:instrText>
      </w:r>
      <w:r>
        <w:rPr>
          <w:rFonts w:hint="eastAsia"/>
          <w:vertAlign w:val="superscript"/>
          <w:lang w:eastAsia="zh-CN"/>
        </w:rPr>
        <w:fldChar w:fldCharType="separate"/>
      </w:r>
      <w:r>
        <w:rPr>
          <w:rFonts w:hint="eastAsia"/>
          <w:vertAlign w:val="superscript"/>
          <w:lang w:eastAsia="zh-CN"/>
        </w:rPr>
        <w:t>[38]</w:t>
      </w:r>
      <w:r>
        <w:rPr>
          <w:rFonts w:hint="eastAsia"/>
          <w:vertAlign w:val="superscript"/>
          <w:lang w:eastAsia="zh-CN"/>
        </w:rPr>
        <w:fldChar w:fldCharType="end"/>
      </w:r>
      <w:r>
        <w:rPr>
          <w:rFonts w:hint="eastAsia"/>
        </w:rPr>
        <w:t>。但其不足之处在于，融合后的</w:t>
      </w:r>
      <w:r>
        <w:rPr>
          <w:rFonts w:hint="eastAsia"/>
          <w:lang w:eastAsia="zh-CN"/>
        </w:rPr>
        <w:t>特征向量</w:t>
      </w:r>
      <w:r>
        <w:rPr>
          <w:rFonts w:hint="eastAsia"/>
        </w:rPr>
        <w:t>维数过高，使得模型中的参数数量急剧增加。</w:t>
      </w:r>
    </w:p>
    <w:p w14:paraId="65043D3E">
      <w:r>
        <w:drawing>
          <wp:inline distT="0" distB="0" distL="114300" distR="114300">
            <wp:extent cx="5269865" cy="1610995"/>
            <wp:effectExtent l="0" t="0" r="3175" b="444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56"/>
                    <a:stretch>
                      <a:fillRect/>
                    </a:stretch>
                  </pic:blipFill>
                  <pic:spPr>
                    <a:xfrm>
                      <a:off x="0" y="0"/>
                      <a:ext cx="5269865" cy="1610995"/>
                    </a:xfrm>
                    <a:prstGeom prst="rect">
                      <a:avLst/>
                    </a:prstGeom>
                    <a:noFill/>
                    <a:ln>
                      <a:noFill/>
                    </a:ln>
                  </pic:spPr>
                </pic:pic>
              </a:graphicData>
            </a:graphic>
          </wp:inline>
        </w:drawing>
      </w:r>
    </w:p>
    <w:p w14:paraId="6EAE64E3">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3</w:t>
      </w:r>
      <w:r>
        <w:rPr>
          <w:rFonts w:hint="eastAsia"/>
          <w:sz w:val="21"/>
          <w:szCs w:val="21"/>
        </w:rPr>
        <w:t xml:space="preserve"> 双线性池化示意图</w:t>
      </w:r>
    </w:p>
    <w:p w14:paraId="630F43CC">
      <w:pPr>
        <w:ind w:firstLine="420"/>
        <w:jc w:val="center"/>
        <w:rPr>
          <w:rFonts w:hint="eastAsia"/>
          <w:sz w:val="21"/>
          <w:szCs w:val="21"/>
        </w:rPr>
      </w:pPr>
      <w:r>
        <w:rPr>
          <w:sz w:val="21"/>
          <w:szCs w:val="21"/>
        </w:rPr>
        <w:t>Figure 2.</w:t>
      </w:r>
      <w:r>
        <w:rPr>
          <w:rFonts w:hint="eastAsia"/>
          <w:sz w:val="21"/>
          <w:szCs w:val="21"/>
        </w:rPr>
        <w:t>1</w:t>
      </w:r>
      <w:r>
        <w:rPr>
          <w:rFonts w:hint="eastAsia"/>
          <w:sz w:val="21"/>
          <w:szCs w:val="21"/>
          <w:lang w:val="en-US" w:eastAsia="zh-CN"/>
        </w:rPr>
        <w:t>3</w:t>
      </w:r>
      <w:r>
        <w:rPr>
          <w:rFonts w:hint="eastAsia"/>
          <w:sz w:val="21"/>
          <w:szCs w:val="21"/>
        </w:rPr>
        <w:t xml:space="preserve"> Schematic Diagram of Bi-linear Pooling</w:t>
      </w:r>
    </w:p>
    <w:p w14:paraId="57A0ABBE">
      <w:pPr>
        <w:ind w:firstLine="420"/>
        <w:jc w:val="center"/>
        <w:rPr>
          <w:rFonts w:hint="eastAsia"/>
          <w:sz w:val="21"/>
          <w:szCs w:val="21"/>
        </w:rPr>
      </w:pPr>
    </w:p>
    <w:p w14:paraId="552DF0B9">
      <w:pPr>
        <w:ind w:firstLine="420"/>
      </w:pPr>
      <w:r>
        <w:rPr>
          <w:rFonts w:hint="eastAsia"/>
        </w:rPr>
        <w:t>（2）基于注意力融合的方法</w:t>
      </w:r>
    </w:p>
    <w:p w14:paraId="786205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lang w:val="en-US" w:eastAsia="zh-CN"/>
        </w:rPr>
      </w:pPr>
      <w:r>
        <w:rPr>
          <w:rFonts w:hint="eastAsia"/>
        </w:rPr>
        <w:t>基于注意力的融合采用交叉注意力机制对齐各模态数据，实现对齐前后数据的有效融合</w:t>
      </w:r>
      <w:r>
        <w:rPr>
          <w:rFonts w:hint="eastAsia"/>
          <w:vertAlign w:val="superscript"/>
          <w:lang w:eastAsia="zh-CN"/>
        </w:rPr>
        <w:fldChar w:fldCharType="begin"/>
      </w:r>
      <w:r>
        <w:instrText xml:space="preserve"> REF _Ref1084965064 \r \h  \* MERGEFORMAT</w:instrText>
      </w:r>
      <w:r>
        <w:rPr>
          <w:rFonts w:hint="eastAsia"/>
          <w:vertAlign w:val="superscript"/>
          <w:lang w:eastAsia="zh-CN"/>
        </w:rPr>
        <w:fldChar w:fldCharType="separate"/>
      </w:r>
      <w:r>
        <w:rPr>
          <w:rFonts w:hint="eastAsia"/>
          <w:vertAlign w:val="superscript"/>
          <w:lang w:eastAsia="zh-CN"/>
        </w:rPr>
        <w:t>[39]</w:t>
      </w:r>
      <w:r>
        <w:rPr>
          <w:rFonts w:hint="eastAsia"/>
          <w:vertAlign w:val="superscript"/>
          <w:lang w:eastAsia="zh-CN"/>
        </w:rPr>
        <w:fldChar w:fldCharType="end"/>
      </w:r>
      <w:r>
        <w:rPr>
          <w:rFonts w:hint="eastAsia"/>
        </w:rPr>
        <w:t>。在两种模态均为局部特征的情况下，利用</w:t>
      </w:r>
      <w:r>
        <w:rPr>
          <w:rFonts w:hint="eastAsia"/>
          <w:lang w:eastAsia="zh-CN"/>
        </w:rPr>
        <w:t>交叉注意力</w:t>
      </w:r>
      <w:r>
        <w:rPr>
          <w:rFonts w:hint="eastAsia"/>
        </w:rPr>
        <w:t>机制，计算两种模态下的跨通道匹配的本地输出特征</w:t>
      </w:r>
      <m:oMath>
        <m:sSup>
          <m:sSupPr>
            <m:ctrlPr>
              <w:rPr>
                <w:rFonts w:ascii="Cambria Math" w:hAnsi="Cambria Math"/>
                <w:i/>
              </w:rPr>
            </m:ctrlPr>
          </m:sSupPr>
          <m:e>
            <m:r>
              <m:rPr/>
              <w:rPr>
                <w:rFonts w:ascii="Cambria Math" w:hAnsi="Cambria Math"/>
              </w:rPr>
              <m:t>Y</m:t>
            </m:r>
            <m:ctrlPr>
              <w:rPr>
                <w:rFonts w:ascii="Cambria Math" w:hAnsi="Cambria Math"/>
                <w:i/>
              </w:rPr>
            </m:ctrlPr>
          </m:e>
          <m:sup>
            <m:r>
              <m:rPr/>
              <w:rPr>
                <w:rFonts w:ascii="Cambria Math" w:hAnsi="Cambria Math"/>
              </w:rPr>
              <m:t>I</m:t>
            </m:r>
            <m:ctrlPr>
              <w:rPr>
                <w:rFonts w:ascii="Cambria Math" w:hAnsi="Cambria Math"/>
                <w:i/>
              </w:rPr>
            </m:ctrlPr>
          </m:sup>
        </m:sSup>
        <m:r>
          <m:rPr>
            <m:sty m:val="p"/>
          </m:rPr>
          <w:rPr>
            <w:rFonts w:hint="eastAsia" w:ascii="Cambria Math" w:hAnsi="Cambria Math"/>
          </w:rPr>
          <m:t>与</m:t>
        </m:r>
        <m:sSup>
          <m:sSupPr>
            <m:ctrlPr>
              <w:rPr>
                <w:rFonts w:ascii="Cambria Math" w:hAnsi="Cambria Math"/>
                <w:i/>
              </w:rPr>
            </m:ctrlPr>
          </m:sSupPr>
          <m:e>
            <m:r>
              <m:rPr/>
              <w:rPr>
                <w:rFonts w:ascii="Cambria Math" w:hAnsi="Cambria Math"/>
              </w:rPr>
              <m:t>Y</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。在此基础上再通过拼接、相加等简单运算，或采用更为复杂的方法，如双线</w:t>
      </w:r>
      <w:r>
        <w:rPr>
          <w:rFonts w:hint="eastAsia" w:hAnsi="Cambria Math"/>
          <w:lang w:val="en-US" w:eastAsia="zh-CN"/>
        </w:rPr>
        <w:t>性</w:t>
      </w:r>
      <w:r>
        <w:rPr>
          <w:rFonts w:hint="eastAsia" w:hAnsi="Cambria Math"/>
        </w:rPr>
        <w:t>融合等，将图像对齐前后的特征表达进行有效的融合。</w:t>
      </w:r>
      <w:r>
        <w:rPr>
          <w:rFonts w:hint="eastAsia" w:hAnsi="Cambria Math"/>
          <w:lang w:val="en-US" w:eastAsia="zh-CN"/>
        </w:rPr>
        <w:t>基于交叉注意力机制，融合后的图像特征v'和位置特征u'可通过公式（2-13）和（2-14）计算：</w:t>
      </w:r>
    </w:p>
    <w:p w14:paraId="4308D626">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8C548D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4081205D">
      <w:pPr>
        <w:keepNext w:val="0"/>
        <w:keepLines w:val="0"/>
        <w:pageBreakBefore w:val="0"/>
        <w:widowControl w:val="0"/>
        <w:kinsoku/>
        <w:wordWrap/>
        <w:overflowPunct/>
        <w:topLinePunct w:val="0"/>
        <w:autoSpaceDE/>
        <w:autoSpaceDN/>
        <w:bidi w:val="0"/>
        <w:adjustRightInd/>
        <w:snapToGrid/>
        <w:ind w:firstLine="480" w:firstLineChars="200"/>
        <w:textAlignment w:val="auto"/>
      </w:pPr>
      <w:r>
        <w:t>在对图像进行局部特征表达和对</w:t>
      </w:r>
      <w:r>
        <w:rPr>
          <w:rFonts w:hint="eastAsia"/>
          <w:lang w:val="en-US" w:eastAsia="zh-CN"/>
        </w:rPr>
        <w:t>地理位置元数据</w:t>
      </w:r>
      <w:r>
        <w:t>进行全局特征表达的情况下，基于</w:t>
      </w:r>
      <w:r>
        <w:rPr>
          <w:rFonts w:hint="eastAsia"/>
          <w:lang w:eastAsia="zh-CN"/>
        </w:rPr>
        <w:t>交叉注意力</w:t>
      </w:r>
      <w:r>
        <w:t>机制计算出相应于图像局部特征的</w:t>
      </w:r>
      <w:r>
        <w:rPr>
          <w:rFonts w:hint="eastAsia"/>
          <w:lang w:val="en-US" w:eastAsia="zh-CN"/>
        </w:rPr>
        <w:t>地理位置</w:t>
      </w:r>
      <w:r>
        <w:rPr>
          <w:rFonts w:hint="eastAsia"/>
          <w:lang w:eastAsia="zh-CN"/>
        </w:rPr>
        <w:t>模态</w:t>
      </w:r>
      <w:r>
        <w:t>的局部表征</w:t>
      </w:r>
      <m:oMath>
        <m:sSup>
          <m:sSupPr>
            <m:ctrlPr>
              <w:rPr>
                <w:rFonts w:ascii="Cambria Math" w:hAnsi="Cambria Math"/>
                <w:i/>
                <w:iCs/>
              </w:rPr>
            </m:ctrlPr>
          </m:sSupPr>
          <m:e>
            <m:r>
              <m:rPr/>
              <w:rPr>
                <w:rFonts w:hint="default" w:ascii="Cambria Math" w:hAnsi="Cambria Math"/>
                <w:lang w:val="en-US" w:eastAsia="zh-CN"/>
              </w:rPr>
              <m:t>Y</m:t>
            </m:r>
            <m:ctrlPr>
              <w:rPr>
                <w:rFonts w:ascii="Cambria Math" w:hAnsi="Cambria Math"/>
                <w:i/>
                <w:iCs/>
              </w:rPr>
            </m:ctrlPr>
          </m:e>
          <m:sup>
            <m:r>
              <m:rPr/>
              <w:rPr>
                <w:rFonts w:hint="default" w:ascii="Cambria Math" w:hAnsi="Cambria Math"/>
                <w:lang w:val="en-US" w:eastAsia="zh-CN"/>
              </w:rPr>
              <m:t>L</m:t>
            </m:r>
            <m:ctrlPr>
              <w:rPr>
                <w:rFonts w:ascii="Cambria Math" w:hAnsi="Cambria Math"/>
                <w:i/>
                <w:iCs/>
              </w:rPr>
            </m:ctrlPr>
          </m:sup>
        </m:sSup>
      </m:oMath>
      <w:r>
        <w:rPr>
          <w:rFonts w:hint="eastAsia"/>
        </w:rPr>
        <w:t>；</w:t>
      </w:r>
      <w:r>
        <w:t>然后采用简单的拼接、相加等运算，将其与原来的</w:t>
      </w:r>
      <w:r>
        <w:rPr>
          <w:rFonts w:hint="eastAsia"/>
          <w:lang w:val="en-US" w:eastAsia="zh-CN"/>
        </w:rPr>
        <w:t>位置</w:t>
      </w:r>
      <w:r>
        <w:t>特征表达进行融合。</w:t>
      </w:r>
    </w:p>
    <w:p w14:paraId="34C378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hAnsi="Cambria Math"/>
        </w:rPr>
        <w:t>注意力融合更</w:t>
      </w:r>
      <w:r>
        <w:rPr>
          <w:rFonts w:hint="eastAsia" w:hAnsi="Cambria Math"/>
          <w:lang w:val="en-US" w:eastAsia="zh-CN"/>
        </w:rPr>
        <w:t>进</w:t>
      </w:r>
      <w:r>
        <w:rPr>
          <w:rFonts w:hint="eastAsia" w:hAnsi="Cambria Math"/>
        </w:rPr>
        <w:t>一步，可以被简单地堆叠多次形成多步交叉注意力。多步交叉注意力的关键是维护一个查询表示向量</w:t>
      </w:r>
      <w:r>
        <w:rPr>
          <w:rFonts w:hint="eastAsia" w:hAnsi="Cambria Math"/>
          <w:i/>
          <w:iCs/>
        </w:rPr>
        <w:t>m</w:t>
      </w:r>
      <w:r>
        <w:rPr>
          <w:rFonts w:hint="eastAsia" w:hAnsi="Cambria Math"/>
        </w:rPr>
        <w:t>。在第一步时，查询可以定义为图像与</w:t>
      </w:r>
      <w:r>
        <w:rPr>
          <w:rFonts w:hint="eastAsia" w:hAnsi="Cambria Math"/>
          <w:lang w:val="en-US" w:eastAsia="zh-CN"/>
        </w:rPr>
        <w:t>地理位置元数据</w:t>
      </w:r>
      <w:r>
        <w:rPr>
          <w:rFonts w:hint="eastAsia" w:hAnsi="Cambria Math"/>
        </w:rPr>
        <w:t>整体表示按位相乘或相加的结果。在准备好初始查询表示向量之后，如公式（2-1</w:t>
      </w:r>
      <w:r>
        <w:rPr>
          <w:rFonts w:hint="eastAsia" w:hAnsi="Cambria Math"/>
          <w:lang w:val="en-US" w:eastAsia="zh-CN"/>
        </w:rPr>
        <w:t>5</w:t>
      </w:r>
      <w:r>
        <w:rPr>
          <w:rFonts w:hint="eastAsia" w:hAnsi="Cambria Math"/>
        </w:rPr>
        <w:t>）所示，以整体表示</w:t>
      </w:r>
      <w:r>
        <w:rPr>
          <w:rFonts w:hint="eastAsia" w:hAnsi="Cambria Math"/>
          <w:i/>
          <w:iCs/>
        </w:rPr>
        <w:t>m</w:t>
      </w:r>
      <w:r>
        <w:rPr>
          <w:rFonts w:hint="eastAsia" w:hAnsi="Cambria Math"/>
        </w:rPr>
        <w:t>为查询，以图像局部表示为键与值，利用交叉注意力获取与图像对齐的表示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I</m:t>
            </m:r>
            <m:ctrlPr>
              <w:rPr>
                <w:rFonts w:ascii="Cambria Math" w:hAnsi="Cambria Math"/>
                <w:i/>
              </w:rPr>
            </m:ctrlPr>
          </m:sup>
        </m:sSup>
      </m:oMath>
      <w:r>
        <w:rPr>
          <w:rFonts w:hint="eastAsia" w:hAnsi="Cambria Math"/>
        </w:rPr>
        <w:t>：</w:t>
      </w:r>
    </w:p>
    <w:p w14:paraId="7EB18F4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=CA(</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,m)</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56B9FD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rPr>
        <w:t>类似地，如公式（2-1</w:t>
      </w:r>
      <w:r>
        <w:rPr>
          <w:rFonts w:hint="eastAsia"/>
          <w:lang w:val="en-US" w:eastAsia="zh-CN"/>
        </w:rPr>
        <w:t>6</w:t>
      </w:r>
      <w:r>
        <w:rPr>
          <w:rFonts w:hint="eastAsia"/>
        </w:rPr>
        <w:t>）所示，以整体表示</w:t>
      </w:r>
      <w:r>
        <w:rPr>
          <w:rFonts w:hint="eastAsia"/>
          <w:i/>
          <w:iCs/>
        </w:rPr>
        <w:t>m</w:t>
      </w:r>
      <w:r>
        <w:rPr>
          <w:rFonts w:hint="eastAsia"/>
        </w:rPr>
        <w:t>为查询，以</w:t>
      </w:r>
      <w:r>
        <w:rPr>
          <w:rFonts w:hint="eastAsia"/>
          <w:lang w:val="en-US" w:eastAsia="zh-CN"/>
        </w:rPr>
        <w:t>位置</w:t>
      </w:r>
      <w:r>
        <w:rPr>
          <w:rFonts w:hint="eastAsia"/>
        </w:rPr>
        <w:t>局部表示为键与值，利用交叉注意力获取与</w:t>
      </w:r>
      <w:r>
        <w:rPr>
          <w:rFonts w:hint="eastAsia"/>
          <w:lang w:val="en-US" w:eastAsia="zh-CN"/>
        </w:rPr>
        <w:t>位置</w:t>
      </w:r>
      <w:r>
        <w:rPr>
          <w:rFonts w:hint="eastAsia"/>
        </w:rPr>
        <w:t>表示对齐的表示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w:t>
      </w:r>
    </w:p>
    <w:p w14:paraId="47A2577D">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=CA(m,</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54138F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lang w:val="en-US" w:eastAsia="zh-CN"/>
        </w:rPr>
        <w:t>多步交叉注意力融合机制的核心思想在于通过迭代式查询精化实现模态间的深层对齐。如下图2.14所示，给定初始查询表示m，该机制在每一步推理中分别执行两类交叉注意力运算：其一，以查询表示m为查询向量、图像局部特征为键与值，通过交叉注意力运算获取与图像表示对齐的向量m</w:t>
      </w:r>
      <w:r>
        <w:rPr>
          <w:rFonts w:hint="eastAsia"/>
          <w:vertAlign w:val="superscript"/>
          <w:lang w:val="en-US" w:eastAsia="zh-CN"/>
        </w:rPr>
        <w:t>I</w:t>
      </w:r>
      <w:r>
        <w:rPr>
          <w:rFonts w:hint="eastAsia"/>
          <w:lang w:val="en-US" w:eastAsia="zh-CN"/>
        </w:rPr>
        <w:t>；其二，以查询表示m为查询向量、位置局部特征为键与值，获取与位置表示对齐的向量m</w:t>
      </w:r>
      <w:r>
        <w:rPr>
          <w:rFonts w:hint="eastAsia"/>
          <w:vertAlign w:val="superscript"/>
          <w:lang w:val="en-US" w:eastAsia="zh-CN"/>
        </w:rPr>
        <w:t>T</w:t>
      </w:r>
      <w:r>
        <w:rPr>
          <w:rFonts w:hint="eastAsia"/>
          <w:lang w:val="en-US" w:eastAsia="zh-CN"/>
        </w:rPr>
        <w:t>。随后，将两种对齐表示进行元素级相乘以更新查询表示，使当前查询状态同时吸纳图像与位置两种模态的互补信息。更新后的查询表示再次被输入至下一轮交叉注意力运算，如此迭代执行K次。经过多步推理的累积效应，查询表示逐步从初始状态收敛至兼具判别性与模态一致性的融合表示，可直接作为最终的多模态查询向量用于下游任务。从机制层面分析，多步交叉注意力操作可被视为一种渐进式推理过程：每一步均在查询表示中嵌入当前图像与位置的交互信息，并在后续步骤中对关键图像区域与位置特征实施更为精确的筛选与加权，从而有效缓解单次注意力运算可能导致的语义对齐不充分问题</w:t>
      </w:r>
      <w:r>
        <w:rPr>
          <w:rFonts w:hint="eastAsia" w:hAnsi="Cambria Math"/>
        </w:rPr>
        <w:t>。</w:t>
      </w:r>
    </w:p>
    <w:p w14:paraId="078BDD3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p>
    <w:p w14:paraId="0D637862">
      <w:r>
        <w:drawing>
          <wp:inline distT="0" distB="0" distL="114300" distR="114300">
            <wp:extent cx="4876165" cy="2362200"/>
            <wp:effectExtent l="0" t="0" r="635" b="0"/>
            <wp:docPr id="1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1"/>
                    <pic:cNvPicPr>
                      <a:picLocks noChangeAspect="1"/>
                    </pic:cNvPicPr>
                  </pic:nvPicPr>
                  <pic:blipFill>
                    <a:blip r:embed="rId57"/>
                    <a:stretch>
                      <a:fillRect/>
                    </a:stretch>
                  </pic:blipFill>
                  <pic:spPr>
                    <a:xfrm>
                      <a:off x="0" y="0"/>
                      <a:ext cx="4876165" cy="2362200"/>
                    </a:xfrm>
                    <a:prstGeom prst="rect">
                      <a:avLst/>
                    </a:prstGeom>
                    <a:noFill/>
                    <a:ln>
                      <a:noFill/>
                    </a:ln>
                  </pic:spPr>
                </pic:pic>
              </a:graphicData>
            </a:graphic>
          </wp:inline>
        </w:drawing>
      </w:r>
    </w:p>
    <w:p w14:paraId="3C0E03D8">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4</w:t>
      </w:r>
      <w:r>
        <w:rPr>
          <w:rFonts w:hint="eastAsia"/>
          <w:sz w:val="21"/>
          <w:szCs w:val="21"/>
        </w:rPr>
        <w:t xml:space="preserve"> 多步交叉注意力融合</w:t>
      </w:r>
    </w:p>
    <w:p w14:paraId="00B650CF">
      <w:pPr>
        <w:ind w:firstLine="420"/>
        <w:jc w:val="center"/>
        <w:rPr>
          <w:sz w:val="21"/>
          <w:szCs w:val="21"/>
        </w:rPr>
      </w:pPr>
      <w:r>
        <w:rPr>
          <w:sz w:val="21"/>
          <w:szCs w:val="21"/>
        </w:rPr>
        <w:t>Figure 2.</w:t>
      </w:r>
      <w:r>
        <w:rPr>
          <w:rFonts w:hint="eastAsia"/>
          <w:sz w:val="21"/>
          <w:szCs w:val="21"/>
        </w:rPr>
        <w:t>1</w:t>
      </w:r>
      <w:r>
        <w:rPr>
          <w:rFonts w:hint="eastAsia"/>
          <w:sz w:val="21"/>
          <w:szCs w:val="21"/>
          <w:lang w:val="en-US" w:eastAsia="zh-CN"/>
        </w:rPr>
        <w:t>4</w:t>
      </w:r>
      <w:r>
        <w:rPr>
          <w:rFonts w:hint="eastAsia"/>
          <w:sz w:val="21"/>
          <w:szCs w:val="21"/>
        </w:rPr>
        <w:t xml:space="preserve"> Multi Step Cross Attention Fusion</w:t>
      </w:r>
    </w:p>
    <w:p w14:paraId="6D46D8C8">
      <w:pPr>
        <w:pStyle w:val="3"/>
        <w:spacing w:before="193"/>
        <w:rPr>
          <w:rFonts w:hint="eastAsia" w:eastAsia="黑体"/>
          <w:lang w:val="en-US" w:eastAsia="zh-CN"/>
        </w:rPr>
      </w:pPr>
      <w:bookmarkStart w:id="79" w:name="_Toc4891"/>
      <w:bookmarkStart w:id="80" w:name="_Toc8646"/>
      <w:bookmarkStart w:id="81" w:name="_Toc30764"/>
      <w:r>
        <w:rPr>
          <w:rFonts w:eastAsia="宋体"/>
        </w:rPr>
        <w:t>2.4</w:t>
      </w:r>
      <w:r>
        <w:rPr>
          <w:rFonts w:hint="eastAsia" w:eastAsia="宋体"/>
          <w:lang w:val="en-US" w:eastAsia="zh-CN"/>
        </w:rPr>
        <w:t xml:space="preserve"> </w:t>
      </w:r>
      <w:r>
        <w:rPr>
          <w:rFonts w:hint="eastAsia" w:ascii="黑体" w:hAnsi="黑体" w:cs="黑体"/>
        </w:rPr>
        <w:t>本章</w:t>
      </w:r>
      <w:bookmarkEnd w:id="79"/>
      <w:bookmarkEnd w:id="80"/>
      <w:r>
        <w:rPr>
          <w:rFonts w:hint="eastAsia" w:ascii="黑体" w:hAnsi="黑体" w:cs="黑体"/>
          <w:lang w:val="en-US" w:eastAsia="zh-CN"/>
        </w:rPr>
        <w:t>小结</w:t>
      </w:r>
      <w:bookmarkEnd w:id="81"/>
    </w:p>
    <w:p w14:paraId="51F76AB7">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sectPr>
          <w:headerReference r:id="rId19" w:type="default"/>
          <w:headerReference r:id="rId20"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介绍了深度哈希学习与多模态检索的相关技术基础。首先阐述卷积神经网络的基本结构（卷积层、池化层、全连接层及激活函数）和ResNet残差网络的核心思想，并简述了dropout正则化与Xavier初始化等训练优化技术。接着重点介绍了深度哈希学习的核心技术：Triplet Loss通过三元组学习保持样本间相对相似性，Contrastive Loss通过样本对学习拉近相似样本、推远不相似样本；哈希层负责将连续特征转换为二进制哈希码，量化损失用于约束训练-推理一致性。最后探讨了多模态检索技术，重点阐述了特征拼接、双线性融合和交叉注意力等多模态融合方法。这些技术为后续</w:t>
      </w:r>
      <w:r>
        <w:rPr>
          <w:rFonts w:hint="eastAsia"/>
          <w:lang w:eastAsia="zh-CN"/>
        </w:rPr>
        <w:t>DHLM</w:t>
      </w:r>
      <w:r>
        <w:rPr>
          <w:rFonts w:hint="eastAsia"/>
        </w:rPr>
        <w:t>模型的构建奠定了理论基础。</w:t>
      </w:r>
    </w:p>
    <w:p w14:paraId="1BC5CFD1">
      <w:pPr>
        <w:pStyle w:val="2"/>
        <w:spacing w:before="193" w:after="193"/>
        <w:rPr>
          <w:rFonts w:hint="default" w:eastAsia="黑体"/>
          <w:lang w:val="en-US" w:eastAsia="zh-CN"/>
        </w:rPr>
      </w:pPr>
      <w:bookmarkStart w:id="82" w:name="_Toc16262"/>
      <w:bookmarkStart w:id="83" w:name="_Toc13463"/>
      <w:bookmarkStart w:id="84" w:name="_Toc21519"/>
      <w:bookmarkStart w:id="85" w:name="_Toc38706083"/>
      <w:bookmarkStart w:id="86" w:name="_Toc38202898"/>
      <w:bookmarkStart w:id="87" w:name="_Toc42616464"/>
      <w:r>
        <w:rPr>
          <w:rFonts w:eastAsia="宋体"/>
        </w:rPr>
        <w:t>3</w:t>
      </w:r>
      <w:bookmarkEnd w:id="82"/>
      <w:bookmarkEnd w:id="83"/>
      <w:r>
        <w:rPr>
          <w:rFonts w:hint="eastAsia" w:eastAsia="宋体"/>
          <w:lang w:val="en-US" w:eastAsia="zh-CN"/>
        </w:rPr>
        <w:t xml:space="preserve"> </w:t>
      </w:r>
      <w:r>
        <w:rPr>
          <w:rFonts w:hint="eastAsia"/>
        </w:rPr>
        <w:t>基于深度哈希学习的</w:t>
      </w:r>
      <w:r>
        <w:rPr>
          <w:rFonts w:hint="eastAsia"/>
          <w:lang w:val="en-US" w:eastAsia="zh-CN"/>
        </w:rPr>
        <w:t>多</w:t>
      </w:r>
      <w:r>
        <w:rPr>
          <w:rFonts w:hint="eastAsia"/>
        </w:rPr>
        <w:t>模态检索模型</w:t>
      </w:r>
      <w:bookmarkEnd w:id="84"/>
    </w:p>
    <w:p w14:paraId="0EC2368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章首先阐述DHLM模型设计的背景，分析现有图像检索方法在古树名木应用场景中的局限性。然后详细介绍DHLM模型的整体架构设计，包括图像与位置特征编码层、多模态融合层、哈希层和检索层四个核心模块，阐述多路融合策略验证过程</w:t>
      </w:r>
      <w:r>
        <w:rPr>
          <w:rFonts w:hint="eastAsia"/>
          <w:lang w:eastAsia="zh-CN"/>
        </w:rPr>
        <w:t>，</w:t>
      </w:r>
      <w:r>
        <w:rPr>
          <w:rFonts w:hint="eastAsia"/>
        </w:rPr>
        <w:t>并设计多损失联合优化策略贯穿训练过程。为验证模型的有效性，本章选取iNaturalist 2018公开数据集和自建BFATH数据集开展实验，详细说明数据预处理流程、评价指标定义和模型参数设置。最后通过与HashNet等三个基线模型的对比实验，融合策略对比实验、消融实验和超参数敏感性分析，深入分析DHLM模型的性能表现与优越性，为古树名木图像检索任务提供高效可靠的算法支撑。</w:t>
      </w:r>
    </w:p>
    <w:p w14:paraId="4BB2BC53">
      <w:pPr>
        <w:pStyle w:val="3"/>
        <w:spacing w:before="193"/>
      </w:pPr>
      <w:bookmarkStart w:id="88" w:name="_Toc30215"/>
      <w:bookmarkStart w:id="89" w:name="_Toc30690"/>
      <w:r>
        <w:rPr>
          <w:rFonts w:hint="eastAsia"/>
        </w:rPr>
        <w:t>3.1</w:t>
      </w:r>
      <w:r>
        <w:rPr>
          <w:rFonts w:hint="eastAsia"/>
          <w:lang w:val="en-US" w:eastAsia="zh-CN"/>
        </w:rPr>
        <w:t xml:space="preserve"> </w:t>
      </w:r>
      <w:r>
        <w:rPr>
          <w:rFonts w:hint="eastAsia"/>
        </w:rPr>
        <w:t>引言</w:t>
      </w:r>
      <w:bookmarkEnd w:id="88"/>
      <w:bookmarkEnd w:id="89"/>
    </w:p>
    <w:p w14:paraId="0899EB8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随着古树名木保护工作的深入推进，如何高效、准确地从海量图像数据库中检索出目标古树</w:t>
      </w:r>
      <w:r>
        <w:rPr>
          <w:rFonts w:hint="eastAsia"/>
          <w:lang w:val="en-US" w:eastAsia="zh-CN"/>
        </w:rPr>
        <w:t>名木</w:t>
      </w:r>
      <w:r>
        <w:rPr>
          <w:rFonts w:hint="eastAsia"/>
        </w:rPr>
        <w:t>信息，成为当前研究的重要课题。传统的基于文本关键词的检索方式依赖人工标注，存在标注成本高、主观性强等问题，已难以满足实际应用中以图搜图的需求。基于内容的图像检索（Content-Based Image Retrieval, CBIR）技术通过提取图像</w:t>
      </w:r>
      <w:r>
        <w:rPr>
          <w:rFonts w:hint="eastAsia"/>
          <w:lang w:eastAsia="zh-CN"/>
        </w:rPr>
        <w:t>特征</w:t>
      </w:r>
      <w:r>
        <w:rPr>
          <w:rFonts w:hint="eastAsia"/>
        </w:rPr>
        <w:t>进行相似度匹配，为解决这一问题提供了有效途径</w:t>
      </w:r>
      <w:r>
        <w:rPr>
          <w:rFonts w:hint="eastAsia"/>
          <w:vertAlign w:val="superscript"/>
          <w:lang w:eastAsia="zh-CN"/>
        </w:rPr>
        <w:fldChar w:fldCharType="begin"/>
      </w:r>
      <w:r>
        <w:instrText xml:space="preserve"> REF _Ref1088124780 \r \h  \* MERGEFORMAT</w:instrText>
      </w:r>
      <w:r>
        <w:rPr>
          <w:rFonts w:hint="eastAsia"/>
          <w:vertAlign w:val="superscript"/>
          <w:lang w:eastAsia="zh-CN"/>
        </w:rPr>
        <w:fldChar w:fldCharType="separate"/>
      </w:r>
      <w:r>
        <w:rPr>
          <w:rFonts w:hint="eastAsia"/>
          <w:vertAlign w:val="superscript"/>
          <w:lang w:eastAsia="zh-CN"/>
        </w:rPr>
        <w:t>[40]</w:t>
      </w:r>
      <w:r>
        <w:rPr>
          <w:rFonts w:hint="eastAsia"/>
          <w:vertAlign w:val="superscript"/>
          <w:lang w:eastAsia="zh-CN"/>
        </w:rPr>
        <w:fldChar w:fldCharType="end"/>
      </w:r>
      <w:r>
        <w:rPr>
          <w:rFonts w:hint="eastAsia"/>
        </w:rPr>
        <w:t>。</w:t>
      </w:r>
    </w:p>
    <w:p w14:paraId="025875B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Learning）作为一种新兴的图像检索技术，近年来受到学术界和工业界的广泛关注。现有方法如HashNet通过连续松弛策略解决离散优化问题，DCH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引入Cauchy分布提升哈希码判别性，MDSH</w:t>
      </w:r>
      <w:r>
        <w:rPr>
          <w:rFonts w:hint="eastAsia"/>
          <w:vertAlign w:val="superscript"/>
          <w:lang w:eastAsia="zh-CN"/>
        </w:rPr>
        <w:fldChar w:fldCharType="begin"/>
      </w:r>
      <w:r>
        <w:instrText xml:space="preserve"> REF _Ref1088864288 \r \h  \* MERGEFORMAT</w:instrText>
      </w:r>
      <w:r>
        <w:rPr>
          <w:rFonts w:hint="eastAsia"/>
          <w:vertAlign w:val="superscript"/>
          <w:lang w:eastAsia="zh-CN"/>
        </w:rPr>
        <w:fldChar w:fldCharType="separate"/>
      </w:r>
      <w:r>
        <w:rPr>
          <w:rFonts w:hint="eastAsia"/>
          <w:vertAlign w:val="superscript"/>
          <w:lang w:eastAsia="zh-CN"/>
        </w:rPr>
        <w:t>[42]</w:t>
      </w:r>
      <w:r>
        <w:rPr>
          <w:rFonts w:hint="eastAsia"/>
          <w:vertAlign w:val="superscript"/>
          <w:lang w:eastAsia="zh-CN"/>
        </w:rPr>
        <w:fldChar w:fldCharType="end"/>
      </w:r>
      <w:r>
        <w:rPr>
          <w:rFonts w:hint="eastAsia"/>
        </w:rPr>
        <w:t>采用多尺度深度监督实现高精度检索。然而，现有方法在古树名木图像检索任务中仍面临挑战：一方面，古树名木图像具有树种间形态相似、同树种内差异大的特点，单一</w:t>
      </w:r>
      <w:r>
        <w:rPr>
          <w:rFonts w:hint="eastAsia"/>
          <w:lang w:eastAsia="zh-CN"/>
        </w:rPr>
        <w:t>图像特征</w:t>
      </w:r>
      <w:r>
        <w:rPr>
          <w:rFonts w:hint="eastAsia"/>
        </w:rPr>
        <w:t>难以捕捉细微判别性特征；另一方面，现有方法多采用单一损失函数优化，难以同时兼顾特征判别性与哈希码质量，且忽略了地理位置元数据对相似性判断的重要价值。针对上述问题，本章提出一种基于深度哈希学习的多模态图像检索模型</w:t>
      </w:r>
      <w:r>
        <w:rPr>
          <w:rFonts w:hint="eastAsia"/>
          <w:lang w:eastAsia="zh-CN"/>
        </w:rPr>
        <w:t>DHLM</w:t>
      </w:r>
      <w:r>
        <w:rPr>
          <w:rFonts w:hint="eastAsia"/>
        </w:rPr>
        <w:t>（Deep Hashing Learning Multi-modal Network）。该模型设计轻量化的位置编码器将地理位置元数据融入</w:t>
      </w:r>
      <w:r>
        <w:rPr>
          <w:rFonts w:hint="eastAsia"/>
          <w:lang w:eastAsia="zh-CN"/>
        </w:rPr>
        <w:t>图像特征</w:t>
      </w:r>
      <w:r>
        <w:rPr>
          <w:rFonts w:hint="eastAsia"/>
        </w:rPr>
        <w:t>，通过多损失联合优化策略同步提升特征判别性与哈希码质量，并采用多级检索策略兼顾检索效率与精度</w:t>
      </w:r>
      <w:r>
        <w:rPr>
          <w:rFonts w:hint="eastAsia"/>
          <w:lang w:eastAsia="zh-CN"/>
        </w:rPr>
        <w:t>。</w:t>
      </w:r>
      <w:r>
        <w:rPr>
          <w:rFonts w:hint="eastAsia"/>
        </w:rPr>
        <w:t>需要说明的是，Space2Vec</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和GeoCLIP</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等方法聚焦于地理定位任务，不涉及哈希码生成与检索；本文</w:t>
      </w:r>
      <w:r>
        <w:rPr>
          <w:rFonts w:hint="eastAsia"/>
          <w:lang w:eastAsia="zh-CN"/>
        </w:rPr>
        <w:t>DHLM</w:t>
      </w:r>
      <w:r>
        <w:rPr>
          <w:rFonts w:hint="eastAsia"/>
        </w:rPr>
        <w:t>的差异化在于将位置编码引入深度哈希检索框架，通过二进制哈希码实现存储压缩与检索加速。</w:t>
      </w:r>
    </w:p>
    <w:p w14:paraId="319C954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综上所述，本章的主要工作如下：</w:t>
      </w:r>
    </w:p>
    <w:p w14:paraId="29A6197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（1）提出一种融合图像与地理位置元数据的深度哈希检索模型</w:t>
      </w:r>
      <w:r>
        <w:rPr>
          <w:rFonts w:hint="eastAsia"/>
          <w:lang w:eastAsia="zh-CN"/>
        </w:rPr>
        <w:t>DHLM</w:t>
      </w:r>
      <w:r>
        <w:rPr>
          <w:rFonts w:hint="eastAsia"/>
        </w:rPr>
        <w:t>。该模型采用ResNet等多骨干网络提取图像特征，设计MLP位置编码器将地理位置元数据编码为特征向量</w:t>
      </w:r>
      <w:r>
        <w:rPr>
          <w:rFonts w:hint="eastAsia"/>
          <w:lang w:eastAsia="zh-CN"/>
        </w:rPr>
        <w:t>；</w:t>
      </w:r>
      <w:r>
        <w:rPr>
          <w:rFonts w:hint="eastAsia"/>
        </w:rPr>
        <w:t>通过多路融合策略验证确定特征拼接为融合方案；哈希层采用“FC→Tanh→Sign”三段式结构，最终生成紧凑的二进制哈希码以实现高效检索。</w:t>
      </w:r>
    </w:p>
    <w:p w14:paraId="59366B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（2）设计多损失联合优化与难例挖掘策略。采用Triplet Loss、Contrastive Loss和Quantization Loss的联合优化策略，通过权重调节实现特征判别性、样本对相似度关系和哈希量化误差的同步优化；结合在线难例挖掘机制动态选择困难样本，有效缓解古树名木数据集的类别不平衡问题。</w:t>
      </w:r>
    </w:p>
    <w:p w14:paraId="5D3EB3C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color w:val="FF0000"/>
        </w:rPr>
      </w:pPr>
      <w:r>
        <w:rPr>
          <w:rFonts w:hint="eastAsia"/>
        </w:rPr>
        <w:t>（3）在iNaturalist 2018和自建BFATH数据集上进行实验验证。通过与HashNet、DCH、MDSH三个基线模型的对比实验，以及损失函数组合、难例挖掘策略等多维度的消融实验，验证</w:t>
      </w:r>
      <w:r>
        <w:rPr>
          <w:rFonts w:hint="eastAsia"/>
          <w:lang w:eastAsia="zh-CN"/>
        </w:rPr>
        <w:t>DHLM</w:t>
      </w:r>
      <w:r>
        <w:rPr>
          <w:rFonts w:hint="eastAsia"/>
        </w:rPr>
        <w:t>模型的有效性和合理性。</w:t>
      </w:r>
    </w:p>
    <w:p w14:paraId="4983B441">
      <w:pPr>
        <w:pStyle w:val="3"/>
        <w:spacing w:before="193"/>
        <w:ind w:left="0" w:leftChars="0" w:firstLine="0" w:firstLineChars="0"/>
      </w:pPr>
      <w:bookmarkStart w:id="90" w:name="_Toc15364"/>
      <w:bookmarkStart w:id="91" w:name="_Toc13801"/>
      <w:bookmarkStart w:id="92" w:name="_Toc4982"/>
      <w:r>
        <w:t>3.</w:t>
      </w:r>
      <w:bookmarkEnd w:id="90"/>
      <w:r>
        <w:rPr>
          <w:rFonts w:hint="eastAsia"/>
        </w:rPr>
        <w:t>2</w:t>
      </w:r>
      <w:r>
        <w:rPr>
          <w:rFonts w:hint="eastAsia"/>
          <w:lang w:val="en-US" w:eastAsia="zh-CN"/>
        </w:rPr>
        <w:t xml:space="preserve"> </w:t>
      </w:r>
      <w:r>
        <w:t>模型结构设计</w:t>
      </w:r>
      <w:bookmarkEnd w:id="91"/>
      <w:bookmarkEnd w:id="92"/>
    </w:p>
    <w:p w14:paraId="5CA70F15">
      <w:pPr>
        <w:pStyle w:val="4"/>
        <w:ind w:left="0" w:leftChars="0" w:firstLine="0" w:firstLineChars="0"/>
      </w:pPr>
      <w:bookmarkStart w:id="93" w:name="_Toc28884"/>
      <w:bookmarkStart w:id="94" w:name="_Toc17997"/>
      <w:r>
        <w:rPr>
          <w:rFonts w:hint="eastAsia"/>
        </w:rPr>
        <w:t>3.2.1</w:t>
      </w:r>
      <w:r>
        <w:rPr>
          <w:rFonts w:hint="eastAsia"/>
          <w:lang w:val="en-US" w:eastAsia="zh-CN"/>
        </w:rPr>
        <w:t xml:space="preserve"> </w:t>
      </w:r>
      <w:r>
        <w:rPr>
          <w:rFonts w:hint="eastAsia"/>
        </w:rPr>
        <w:t>模型整体结构</w:t>
      </w:r>
      <w:bookmarkEnd w:id="93"/>
      <w:bookmarkEnd w:id="94"/>
    </w:p>
    <w:p w14:paraId="64DE54C2">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lang w:eastAsia="zh-CN"/>
        </w:rPr>
        <w:t>DHLM</w:t>
      </w:r>
      <w:r>
        <w:rPr>
          <w:rFonts w:hint="eastAsia"/>
        </w:rPr>
        <w:t>模型首先采用双分支特征提取网络分别对图像和地理位置进行特征表示，以保证图像特征与位置特征具有互补性，同时将多模态数据处理为可以建模和计算的向量化形式。</w:t>
      </w:r>
    </w:p>
    <w:p w14:paraId="076063BC">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rPr>
        <w:t>在特征提取过程中，图像分支借助ResNet-50等主流卷积神经网络提取高层语义特征（即图像特征），位置分支则采用轻量化的多层感知器将位置坐标编码为固定维度的位置特征向量。</w:t>
      </w:r>
    </w:p>
    <w:p w14:paraId="1C47B78D">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rPr>
        <w:t>在多模态融合阶段，通过特征拼接将图像特征与位置特征融合，生成包含双模态信息的融合特征（融合策略的详细论证见3.2.3节）。</w:t>
      </w:r>
    </w:p>
    <w:p w14:paraId="1379BD62">
      <w:pPr>
        <w:keepNext w:val="0"/>
        <w:keepLines w:val="0"/>
        <w:pageBreakBefore w:val="0"/>
        <w:widowControl/>
        <w:kinsoku/>
        <w:wordWrap/>
        <w:overflowPunct/>
        <w:topLinePunct w:val="0"/>
        <w:autoSpaceDE/>
        <w:autoSpaceDN/>
        <w:bidi w:val="0"/>
        <w:adjustRightInd/>
        <w:snapToGrid/>
        <w:ind w:left="0" w:leftChars="0" w:firstLine="420" w:firstLineChars="0"/>
        <w:jc w:val="left"/>
        <w:textAlignment w:val="auto"/>
        <w:rPr>
          <w:rFonts w:hint="eastAsia" w:eastAsia="宋体"/>
          <w:lang w:eastAsia="zh-CN"/>
        </w:rPr>
      </w:pPr>
      <w:r>
        <w:rPr>
          <w:rFonts w:hint="eastAsia"/>
        </w:rPr>
        <w:t>此外，通过哈希层将融合特征映射为紧凑的二进制哈希码，并结合多损失联合优化策略约束哈希码质量，以提升检索模型的判别准确率</w:t>
      </w:r>
      <w:r>
        <w:rPr>
          <w:rFonts w:hint="eastAsia"/>
          <w:lang w:eastAsia="zh-CN"/>
        </w:rPr>
        <w:t>。</w:t>
      </w:r>
    </w:p>
    <w:p w14:paraId="2C5F7FFF">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lang w:val="en-US" w:eastAsia="zh-CN"/>
        </w:rPr>
        <w:t>如下图3.1所示，</w:t>
      </w:r>
      <w:r>
        <w:rPr>
          <w:rFonts w:hint="eastAsia"/>
          <w:lang w:eastAsia="zh-CN"/>
        </w:rPr>
        <w:t>DHLM</w:t>
      </w:r>
      <w:r>
        <w:rPr>
          <w:rFonts w:hint="eastAsia"/>
        </w:rPr>
        <w:t>模型</w:t>
      </w:r>
      <w:r>
        <w:rPr>
          <w:rFonts w:hint="eastAsia"/>
          <w:lang w:val="en-US" w:eastAsia="zh-CN"/>
        </w:rPr>
        <w:t>架构</w:t>
      </w:r>
      <w:r>
        <w:rPr>
          <w:rFonts w:hint="eastAsia"/>
        </w:rPr>
        <w:t>整体上分为四个</w:t>
      </w:r>
      <w:r>
        <w:rPr>
          <w:rFonts w:hint="eastAsia"/>
          <w:lang w:val="en-US" w:eastAsia="zh-CN"/>
        </w:rPr>
        <w:t>核心</w:t>
      </w:r>
      <w:r>
        <w:rPr>
          <w:rFonts w:hint="eastAsia"/>
        </w:rPr>
        <w:t>部分：</w:t>
      </w:r>
      <w:r>
        <w:rPr>
          <w:rFonts w:hint="eastAsia"/>
          <w:lang w:val="en-US" w:eastAsia="zh-CN"/>
        </w:rPr>
        <w:t>图像与位置特征编码层</w:t>
      </w:r>
      <w:r>
        <w:rPr>
          <w:rFonts w:hint="eastAsia"/>
        </w:rPr>
        <w:t>、多模态融合</w:t>
      </w:r>
      <w:r>
        <w:rPr>
          <w:rFonts w:hint="eastAsia"/>
          <w:lang w:val="en-US" w:eastAsia="zh-CN"/>
        </w:rPr>
        <w:t>层</w:t>
      </w:r>
      <w:r>
        <w:rPr>
          <w:rFonts w:hint="eastAsia"/>
        </w:rPr>
        <w:t>、哈希层以及检索</w:t>
      </w:r>
      <w:r>
        <w:rPr>
          <w:rFonts w:hint="eastAsia"/>
          <w:lang w:val="en-US" w:eastAsia="zh-CN"/>
        </w:rPr>
        <w:t>层</w:t>
      </w:r>
      <w:r>
        <w:rPr>
          <w:rFonts w:hint="eastAsia"/>
        </w:rPr>
        <w:t>。</w:t>
      </w:r>
    </w:p>
    <w:p w14:paraId="209F4A75">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p>
    <w:p w14:paraId="0052F159">
      <w:pPr>
        <w:keepNext w:val="0"/>
        <w:keepLines w:val="0"/>
        <w:widowControl/>
        <w:suppressLineNumbers w:val="0"/>
        <w:ind w:left="0" w:leftChars="0" w:firstLine="0" w:firstLineChars="0"/>
        <w:jc w:val="both"/>
        <w:rPr>
          <w:rFonts w:hint="eastAsia" w:eastAsia="宋体"/>
          <w:sz w:val="21"/>
          <w:szCs w:val="21"/>
          <w:lang w:eastAsia="zh-CN"/>
        </w:rPr>
      </w:pPr>
      <w:r>
        <w:rPr>
          <w:rFonts w:hint="eastAsia" w:eastAsia="宋体"/>
          <w:sz w:val="21"/>
          <w:szCs w:val="21"/>
          <w:lang w:eastAsia="zh-CN"/>
        </w:rPr>
        <w:drawing>
          <wp:inline distT="0" distB="0" distL="114300" distR="114300">
            <wp:extent cx="5576570" cy="1840865"/>
            <wp:effectExtent l="0" t="0" r="11430" b="635"/>
            <wp:docPr id="10" name="图片 10" descr="第3章-图3.1 架构图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第3章-图3.1 架构图1-2"/>
                    <pic:cNvPicPr>
                      <a:picLocks noChangeAspect="1"/>
                    </pic:cNvPicPr>
                  </pic:nvPicPr>
                  <pic:blipFill>
                    <a:blip r:embed="rId58"/>
                    <a:stretch>
                      <a:fillRect/>
                    </a:stretch>
                  </pic:blipFill>
                  <pic:spPr>
                    <a:xfrm>
                      <a:off x="0" y="0"/>
                      <a:ext cx="5576570" cy="1840865"/>
                    </a:xfrm>
                    <a:prstGeom prst="rect">
                      <a:avLst/>
                    </a:prstGeom>
                  </pic:spPr>
                </pic:pic>
              </a:graphicData>
            </a:graphic>
          </wp:inline>
        </w:drawing>
      </w:r>
    </w:p>
    <w:p w14:paraId="2ACFD9C5">
      <w:pPr>
        <w:keepNext w:val="0"/>
        <w:keepLines w:val="0"/>
        <w:widowControl/>
        <w:suppressLineNumbers w:val="0"/>
        <w:jc w:val="center"/>
        <w:rPr>
          <w:rFonts w:hint="eastAsia" w:eastAsia="宋体"/>
          <w:sz w:val="21"/>
          <w:szCs w:val="21"/>
          <w:lang w:val="en-US" w:eastAsia="zh-CN"/>
        </w:rPr>
      </w:pPr>
      <w:r>
        <w:rPr>
          <w:rFonts w:hint="eastAsia"/>
          <w:sz w:val="21"/>
          <w:szCs w:val="21"/>
          <w:lang w:val="en-US" w:eastAsia="zh-CN"/>
        </w:rPr>
        <w:t>图</w:t>
      </w:r>
      <w:r>
        <w:rPr>
          <w:rFonts w:hint="eastAsia"/>
          <w:sz w:val="21"/>
          <w:szCs w:val="21"/>
        </w:rPr>
        <w:t>3</w:t>
      </w:r>
      <w:r>
        <w:rPr>
          <w:sz w:val="21"/>
          <w:szCs w:val="21"/>
        </w:rPr>
        <w:t>.</w:t>
      </w:r>
      <w:r>
        <w:rPr>
          <w:rFonts w:hint="eastAsia"/>
          <w:sz w:val="21"/>
          <w:szCs w:val="21"/>
        </w:rPr>
        <w:t xml:space="preserve">1 </w:t>
      </w:r>
      <w:r>
        <w:rPr>
          <w:rFonts w:hint="eastAsia"/>
          <w:sz w:val="21"/>
          <w:szCs w:val="21"/>
          <w:lang w:val="en-US" w:eastAsia="zh-CN"/>
        </w:rPr>
        <w:t>DHLM</w:t>
      </w:r>
      <w:r>
        <w:rPr>
          <w:rFonts w:hint="eastAsia"/>
          <w:sz w:val="21"/>
          <w:szCs w:val="21"/>
        </w:rPr>
        <w:t>模型</w:t>
      </w:r>
      <w:r>
        <w:rPr>
          <w:rFonts w:hint="eastAsia"/>
          <w:sz w:val="21"/>
          <w:szCs w:val="21"/>
          <w:lang w:val="en-US" w:eastAsia="zh-CN"/>
        </w:rPr>
        <w:t>架构</w:t>
      </w:r>
    </w:p>
    <w:p w14:paraId="5C3463CE">
      <w:pPr>
        <w:jc w:val="center"/>
        <w:rPr>
          <w:rFonts w:hint="default" w:eastAsia="宋体"/>
          <w:lang w:val="en-US" w:eastAsia="zh-CN"/>
        </w:rPr>
      </w:pPr>
      <w:r>
        <w:rPr>
          <w:sz w:val="21"/>
          <w:szCs w:val="21"/>
        </w:rPr>
        <w:t xml:space="preserve">Figure </w:t>
      </w:r>
      <w:r>
        <w:rPr>
          <w:rFonts w:hint="eastAsia"/>
          <w:sz w:val="21"/>
          <w:szCs w:val="21"/>
        </w:rPr>
        <w:t xml:space="preserve">3.1 </w:t>
      </w:r>
      <w:r>
        <w:rPr>
          <w:rFonts w:hint="default"/>
          <w:sz w:val="24"/>
        </w:rPr>
        <w:t>Deep Hashing Learning Multi-modal</w:t>
      </w:r>
      <w:r>
        <w:rPr>
          <w:rFonts w:hint="eastAsia"/>
          <w:sz w:val="24"/>
          <w:lang w:val="en-US" w:eastAsia="zh-CN"/>
        </w:rPr>
        <w:t xml:space="preserve"> Network</w:t>
      </w:r>
    </w:p>
    <w:p w14:paraId="51DB946C">
      <w:pPr>
        <w:widowControl/>
        <w:jc w:val="left"/>
        <w:rPr>
          <w:rFonts w:hint="eastAsia"/>
        </w:rPr>
      </w:pPr>
    </w:p>
    <w:p w14:paraId="76EFB455">
      <w:pPr>
        <w:widowControl/>
        <w:numPr>
          <w:ilvl w:val="0"/>
          <w:numId w:val="4"/>
        </w:numPr>
        <w:ind w:firstLine="420" w:firstLineChars="0"/>
        <w:jc w:val="left"/>
        <w:rPr>
          <w:rFonts w:hint="default"/>
          <w:lang w:val="en-US" w:eastAsia="zh-CN"/>
        </w:rPr>
      </w:pPr>
      <w:r>
        <w:rPr>
          <w:rFonts w:hint="eastAsia"/>
          <w:lang w:val="en-US" w:eastAsia="zh-CN"/>
        </w:rPr>
        <w:t>图像与位置特征编码层</w:t>
      </w:r>
    </w:p>
    <w:p w14:paraId="795B6BF4">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default"/>
          <w:lang w:val="en-US" w:eastAsia="zh-CN"/>
        </w:rPr>
      </w:pPr>
      <w:r>
        <w:rPr>
          <w:rFonts w:hint="default"/>
          <w:lang w:val="en-US" w:eastAsia="zh-CN"/>
        </w:rPr>
        <w:t>为获取高质量的图像特征和地理位置特征，首先采用双分支结构对多模态数据进行特征表示。其中，图像分支选用ResNet-5</w:t>
      </w:r>
      <w:r>
        <w:rPr>
          <w:rFonts w:hint="eastAsia"/>
          <w:lang w:val="en-US" w:eastAsia="zh-CN"/>
        </w:rPr>
        <w:t>0</w:t>
      </w:r>
      <w:r>
        <w:rPr>
          <w:rFonts w:hint="default"/>
          <w:lang w:val="en-US" w:eastAsia="zh-CN"/>
        </w:rPr>
        <w:t>主流骨干网络进行图像特征提取，通过卷积操作捕获古树名木的</w:t>
      </w:r>
      <w:r>
        <w:rPr>
          <w:rFonts w:hint="eastAsia"/>
          <w:lang w:val="en-US" w:eastAsia="zh-CN"/>
        </w:rPr>
        <w:t>图像数据</w:t>
      </w:r>
      <w:r>
        <w:rPr>
          <w:rFonts w:hint="default"/>
          <w:lang w:val="en-US" w:eastAsia="zh-CN"/>
        </w:rPr>
        <w:t>，输出固定维度的图像特征向量。地理位置分支设计轻量化的LocationEncoder编码器，采用多层感知器（MLP）结构将二维地理位置坐标（纬度、经度）映射为高维位置特征向量，以建模古树名木的空间分布属性。两个分支独立工作，分别输出图像和位置</w:t>
      </w:r>
      <w:r>
        <w:rPr>
          <w:rFonts w:hint="eastAsia"/>
          <w:lang w:val="en-US" w:eastAsia="zh-CN"/>
        </w:rPr>
        <w:t>的</w:t>
      </w:r>
      <w:r>
        <w:rPr>
          <w:rFonts w:hint="default"/>
          <w:lang w:val="en-US" w:eastAsia="zh-CN"/>
        </w:rPr>
        <w:t>特征向量，为后续多模态融合提供基础。</w:t>
      </w:r>
    </w:p>
    <w:p w14:paraId="44EFAF14">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多模态融合层</w:t>
      </w:r>
    </w:p>
    <w:p w14:paraId="7685CDC0">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多模态融合模块对图像特征和位置特征进行有效整合。主模型采用特征拼接方法，将图像特征向量与位置特征向量直接拼接，构建出包含双模态信息的融合特征向量。为系统性地论证融合策略的选择，本文在iNaturalist 2018验证集上对比了特征拼接、门控融合、逐元素相加和逐元素相乘四种方案，论证实验见3.4.2节与表3.6。</w:t>
      </w:r>
    </w:p>
    <w:p w14:paraId="784C695F">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哈希层</w:t>
      </w:r>
    </w:p>
    <w:p w14:paraId="2F5A6AD8">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哈希层负责将融合特征向量映射为紧凑的二进制哈希码，以实现高效的近似最近邻检索。该层采用全连接层结合Tanh激活函数的结构，在训练阶段输出连续值，并通过量化损失（Quantization Loss）约束减小与离散哈希码之间的量化差距；在推理阶段通过符号函数（Sign）将连续值量化为二进制哈希码。哈希层采用FC-Tanh-Sign结构将融合特征映射为128位二进制哈希码，详见3.2.4节。</w:t>
      </w:r>
    </w:p>
    <w:p w14:paraId="74ADCBDF">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检索层</w:t>
      </w:r>
    </w:p>
    <w:p w14:paraId="4DC4B78F">
      <w:pPr>
        <w:bidi w:val="0"/>
        <w:rPr>
          <w:ins w:id="0" w:author="小宋" w:date="2026-07-06T22:42:43Z"/>
          <w:rFonts w:hint="default"/>
          <w:lang w:val="en-US" w:eastAsia="zh-CN"/>
        </w:rPr>
      </w:pPr>
      <w:r>
        <w:rPr>
          <w:rFonts w:hint="default"/>
          <w:lang w:val="en-US" w:eastAsia="zh-CN"/>
        </w:rPr>
        <w:t>检索层负责根据查询（图像或地理位置坐标）从数据库中返回最相似的Top-K个检索结果，支持以图搜图（I2I）、以图搜位置（I2L）和以位置搜图（L2I）三种检索模式。基于汉明距离的哈希码快速检索利用二进制哈希码的异或运算实现常数时间复杂度的高效筛选；基于余弦相似度的浮点特征精检索通过计算特征向量间的余弦相似度实现精确排序；多级检索策略则采用</w:t>
      </w:r>
      <w:r>
        <w:rPr>
          <w:rFonts w:hint="eastAsia"/>
          <w:lang w:val="en-US" w:eastAsia="zh-CN"/>
        </w:rPr>
        <w:t>“</w:t>
      </w:r>
      <w:r>
        <w:rPr>
          <w:rFonts w:hint="default"/>
          <w:lang w:val="en-US" w:eastAsia="zh-CN"/>
        </w:rPr>
        <w:t>哈希粗排+浮点精排</w:t>
      </w:r>
      <w:r>
        <w:rPr>
          <w:rFonts w:hint="eastAsia"/>
          <w:lang w:val="en-US" w:eastAsia="zh-CN"/>
        </w:rPr>
        <w:t>”</w:t>
      </w:r>
      <w:r>
        <w:rPr>
          <w:rFonts w:hint="default"/>
          <w:lang w:val="en-US" w:eastAsia="zh-CN"/>
        </w:rPr>
        <w:t>的两阶段机制，兼顾检索效率与精度。</w:t>
      </w:r>
    </w:p>
    <w:p w14:paraId="33B9DE07">
      <w:pPr>
        <w:bidi w:val="0"/>
        <w:ind w:firstLine="420" w:firstLineChars="0"/>
        <w:rPr>
          <w:rFonts w:hint="default"/>
          <w:lang w:val="en-US" w:eastAsia="zh-CN"/>
        </w:rPr>
        <w:pPrChange w:id="1" w:author="小宋" w:date="2026-07-06T22:43:08Z">
          <w:pPr>
            <w:bidi w:val="0"/>
          </w:pPr>
        </w:pPrChange>
      </w:pPr>
      <w:ins w:id="2" w:author="小宋" w:date="2026-07-06T22:42:45Z">
        <w:r>
          <w:rPr>
            <w:rFonts w:hint="default"/>
            <w:lang w:val="en-US" w:eastAsia="zh-CN"/>
          </w:rPr>
          <w:t>与 HashNet、DCH</w:t>
        </w:r>
      </w:ins>
      <w:ins w:id="3" w:author="小宋" w:date="2026-07-06T22:43:12Z">
        <w:r>
          <w:rPr>
            <w:rFonts w:hint="eastAsia"/>
            <w:lang w:val="en-US" w:eastAsia="zh-CN"/>
          </w:rPr>
          <w:t>和</w:t>
        </w:r>
      </w:ins>
      <w:ins w:id="4" w:author="小宋" w:date="2026-07-06T22:42:45Z">
        <w:r>
          <w:rPr>
            <w:rFonts w:hint="default"/>
            <w:lang w:val="en-US" w:eastAsia="zh-CN"/>
          </w:rPr>
          <w:t>MDSH 等单模态深度哈希方法相比，DHLM 并非简单增加模态数量，而是针对图像-地理位置元数据这一双模态场景进行整体适配：地理位置坐标是连续型数值输入，无法直接应用面向离散文本token的LSTM/BERT编码器，因此本文设计轻量化LocationEncoder将其映射为语义化位置特征；在融合阶段，基于模型参数量和输入适配性</w:t>
        </w:r>
      </w:ins>
      <w:ins w:id="5" w:author="小宋" w:date="2026-07-06T22:44:15Z">
        <w:r>
          <w:rPr>
            <w:rFonts w:hint="eastAsia"/>
            <w:lang w:val="en-US" w:eastAsia="zh-CN"/>
          </w:rPr>
          <w:t>等</w:t>
        </w:r>
      </w:ins>
      <w:ins w:id="6" w:author="小宋" w:date="2026-07-06T22:42:45Z">
        <w:r>
          <w:rPr>
            <w:rFonts w:hint="default"/>
            <w:lang w:val="en-US" w:eastAsia="zh-CN"/>
          </w:rPr>
          <w:t>维度论证，选用无额外参数的特征拼接策略，避免在小规模数据集上引入过拟合风险；在优化阶段，通过Triplet Loss、Contrastive Loss和 Quantization Loss的联合优化，同步提升特征判别性、样本对相似度和哈希码质量。上述设计使DHLM在保持与单模态基线公平对比的同时，以较轻量的方式将深度哈希框架扩展到图像-位置双模态检索任务。</w:t>
        </w:r>
      </w:ins>
    </w:p>
    <w:p w14:paraId="1B4693C7">
      <w:pPr>
        <w:pStyle w:val="4"/>
        <w:ind w:left="0" w:leftChars="0" w:firstLine="0" w:firstLineChars="0"/>
        <w:rPr>
          <w:rFonts w:hint="default" w:eastAsia="宋体"/>
          <w:lang w:val="en-US" w:eastAsia="zh-CN"/>
        </w:rPr>
      </w:pPr>
      <w:bookmarkStart w:id="95" w:name="_Toc31986"/>
      <w:bookmarkStart w:id="96" w:name="_Toc15172"/>
      <w:bookmarkStart w:id="97" w:name="_Toc19598"/>
      <w:r>
        <w:t>3.</w:t>
      </w:r>
      <w:r>
        <w:rPr>
          <w:rFonts w:hint="eastAsia"/>
        </w:rPr>
        <w:t>2.2</w:t>
      </w:r>
      <w:bookmarkEnd w:id="95"/>
      <w:bookmarkEnd w:id="96"/>
      <w:r>
        <w:rPr>
          <w:rFonts w:hint="eastAsia"/>
          <w:lang w:val="en-US" w:eastAsia="zh-CN"/>
        </w:rPr>
        <w:t xml:space="preserve"> 图像与位置特征编码层</w:t>
      </w:r>
      <w:bookmarkEnd w:id="97"/>
    </w:p>
    <w:p w14:paraId="0D4F703D">
      <w:pPr>
        <w:bidi w:val="0"/>
        <w:rPr>
          <w:rFonts w:hint="eastAsia" w:eastAsia="宋体"/>
          <w:lang w:val="en-US" w:eastAsia="zh-CN"/>
        </w:rPr>
      </w:pPr>
      <w:r>
        <w:rPr>
          <w:rFonts w:hint="eastAsia"/>
        </w:rPr>
        <w:t>特征提取网络是深度哈希学习模型的核心组件，其性能直接影响哈希码的质量和检索精度。</w:t>
      </w:r>
    </w:p>
    <w:p w14:paraId="10EBB088">
      <w:pPr>
        <w:ind w:firstLine="420"/>
        <w:rPr>
          <w:rFonts w:hint="eastAsia"/>
        </w:rPr>
      </w:pPr>
      <w:r>
        <w:rPr>
          <w:rFonts w:hint="eastAsia"/>
        </w:rPr>
        <w:t>（1）</w:t>
      </w:r>
      <w:r>
        <w:rPr>
          <w:rFonts w:hint="eastAsia"/>
          <w:lang w:val="en-US" w:eastAsia="zh-CN"/>
        </w:rPr>
        <w:t>图像特征编码</w:t>
      </w:r>
    </w:p>
    <w:p w14:paraId="7540B9BF">
      <w:pPr>
        <w:bidi w:val="0"/>
        <w:rPr>
          <w:rFonts w:hint="eastAsia"/>
        </w:rPr>
      </w:pPr>
      <w:r>
        <w:rPr>
          <w:rFonts w:hint="eastAsia"/>
        </w:rPr>
        <w:t>ResNet通过引入残差连接解决了深层网络的梯度消失问题。残差块的数学表达如公式（3-1）所示：</w:t>
      </w:r>
    </w:p>
    <w:p w14:paraId="5F171C98">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p>
    <w:p w14:paraId="6DA8A02A">
      <w:pPr>
        <w:bidi w:val="0"/>
        <w:rPr>
          <w:rFonts w:hint="eastAsia" w:eastAsia="宋体"/>
          <w:lang w:val="en-US" w:eastAsia="zh-CN"/>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w:t>
      </w:r>
      <w:r>
        <w:rPr>
          <w:rFonts w:hint="eastAsia"/>
          <w:lang w:eastAsia="zh-CN"/>
        </w:rPr>
        <w:t>。</w:t>
      </w:r>
    </w:p>
    <w:p w14:paraId="4443A56C">
      <w:pPr>
        <w:bidi w:val="0"/>
        <w:rPr>
          <w:rFonts w:hint="eastAsia"/>
        </w:rPr>
      </w:pPr>
      <w:r>
        <w:rPr>
          <w:rFonts w:hint="eastAsia"/>
        </w:rPr>
        <w:t>ResNet-50包含4个残差阶段（conv2_x至conv5_x），采用瓶颈结构设计（1×1→3×3→1×1卷积），总参数量约2560万。对于古树名木图像检索任务，ResNet-50在计算效率和特征表达能力之间取得了良好平衡，其残差结构有助于捕获树皮的细微纹理特征和树冠形态特征。ResNet-50去除原始分类头后，在全局平均池化输出（2048维）后接全连接投影层（2048→512）</w:t>
      </w:r>
      <w:r>
        <w:rPr>
          <w:rFonts w:hint="eastAsia"/>
          <w:lang w:eastAsia="zh-CN"/>
        </w:rPr>
        <w:t>，</w:t>
      </w:r>
      <w:r>
        <w:rPr>
          <w:rFonts w:hint="eastAsia"/>
        </w:rPr>
        <w:t>输出512维图像特征向量。</w:t>
      </w:r>
    </w:p>
    <w:p w14:paraId="03333EB4">
      <w:pPr>
        <w:ind w:firstLine="420" w:firstLineChars="0"/>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lang w:val="en-US" w:eastAsia="zh-CN"/>
        </w:rPr>
        <w:t>位置特征编码</w:t>
      </w:r>
    </w:p>
    <w:p w14:paraId="3677E957">
      <w:pPr>
        <w:bidi w:val="0"/>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如公式（3-</w:t>
      </w:r>
      <w:r>
        <w:rPr>
          <w:rFonts w:hint="eastAsia"/>
          <w:lang w:val="en-US" w:eastAsia="zh-CN"/>
        </w:rPr>
        <w:t>2</w:t>
      </w:r>
      <w:r>
        <w:rPr>
          <w:rFonts w:hint="default"/>
          <w:lang w:val="en-US" w:eastAsia="zh-CN"/>
        </w:rPr>
        <w:t>）</w:t>
      </w:r>
      <w:r>
        <w:rPr>
          <w:rFonts w:hint="eastAsia"/>
          <w:lang w:val="en-US" w:eastAsia="zh-CN"/>
        </w:rPr>
        <w:t>、（3-3）和</w:t>
      </w:r>
      <w:r>
        <w:rPr>
          <w:rFonts w:hint="default"/>
          <w:lang w:val="en-US" w:eastAsia="zh-CN"/>
        </w:rPr>
        <w:t>（3-</w:t>
      </w:r>
      <w:r>
        <w:rPr>
          <w:rFonts w:hint="eastAsia"/>
          <w:lang w:val="en-US" w:eastAsia="zh-CN"/>
        </w:rPr>
        <w:t>4</w:t>
      </w:r>
      <w:r>
        <w:rPr>
          <w:rFonts w:hint="default"/>
          <w:lang w:val="en-US" w:eastAsia="zh-CN"/>
        </w:rPr>
        <w:t>）所示：</w:t>
      </w:r>
    </w:p>
    <w:p w14:paraId="3192975C">
      <w:pPr>
        <w:pStyle w:val="54"/>
        <w:bidi w:val="0"/>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i w:val="0"/>
          <w:sz w:val="24"/>
          <w:lang w:val="en-US" w:eastAsia="zh-CN"/>
        </w:rPr>
        <w:t xml:space="preserve">  </w:t>
      </w:r>
      <w:r>
        <w:rPr>
          <w:rFonts w:hint="eastAsia" w:hAnsi="Cambria Math"/>
          <w:i w:val="0"/>
          <w:sz w:val="24"/>
          <w:lang w:val="en-US" w:eastAsia="zh-CN"/>
        </w:rPr>
        <w:t>（</w:t>
      </w:r>
      <w:r>
        <w:rPr>
          <w:rFonts w:hint="default" w:ascii="Times New Roman Regular" w:hAnsi="Times New Roman Regular" w:eastAsia="宋体" w:cs="Times New Roman Regular"/>
          <w:i w:val="0"/>
          <w:sz w:val="24"/>
          <w:szCs w:val="24"/>
          <w:lang w:val="en-US" w:eastAsia="zh-CN"/>
        </w:rPr>
        <w:t>3-</w:t>
      </w:r>
      <w:r>
        <w:rPr>
          <w:rFonts w:hint="eastAsia" w:ascii="Times New Roman Regular" w:hAnsi="Times New Roman Regular" w:cs="Times New Roman Regular"/>
          <w:i w:val="0"/>
          <w:sz w:val="24"/>
          <w:szCs w:val="24"/>
          <w:lang w:val="en-US" w:eastAsia="zh-CN"/>
        </w:rPr>
        <w:t>2</w:t>
      </w:r>
      <w:r>
        <w:rPr>
          <w:rFonts w:hint="eastAsia" w:hAnsi="Cambria Math"/>
          <w:i w:val="0"/>
          <w:sz w:val="24"/>
          <w:lang w:val="en-US" w:eastAsia="zh-CN"/>
        </w:rPr>
        <w:t>）</w:t>
      </w:r>
    </w:p>
    <w:p w14:paraId="340AC572">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041E4D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63B3ECF4">
      <w:pPr>
        <w:bidi w:val="0"/>
        <w:rPr>
          <w:rFonts w:hint="default"/>
          <w:lang w:val="en-US" w:eastAsia="zh-CN"/>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w:t>
      </w:r>
      <w:r>
        <w:rPr>
          <w:rFonts w:hint="default"/>
          <w:vertAlign w:val="superscript"/>
          <w:lang w:val="en-US" w:eastAsia="zh-CN"/>
        </w:rPr>
        <w:t>(128×2)</w:t>
      </w:r>
      <w:r>
        <w:rPr>
          <w:rFonts w:hint="default"/>
          <w:lang w:val="en-US" w:eastAsia="zh-CN"/>
        </w:rPr>
        <w:t>、W₂∈R</w:t>
      </w:r>
      <w:r>
        <w:rPr>
          <w:rFonts w:hint="default"/>
          <w:vertAlign w:val="superscript"/>
          <w:lang w:val="en-US" w:eastAsia="zh-CN"/>
        </w:rPr>
        <w:t>(128×128)</w:t>
      </w:r>
      <w:r>
        <w:rPr>
          <w:rFonts w:hint="default"/>
          <w:lang w:val="en-US" w:eastAsia="zh-CN"/>
        </w:rPr>
        <w:t>、W₃∈R</w:t>
      </w:r>
      <w:r>
        <w:rPr>
          <w:rFonts w:hint="default"/>
          <w:vertAlign w:val="superscript"/>
          <w:lang w:val="en-US" w:eastAsia="zh-CN"/>
        </w:rPr>
        <w:t>(256×128)</w:t>
      </w:r>
      <w:r>
        <w:rPr>
          <w:rFonts w:hint="default"/>
          <w:lang w:val="en-US" w:eastAsia="zh-CN"/>
        </w:rPr>
        <w:t>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w:t>
      </w:r>
      <w:r>
        <w:rPr>
          <w:rFonts w:hint="default"/>
          <w:vertAlign w:val="superscript"/>
          <w:lang w:val="en-US" w:eastAsia="zh-CN"/>
        </w:rPr>
        <w:t>256</w:t>
      </w:r>
      <w:r>
        <w:rPr>
          <w:rFonts w:hint="default"/>
          <w:lang w:val="en-US" w:eastAsia="zh-CN"/>
        </w:rPr>
        <w:t>为输出的位置特征向量。</w:t>
      </w:r>
    </w:p>
    <w:p w14:paraId="4AD33629">
      <w:pPr>
        <w:bidi w:val="0"/>
        <w:rPr>
          <w:rFonts w:hint="default"/>
          <w:lang w:val="en-US" w:eastAsia="zh-CN"/>
        </w:rPr>
      </w:pPr>
      <w:r>
        <w:rPr>
          <w:rFonts w:hint="default"/>
          <w:lang w:val="en-US" w:eastAsia="zh-CN"/>
        </w:rPr>
        <w:t>选择256维输出的原因是与图像特征维度形成合理比例（</w:t>
      </w:r>
      <w:r>
        <w:rPr>
          <w:rFonts w:hint="eastAsia"/>
          <w:lang w:val="en-US" w:eastAsia="zh-CN"/>
        </w:rPr>
        <w:t>图像特征</w:t>
      </w:r>
      <w:r>
        <w:rPr>
          <w:rFonts w:hint="default"/>
          <w:lang w:val="en-US" w:eastAsia="zh-CN"/>
        </w:rPr>
        <w:t>通常采用512或768维），避免单一模态在融合过程中被淹没。两个分支独立工作，分别输出图像特征向量和位置特征向量，为后续多模态融合提供基础。</w:t>
      </w:r>
    </w:p>
    <w:p w14:paraId="6F5053BE">
      <w:pPr>
        <w:pStyle w:val="4"/>
        <w:rPr>
          <w:rFonts w:hint="default" w:eastAsia="宋体"/>
          <w:lang w:val="en-US" w:eastAsia="zh-CN"/>
        </w:rPr>
      </w:pPr>
      <w:bookmarkStart w:id="98" w:name="_Toc24412"/>
      <w:bookmarkStart w:id="99" w:name="_Toc6495"/>
      <w:bookmarkStart w:id="100" w:name="_Hlk191494503"/>
      <w:r>
        <w:rPr>
          <w:rFonts w:hint="eastAsia"/>
        </w:rPr>
        <w:t>3.2.</w:t>
      </w:r>
      <w:r>
        <w:rPr>
          <w:rFonts w:hint="eastAsia"/>
          <w:lang w:val="en-US" w:eastAsia="zh-CN"/>
        </w:rPr>
        <w:t>3 多模态融合层</w:t>
      </w:r>
      <w:bookmarkEnd w:id="98"/>
    </w:p>
    <w:p w14:paraId="52727744">
      <w:pPr>
        <w:bidi w:val="0"/>
        <w:rPr>
          <w:rFonts w:hint="eastAsia"/>
          <w:lang w:eastAsia="zh-CN"/>
        </w:rPr>
      </w:pPr>
      <w:r>
        <w:rPr>
          <w:rFonts w:hint="eastAsia"/>
        </w:rPr>
        <w:t>古树名木图像检索任务中，除图像</w:t>
      </w:r>
      <w:r>
        <w:rPr>
          <w:rFonts w:hint="eastAsia"/>
          <w:lang w:val="en-US" w:eastAsia="zh-CN"/>
        </w:rPr>
        <w:t>特征</w:t>
      </w:r>
      <w:r>
        <w:rPr>
          <w:rFonts w:hint="eastAsia"/>
        </w:rPr>
        <w:t>外，地理位置元数据（</w:t>
      </w:r>
      <w:r>
        <w:rPr>
          <w:rFonts w:hint="eastAsia"/>
          <w:lang w:eastAsia="zh-CN"/>
        </w:rPr>
        <w:t>位置</w:t>
      </w:r>
      <w:r>
        <w:rPr>
          <w:rFonts w:hint="eastAsia"/>
        </w:rPr>
        <w:t>坐标）也是重要的辅助特征。同种古树</w:t>
      </w:r>
      <w:r>
        <w:rPr>
          <w:rFonts w:hint="eastAsia"/>
          <w:lang w:val="en-US" w:eastAsia="zh-CN"/>
        </w:rPr>
        <w:t>名木</w:t>
      </w:r>
      <w:r>
        <w:rPr>
          <w:rFonts w:hint="eastAsia"/>
        </w:rPr>
        <w:t>往往分布在相似的地理区域内，地理位置元数据能够有效补充</w:t>
      </w:r>
      <w:r>
        <w:rPr>
          <w:rFonts w:hint="eastAsia"/>
          <w:lang w:eastAsia="zh-CN"/>
        </w:rPr>
        <w:t>图像特征</w:t>
      </w:r>
      <w:r>
        <w:rPr>
          <w:rFonts w:hint="eastAsia"/>
        </w:rPr>
        <w:t>的不足，特别是在图像质量较差或</w:t>
      </w:r>
      <w:r>
        <w:rPr>
          <w:rFonts w:hint="eastAsia"/>
          <w:lang w:val="en-US" w:eastAsia="zh-CN"/>
        </w:rPr>
        <w:t>图像</w:t>
      </w:r>
      <w:r>
        <w:rPr>
          <w:rFonts w:hint="eastAsia"/>
        </w:rPr>
        <w:t>相似树种的判别场景中。本节介绍多模态特征融合策略</w:t>
      </w:r>
      <w:r>
        <w:rPr>
          <w:rFonts w:hint="eastAsia"/>
          <w:lang w:eastAsia="zh-CN"/>
        </w:rPr>
        <w:t>。</w:t>
      </w:r>
    </w:p>
    <w:p w14:paraId="230367B8">
      <w:pPr>
        <w:bidi w:val="0"/>
        <w:rPr>
          <w:rFonts w:hint="eastAsia"/>
          <w:lang w:eastAsia="zh-CN"/>
        </w:rPr>
      </w:pPr>
      <w:r>
        <w:rPr>
          <w:rFonts w:hint="eastAsia"/>
          <w:lang w:eastAsia="zh-CN"/>
        </w:rPr>
        <w:t>多模态特征融合策略的选择直接影响后续哈希层的输入质量和检索性能。现有深度哈希学习中常用的融合策略主要包括以下四类：（1）特征拼接（concat）：将不同模态特征向量在通道维度直接拼接，保留各模态完整信息，不引入额外可学习参数；（2）逐元素相加（add）：将各模态特征映射至相同维度后逐元素相加，实现信息融合；（3）逐元素相乘（multiply）：与相加类似，以逐元素相乘方式实现特征交互；（4）门控融合（gate）：通过学习得到的标量门控系数对多模态特征进行自适应加权融合。此外，如第2章所述，双线性融合（公式2-12）和交叉注意力融合（公式2-13至2-16）等更复杂的交互式融合策略在部分多模态任务中也展现出较强的建模能力，本文将其一并纳入比较分析。为确定最适合本文应用场景的融合策略，下面从信息保留能力、模型参数量和模态输入特性三个维度，对各类融合策略进行理论分析。</w:t>
      </w:r>
    </w:p>
    <w:p w14:paraId="42D50258">
      <w:pPr>
        <w:numPr>
          <w:ilvl w:val="0"/>
          <w:numId w:val="5"/>
        </w:numPr>
        <w:bidi w:val="0"/>
        <w:rPr>
          <w:rFonts w:hint="eastAsia"/>
          <w:lang w:eastAsia="zh-CN"/>
        </w:rPr>
      </w:pPr>
      <w:r>
        <w:rPr>
          <w:rFonts w:hint="eastAsia"/>
          <w:lang w:eastAsia="zh-CN"/>
        </w:rPr>
        <w:t>从信息保留角度：特征拼接将各模态特征直接拼接，不做任何信息压缩或交互运算，最大程度保留了原始特征信息的独立性，将模态间关系学习交由后续哈希层自动建模，避免了在语义未充分对齐时过早交互带来的信息损失；逐元素相加和逐元素相乘通过算术运算强行融合多模态信息，在图像特征与位置特征的语义空间未对齐时，易造成信息抵消（相加时正负分量相消）或放大失真（相乘时极端值被放大）</w:t>
      </w:r>
    </w:p>
    <w:p w14:paraId="7396A01C">
      <w:pPr>
        <w:numPr>
          <w:ilvl w:val="0"/>
          <w:numId w:val="5"/>
        </w:numPr>
        <w:bidi w:val="0"/>
        <w:rPr>
          <w:rFonts w:hint="eastAsia"/>
          <w:lang w:eastAsia="zh-CN"/>
        </w:rPr>
      </w:pPr>
      <w:r>
        <w:rPr>
          <w:rFonts w:hint="eastAsia"/>
          <w:lang w:eastAsia="zh-CN"/>
        </w:rPr>
        <w:t>从模型参数量角度：门控融合虽具动态调整能力，但门控网络引入额外参数（约131k），而特征拼接、逐元素相加和逐元素相乘均不增加额外参数量；双线性融合产生</w:t>
      </w:r>
      <w:r>
        <w:rPr>
          <w:rFonts w:hint="eastAsia"/>
          <w:lang w:val="en-US" w:eastAsia="zh-CN"/>
        </w:rPr>
        <w:t>d</w:t>
      </w:r>
      <w:r>
        <w:rPr>
          <w:rFonts w:hint="eastAsia"/>
          <w:vertAlign w:val="subscript"/>
          <w:lang w:val="en-US" w:eastAsia="zh-CN"/>
        </w:rPr>
        <w:t>1</w:t>
      </w:r>
      <w:r>
        <w:rPr>
          <w:rFonts w:hint="eastAsia"/>
          <w:lang w:eastAsia="zh-CN"/>
        </w:rPr>
        <w:t>×</w:t>
      </w:r>
      <w:r>
        <w:rPr>
          <w:rFonts w:hint="eastAsia"/>
          <w:lang w:val="en-US" w:eastAsia="zh-CN"/>
        </w:rPr>
        <w:t>d</w:t>
      </w:r>
      <w:r>
        <w:rPr>
          <w:rFonts w:hint="eastAsia"/>
          <w:vertAlign w:val="subscript"/>
          <w:lang w:val="en-US" w:eastAsia="zh-CN"/>
        </w:rPr>
        <w:t>2</w:t>
      </w:r>
      <w:r>
        <w:rPr>
          <w:rFonts w:hint="eastAsia"/>
          <w:lang w:eastAsia="zh-CN"/>
        </w:rPr>
        <w:t>维高维特征，参数量剧增，在小规模数据集上过拟合风险显著。</w:t>
      </w:r>
    </w:p>
    <w:p w14:paraId="1E7F9018">
      <w:pPr>
        <w:numPr>
          <w:ilvl w:val="0"/>
          <w:numId w:val="5"/>
        </w:numPr>
        <w:bidi w:val="0"/>
        <w:rPr>
          <w:rFonts w:hint="eastAsia"/>
          <w:lang w:eastAsia="zh-CN"/>
        </w:rPr>
      </w:pPr>
      <w:r>
        <w:rPr>
          <w:rFonts w:hint="eastAsia"/>
          <w:lang w:eastAsia="zh-CN"/>
        </w:rPr>
        <w:t>从模态输入特性角度：交叉注意力融合要求各模态提供局部特征序列作为键和值，而地理位置元数据仅为二维全局坐标，不满足局部注意力的输入前提；门控融合的门控系数学习依赖足够的样本支持，在有限数据下</w:t>
      </w:r>
      <w:r>
        <w:rPr>
          <w:rFonts w:hint="eastAsia"/>
          <w:lang w:val="en-US" w:eastAsia="zh-CN"/>
        </w:rPr>
        <w:t>门控权重的估计方差较大，稳健性不足</w:t>
      </w:r>
      <w:r>
        <w:rPr>
          <w:rFonts w:hint="eastAsia"/>
          <w:lang w:eastAsia="zh-CN"/>
        </w:rPr>
        <w:t>。综上所述，特征拼接在信息保留、模型复杂度和输入适配性三个维度上均与本文的应用场景最为匹配。</w:t>
      </w:r>
    </w:p>
    <w:p w14:paraId="5D2B6CDE">
      <w:pPr>
        <w:bidi w:val="0"/>
        <w:rPr>
          <w:rFonts w:hint="default"/>
          <w:lang w:val="en-US" w:eastAsia="zh-CN"/>
        </w:rPr>
      </w:pPr>
      <w:r>
        <w:rPr>
          <w:rFonts w:hint="eastAsia"/>
          <w:lang w:eastAsia="zh-CN"/>
        </w:rPr>
        <w:t>基于</w:t>
      </w:r>
      <w:r>
        <w:rPr>
          <w:rFonts w:hint="eastAsia"/>
          <w:lang w:val="en-US" w:eastAsia="zh-CN"/>
        </w:rPr>
        <w:t>上述理论</w:t>
      </w:r>
      <w:r>
        <w:rPr>
          <w:rFonts w:hint="eastAsia"/>
          <w:lang w:eastAsia="zh-CN"/>
        </w:rPr>
        <w:t>分析，本文采用特征拼接方法构建多模态融合层，将512维图像特征向量与256维位置特征向量按通道维度拼接为768维融合特征向量，其数学表达式如公式（3-5）所示：</w:t>
      </w:r>
    </w:p>
    <w:p w14:paraId="28D5FDB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fused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7FDFEE51">
      <w:pPr>
        <w:bidi w:val="0"/>
        <w:rPr>
          <w:rFonts w:hint="eastAsia"/>
          <w:lang w:eastAsia="zh-CN"/>
        </w:rPr>
      </w:pPr>
      <w:r>
        <w:rPr>
          <w:rFonts w:hint="eastAsia"/>
          <w:lang w:val="en-US" w:eastAsia="zh-CN"/>
        </w:rPr>
        <w:t>其中，</w:t>
      </w:r>
      <m:oMath>
        <m:sSub>
          <m:sSubPr>
            <m:ctrlPr>
              <w:rPr>
                <w:rFonts w:hint="default" w:ascii="Cambria Math" w:hAnsi="Cambria Math"/>
                <w:i/>
                <w:iCs/>
              </w:rPr>
            </m:ctrlPr>
          </m:sSubPr>
          <m:e>
            <m:r>
              <m:rPr/>
              <w:rPr>
                <w:rFonts w:hint="default" w:ascii="Times New Roman" w:hAnsi="Times New Roman"/>
              </w:rPr>
              <m:t>f</m:t>
            </m:r>
            <m:ctrlPr>
              <w:rPr>
                <w:rFonts w:ascii="Cambria Math" w:hAnsi="Cambria Math"/>
                <w:i/>
                <w:iCs/>
              </w:rPr>
            </m:ctrlPr>
          </m:e>
          <m:sub>
            <m:r>
              <m:rPr/>
              <w:rPr>
                <w:rFonts w:hint="default" w:ascii="Times New Roman" w:hAnsi="Times New Roman"/>
              </w:rPr>
              <m:t>img</m:t>
            </m:r>
            <m:ctrlPr>
              <w:rPr>
                <w:rFonts w:ascii="Cambria Math" w:hAnsi="Cambria Math"/>
                <w:i/>
                <w:iCs/>
              </w:rPr>
            </m:ctrlPr>
          </m:sub>
        </m:sSub>
      </m:oMath>
      <w:r>
        <w:rPr>
          <w:rFonts w:hint="eastAsia"/>
        </w:rPr>
        <w:t>为图像特征向量，维度取决于</w:t>
      </w:r>
      <w:r>
        <w:rPr>
          <w:rFonts w:hint="eastAsia"/>
          <w:lang w:val="en-US" w:eastAsia="zh-CN"/>
        </w:rPr>
        <w:t>特征</w:t>
      </w:r>
      <w:r>
        <w:rPr>
          <w:rFonts w:hint="eastAsia"/>
        </w:rPr>
        <w:t>网络</w:t>
      </w:r>
      <w:r>
        <w:rPr>
          <w:rFonts w:hint="eastAsia"/>
          <w:lang w:eastAsia="zh-CN"/>
        </w:rPr>
        <w:t>；</w:t>
      </w:r>
      <m:oMath>
        <m:sSub>
          <m:sSubPr>
            <m:ctrlPr>
              <w:rPr>
                <w:rFonts w:hint="default" w:ascii="Cambria Math" w:hAnsi="Cambria Math"/>
                <w:i/>
                <w:iCs/>
              </w:rPr>
            </m:ctrlPr>
          </m:sSubPr>
          <m:e>
            <m:r>
              <m:rPr/>
              <w:rPr>
                <w:rFonts w:hint="default" w:ascii="Times New Roman" w:hAnsi="Times New Roman"/>
              </w:rPr>
              <m:t>f</m:t>
            </m:r>
            <m:ctrlPr>
              <w:rPr>
                <w:rFonts w:ascii="Cambria Math" w:hAnsi="Cambria Math"/>
                <w:i/>
                <w:iCs/>
              </w:rPr>
            </m:ctrlPr>
          </m:e>
          <m:sub>
            <m:r>
              <m:rPr/>
              <w:rPr>
                <w:rFonts w:hint="default" w:ascii="Times New Roman" w:hAnsi="Times New Roman"/>
              </w:rPr>
              <m:t>geo</m:t>
            </m:r>
            <m:ctrlPr>
              <w:rPr>
                <w:rFonts w:ascii="Cambria Math" w:hAnsi="Cambria Math"/>
                <w:i/>
                <w:iCs/>
              </w:rPr>
            </m:ctrlPr>
          </m:sub>
        </m:sSub>
      </m:oMath>
      <w:r>
        <w:rPr>
          <w:rFonts w:hint="eastAsia"/>
          <w:lang w:eastAsia="zh-CN"/>
        </w:rPr>
        <w:t>为位置特征向量。</w:t>
      </w:r>
    </w:p>
    <w:p w14:paraId="46FFF886">
      <w:pPr>
        <w:bidi w:val="0"/>
        <w:rPr>
          <w:rFonts w:hint="eastAsia"/>
        </w:rPr>
      </w:pPr>
      <w:r>
        <w:rPr>
          <w:rFonts w:hint="eastAsia"/>
        </w:rPr>
        <w:t>四种融合策略的对比实验结果见3.4.2节表3.6，实验结果与上述理论分析一致：特征拼接在mAP上取得最优性能（0.741），门控融合次之（0.738），二者差距仅为0.3个百分点；逐元素相加（0.729）和逐元素相乘（0.712）性能下降明显，验证了理论分析中关于</w:t>
      </w:r>
      <w:r>
        <w:rPr>
          <w:rFonts w:hint="eastAsia"/>
          <w:lang w:eastAsia="zh-CN"/>
        </w:rPr>
        <w:t>“</w:t>
      </w:r>
      <w:r>
        <w:rPr>
          <w:rFonts w:hint="eastAsia"/>
        </w:rPr>
        <w:t>过早交互导致信息损失</w:t>
      </w:r>
      <w:r>
        <w:rPr>
          <w:rFonts w:hint="eastAsia"/>
          <w:lang w:eastAsia="zh-CN"/>
        </w:rPr>
        <w:t>”</w:t>
      </w:r>
      <w:r>
        <w:rPr>
          <w:rFonts w:hint="eastAsia"/>
        </w:rPr>
        <w:t>的判断。</w:t>
      </w:r>
    </w:p>
    <w:p w14:paraId="5FF94440">
      <w:pPr>
        <w:pStyle w:val="4"/>
        <w:rPr>
          <w:rFonts w:hint="default" w:eastAsia="宋体"/>
          <w:lang w:val="en-US" w:eastAsia="zh-CN"/>
        </w:rPr>
      </w:pPr>
      <w:bookmarkStart w:id="101" w:name="_Toc4784"/>
      <w:r>
        <w:rPr>
          <w:rFonts w:hint="eastAsia"/>
        </w:rPr>
        <w:t>3.2.</w:t>
      </w:r>
      <w:bookmarkEnd w:id="99"/>
      <w:r>
        <w:rPr>
          <w:rFonts w:hint="eastAsia"/>
          <w:lang w:val="en-US" w:eastAsia="zh-CN"/>
        </w:rPr>
        <w:t>4 哈希层</w:t>
      </w:r>
      <w:bookmarkEnd w:id="101"/>
    </w:p>
    <w:bookmarkEnd w:id="100"/>
    <w:p w14:paraId="5DC9B407">
      <w:pPr>
        <w:bidi w:val="0"/>
        <w:rPr>
          <w:rFonts w:hint="eastAsia"/>
        </w:rPr>
      </w:pPr>
      <w:r>
        <w:rPr>
          <w:rFonts w:hint="eastAsia"/>
        </w:rPr>
        <w:t>深度哈希学习的核心挑战在于如何将高维连续特征映射为紧凑的二进制哈希码，同时保持语义判别性和训练可优化性。由于哈希码的离散特性不可微，无法直接通过反向传播优化，本文采用连续松弛策略解决该问题</w:t>
      </w:r>
      <w:r>
        <w:rPr>
          <w:rFonts w:hint="eastAsia"/>
          <w:lang w:eastAsia="zh-CN"/>
        </w:rPr>
        <w:t>。</w:t>
      </w:r>
      <w:r>
        <w:rPr>
          <w:rFonts w:hint="eastAsia"/>
        </w:rPr>
        <w:t>本文哈希层沿用领域经典的FC-Tanh-Sign三段式结构</w:t>
      </w:r>
      <w:r>
        <w:rPr>
          <w:rFonts w:hint="eastAsia"/>
          <w:vertAlign w:val="superscript"/>
          <w:lang w:eastAsia="zh-CN"/>
        </w:rPr>
        <w:fldChar w:fldCharType="begin"/>
      </w:r>
      <w:r>
        <w:instrText xml:space="preserve"> REF _Ref1003148588 \r \h  \* MERGEFORMAT</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val="en-US" w:eastAsia="zh-CN"/>
        </w:rPr>
        <w:t>,</w:t>
      </w:r>
      <w:r>
        <w:rPr>
          <w:rFonts w:hint="eastAsia"/>
          <w:vertAlign w:val="superscript"/>
          <w:lang w:eastAsia="zh-CN"/>
        </w:rPr>
        <w:fldChar w:fldCharType="end"/>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，但针对图像-地理位置多模态融合场景，在以下三个维度进行了设计策略论证与优化：</w:t>
      </w:r>
    </w:p>
    <w:p w14:paraId="45B3B02F">
      <w:pPr>
        <w:numPr>
          <w:ilvl w:val="0"/>
          <w:numId w:val="6"/>
        </w:numPr>
        <w:bidi w:val="0"/>
        <w:rPr>
          <w:rFonts w:hint="eastAsia"/>
        </w:rPr>
      </w:pPr>
      <w:r>
        <w:rPr>
          <w:rFonts w:hint="eastAsia"/>
        </w:rPr>
        <w:t>投影结构选择：哈希层可采用单层全连接（FC）、多层感知机（MLP）或注意力机制等多种结构。MLP虽具更强非线性拟合能力，但增加参数量与过拟合风险；注意力机制需序列化输入，不适用于二维坐标的地理位置特征。综合考虑计算效率、参数量控制和梯度传播稳定性，本文选择单层FC作为投影结构，与HashNet</w:t>
      </w:r>
      <w:r>
        <w:rPr>
          <w:rFonts w:hint="eastAsia"/>
          <w:vertAlign w:val="superscript"/>
          <w:lang w:eastAsia="zh-CN"/>
        </w:rPr>
        <w:fldChar w:fldCharType="begin"/>
      </w:r>
      <w:r>
        <w:instrText xml:space="preserve"> REF _Ref1003148588 \r \h  \* MERGEFORMAT</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eastAsia="zh-CN"/>
        </w:rPr>
        <w:fldChar w:fldCharType="end"/>
      </w:r>
      <w:r>
        <w:rPr>
          <w:rFonts w:hint="eastAsia"/>
        </w:rPr>
        <w:t>、DCH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lang w:val="en-US" w:eastAsia="zh-CN"/>
        </w:rPr>
        <w:t>和</w:t>
      </w:r>
      <w:r>
        <w:rPr>
          <w:rFonts w:hint="eastAsia"/>
        </w:rPr>
        <w:t>MDSH</w:t>
      </w:r>
      <w:r>
        <w:rPr>
          <w:rFonts w:hint="eastAsia"/>
          <w:vertAlign w:val="superscript"/>
          <w:lang w:eastAsia="zh-CN"/>
        </w:rPr>
        <w:fldChar w:fldCharType="begin"/>
      </w:r>
      <w:r>
        <w:instrText xml:space="preserve"> REF _Ref1088864288 \r \h  \* MERGEFORMAT</w:instrText>
      </w:r>
      <w:r>
        <w:rPr>
          <w:rFonts w:hint="eastAsia"/>
          <w:vertAlign w:val="superscript"/>
          <w:lang w:eastAsia="zh-CN"/>
        </w:rPr>
        <w:fldChar w:fldCharType="separate"/>
      </w:r>
      <w:r>
        <w:rPr>
          <w:rFonts w:hint="eastAsia"/>
          <w:vertAlign w:val="superscript"/>
          <w:lang w:eastAsia="zh-CN"/>
        </w:rPr>
        <w:t>[42]</w:t>
      </w:r>
      <w:r>
        <w:rPr>
          <w:rFonts w:hint="eastAsia"/>
          <w:vertAlign w:val="superscript"/>
          <w:lang w:eastAsia="zh-CN"/>
        </w:rPr>
        <w:fldChar w:fldCharType="end"/>
      </w:r>
      <w:r>
        <w:rPr>
          <w:rFonts w:hint="eastAsia"/>
        </w:rPr>
        <w:t>等基线方法保持一致，确保结构简洁性和可比性。</w:t>
      </w:r>
    </w:p>
    <w:p w14:paraId="269CA768">
      <w:pPr>
        <w:numPr>
          <w:ilvl w:val="0"/>
          <w:numId w:val="6"/>
        </w:numPr>
        <w:bidi w:val="0"/>
        <w:rPr>
          <w:rFonts w:hint="eastAsia"/>
        </w:rPr>
      </w:pPr>
      <w:r>
        <w:rPr>
          <w:rFonts w:hint="eastAsia"/>
        </w:rPr>
        <w:t>连续松弛函数选择：连续松弛函数需在训练阶段保证梯度可传播，同时其输出分布应与最终离散哈希码的分布尽可能接近。候选函数包括Sigmoid（输出[0,1]）、Tanh（输出[-1,1]）和Softmax（输出概率分布）。Sigmoid输出偏向正值，不利于生成均衡分布的二进制哈希码；Softmax引入冗余计算且输出和为1的约束与哈希码无关。Tanh输出范围为[-1,1]且关于原点对称，与符号函数输出的{+1,-1}匹配度最高，有利于生成均衡分布的二进制哈希码。因此，本文选择Tanh作为连续松弛函数。</w:t>
      </w:r>
    </w:p>
    <w:p w14:paraId="65664E1C">
      <w:pPr>
        <w:numPr>
          <w:ilvl w:val="0"/>
          <w:numId w:val="6"/>
        </w:numPr>
        <w:bidi w:val="0"/>
        <w:rPr>
          <w:rFonts w:hint="eastAsia"/>
        </w:rPr>
      </w:pPr>
      <w:r>
        <w:rPr>
          <w:rFonts w:hint="eastAsia"/>
        </w:rPr>
        <w:t>哈希码长度与量化约束策略：哈希码长度直接影响存储开销与表征能力。64位哈希码存储效率高但表征能力不足，256位表征能力强但存储开销倍增。本文参考HashNet</w:t>
      </w:r>
      <w:r>
        <w:rPr>
          <w:rFonts w:hint="eastAsia"/>
          <w:vertAlign w:val="superscript"/>
          <w:lang w:eastAsia="zh-CN"/>
        </w:rPr>
        <w:fldChar w:fldCharType="begin"/>
      </w:r>
      <w:r>
        <w:instrText xml:space="preserve"> REF _Ref1003148588 \r \h  \* MERGEFORMAT</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eastAsia="zh-CN"/>
        </w:rPr>
        <w:fldChar w:fldCharType="end"/>
      </w:r>
      <w:r>
        <w:rPr>
          <w:rFonts w:hint="eastAsia"/>
          <w:lang w:val="en-US" w:eastAsia="zh-CN"/>
        </w:rPr>
        <w:t>和</w:t>
      </w:r>
      <w:r>
        <w:rPr>
          <w:rFonts w:hint="eastAsia"/>
        </w:rPr>
        <w:t>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等基线方法的标准配置，综合考虑检索精度与存储效率，选用128位作为默认长度。此外，为减小训练阶段连续值与推理阶段离散哈希码之间的差异，引入量化损失进行约束。</w:t>
      </w:r>
    </w:p>
    <w:p w14:paraId="4EBBEFA8">
      <w:pPr>
        <w:numPr>
          <w:ilvl w:val="0"/>
          <w:numId w:val="0"/>
        </w:numPr>
        <w:bidi w:val="0"/>
        <w:ind w:firstLine="420" w:firstLineChars="0"/>
        <w:rPr>
          <w:rFonts w:hint="eastAsia"/>
        </w:rPr>
      </w:pPr>
      <w:r>
        <w:rPr>
          <w:rFonts w:hint="eastAsia"/>
        </w:rPr>
        <w:t>具体而言，哈希层采用</w:t>
      </w:r>
      <w:r>
        <w:rPr>
          <w:rFonts w:hint="eastAsia"/>
          <w:lang w:eastAsia="zh-CN"/>
        </w:rPr>
        <w:t>“</w:t>
      </w:r>
      <w:r>
        <w:rPr>
          <w:rFonts w:hint="eastAsia"/>
        </w:rPr>
        <w:t>FC→Tanh→Sign</w:t>
      </w:r>
      <w:r>
        <w:rPr>
          <w:rFonts w:hint="eastAsia"/>
          <w:lang w:eastAsia="zh-CN"/>
        </w:rPr>
        <w:t>”</w:t>
      </w:r>
      <w:r>
        <w:rPr>
          <w:rFonts w:hint="eastAsia"/>
        </w:rPr>
        <w:t>三段式结构：首先通过全连接层将融合特征映射至目标哈希码长度；然后经Tanh激活函数输出[-1,1]范围内的连续值，在训练阶段保证梯度正常传播；最后通过符号函数量化为离散二进制哈希码，在推理阶段生成最终哈希表示。连续值哈希码的数学表达如公式（3-</w:t>
      </w:r>
      <w:r>
        <w:rPr>
          <w:rFonts w:hint="eastAsia"/>
          <w:lang w:val="en-US" w:eastAsia="zh-CN"/>
        </w:rPr>
        <w:t>6</w:t>
      </w:r>
      <w:r>
        <w:rPr>
          <w:rFonts w:hint="eastAsia"/>
        </w:rPr>
        <w:t>）所示：</w:t>
      </w:r>
    </w:p>
    <w:p w14:paraId="73C6954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h=</m:t>
        </m:r>
        <m:func>
          <m:funcPr>
            <m:ctrlPr>
              <w:rPr>
                <w:rFonts w:hint="default" w:ascii="Cambria Math" w:hAnsi="Cambria Math" w:eastAsia="宋体"/>
                <w:sz w:val="24"/>
              </w:rPr>
            </m:ctrlPr>
          </m:funcPr>
          <m:fName>
            <m:r>
              <m:rPr/>
              <w:rPr>
                <w:rFonts w:hint="default"/>
                <w:sz w:val="24"/>
                <w:lang w:val="en-US" w:eastAsia="zh-CN"/>
              </w:rPr>
              <m:t>t</m:t>
            </m:r>
            <m:r>
              <m:rPr>
                <m:sty m:val="p"/>
              </m:rPr>
              <w:rPr>
                <w:rFonts w:hint="default" w:ascii="Cambria Math" w:hAnsi="Cambria Math" w:eastAsia="宋体"/>
                <w:sz w:val="24"/>
              </w:rPr>
              <m:t>anh</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sSub>
          <m:sSubPr>
            <m:ctrlPr>
              <w:rPr>
                <w:rFonts w:hint="default" w:ascii="Cambria Math" w:hAnsi="Cambria Math" w:eastAsia="宋体"/>
                <w:sz w:val="24"/>
              </w:rPr>
            </m:ctrlPr>
          </m:sSubPr>
          <m:e>
            <m:r>
              <m:rPr>
                <m:sty m:val="p"/>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eastAsia="宋体"/>
            <w:sz w:val="24"/>
          </w:rPr>
          <m:t>f</m:t>
        </m:r>
        <m:r>
          <m:rPr/>
          <w:rPr>
            <w:rFonts w:hint="default" w:ascii="Cambria Math" w:hAnsi="Cambria Math" w:eastAsia="宋体"/>
            <w:sz w:val="24"/>
          </w:rPr>
          <m:t>+</m:t>
        </m:r>
        <m:sSub>
          <m:sSubPr>
            <m:ctrlPr>
              <w:rPr>
                <w:rFonts w:hint="default" w:ascii="Cambria Math" w:hAnsi="Cambria Math" w:eastAsia="宋体"/>
                <w:sz w:val="24"/>
              </w:rPr>
            </m:ctrlPr>
          </m:sSubPr>
          <m:e>
            <m:r>
              <m:rPr>
                <m:sty m:val="p"/>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cs="Times New Roman"/>
          <w:i w:val="0"/>
          <w:sz w:val="24"/>
          <w:lang w:val="en-US" w:eastAsia="zh-CN"/>
        </w:rPr>
        <w:t>6</w:t>
      </w:r>
      <w:r>
        <w:rPr>
          <w:rFonts w:hint="default" w:ascii="Times New Roman" w:hAnsi="Times New Roman" w:cs="Times New Roman"/>
          <w:i w:val="0"/>
          <w:sz w:val="24"/>
          <w:lang w:val="en-US" w:eastAsia="zh-CN"/>
        </w:rPr>
        <w:t>）</w:t>
      </w:r>
    </w:p>
    <w:p w14:paraId="7F44B629">
      <w:pPr>
        <w:bidi w:val="0"/>
        <w:rPr>
          <w:rFonts w:hint="eastAsia"/>
          <w:lang w:eastAsia="zh-CN"/>
        </w:rPr>
      </w:pPr>
      <w:r>
        <w:rPr>
          <w:rFonts w:hint="eastAsia"/>
        </w:rPr>
        <w:t>其中，f∈R</w:t>
      </w:r>
      <w:r>
        <w:rPr>
          <w:rFonts w:hint="eastAsia"/>
          <w:vertAlign w:val="superscript"/>
        </w:rPr>
        <w:t>512</w:t>
      </w:r>
      <w:r>
        <w:rPr>
          <w:rFonts w:hint="eastAsia"/>
        </w:rPr>
        <w:t>为融合特征向量；</w:t>
      </w:r>
      <m:oMath>
        <m:sSub>
          <m:sSubPr>
            <m:ctrlPr>
              <w:rPr>
                <w:rFonts w:hint="default" w:ascii="Cambria Math" w:hAnsi="Cambria Math" w:eastAsia="宋体"/>
                <w:sz w:val="24"/>
              </w:rPr>
            </m:ctrlPr>
          </m:sSubPr>
          <m:e>
            <m:r>
              <m:rPr>
                <m:sty m:val="p"/>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oMath>
      <w:r>
        <w:rPr>
          <w:rFonts w:hint="eastAsia"/>
        </w:rPr>
        <w:t>∈R</w:t>
      </w:r>
      <w:r>
        <w:rPr>
          <w:rFonts w:hint="eastAsia"/>
          <w:vertAlign w:val="superscript"/>
        </w:rPr>
        <w:t>L×512</w:t>
      </w:r>
      <w:r>
        <w:rPr>
          <w:rFonts w:hint="eastAsia"/>
        </w:rPr>
        <w:t>为权重矩阵；</w:t>
      </w:r>
      <m:oMath>
        <m:sSub>
          <m:sSubPr>
            <m:ctrlPr>
              <w:rPr>
                <w:rFonts w:hint="default" w:ascii="Cambria Math" w:hAnsi="Cambria Math" w:eastAsia="宋体"/>
                <w:sz w:val="24"/>
              </w:rPr>
            </m:ctrlPr>
          </m:sSubPr>
          <m:e>
            <m:r>
              <m:rPr>
                <m:sty m:val="p"/>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oMath>
      <w:r>
        <w:rPr>
          <w:rFonts w:hint="eastAsia"/>
        </w:rPr>
        <w:t>∈R</w:t>
      </w:r>
      <w:r>
        <w:rPr>
          <w:rFonts w:hint="eastAsia"/>
          <w:vertAlign w:val="superscript"/>
        </w:rPr>
        <w:t>L</w:t>
      </w:r>
      <w:r>
        <w:rPr>
          <w:rFonts w:hint="eastAsia"/>
        </w:rPr>
        <w:t>为偏置向量；h∈(-1,1)</w:t>
      </w:r>
      <w:r>
        <w:rPr>
          <w:rFonts w:hint="eastAsia"/>
          <w:vertAlign w:val="superscript"/>
        </w:rPr>
        <w:t>L</w:t>
      </w:r>
      <w:r>
        <w:rPr>
          <w:rFonts w:hint="eastAsia"/>
        </w:rPr>
        <w:t>为连续值哈希向量</w:t>
      </w:r>
      <w:r>
        <w:rPr>
          <w:rFonts w:hint="eastAsia"/>
          <w:lang w:eastAsia="zh-CN"/>
        </w:rPr>
        <w:t>。</w:t>
      </w:r>
    </w:p>
    <w:p w14:paraId="214078CC">
      <w:pPr>
        <w:bidi w:val="0"/>
        <w:rPr>
          <w:rFonts w:hint="default"/>
          <w:lang w:val="en-US" w:eastAsia="zh-CN"/>
        </w:rPr>
      </w:pPr>
      <w:r>
        <w:rPr>
          <w:rFonts w:hint="eastAsia"/>
        </w:rPr>
        <w:t>在推理阶段，通过符号函数将连续值量化为二进制哈希码</w:t>
      </w:r>
      <w:r>
        <w:rPr>
          <w:rFonts w:hint="eastAsia"/>
          <w:lang w:eastAsia="zh-CN"/>
        </w:rPr>
        <w:t>。</w:t>
      </w:r>
      <w:r>
        <w:rPr>
          <w:rFonts w:hint="eastAsia"/>
          <w:lang w:val="en-US" w:eastAsia="zh-CN"/>
        </w:rPr>
        <w:t>数学表达式如公式</w:t>
      </w:r>
      <w:r>
        <w:rPr>
          <w:rFonts w:hint="default"/>
          <w:lang w:val="en-US" w:eastAsia="zh-CN"/>
        </w:rPr>
        <w:t>（3-</w:t>
      </w:r>
      <w:r>
        <w:rPr>
          <w:rFonts w:hint="eastAsia"/>
          <w:lang w:val="en-US" w:eastAsia="zh-CN"/>
        </w:rPr>
        <w:t>7</w:t>
      </w:r>
      <w:r>
        <w:rPr>
          <w:rFonts w:hint="default"/>
          <w:lang w:val="en-US" w:eastAsia="zh-CN"/>
        </w:rPr>
        <w:t>）</w:t>
      </w:r>
      <w:r>
        <w:rPr>
          <w:rFonts w:hint="eastAsia"/>
          <w:lang w:val="en-US" w:eastAsia="zh-CN"/>
        </w:rPr>
        <w:t>所示：</w:t>
      </w:r>
    </w:p>
    <w:p w14:paraId="454352D6">
      <w:pPr>
        <w:pStyle w:val="54"/>
        <w:bidi w:val="0"/>
        <w:rPr>
          <w:rFonts w:hint="default" w:ascii="Times New Roman" w:hAnsi="Times New Roman" w:eastAsia="宋体" w:cs="Times New Roman"/>
          <w:i w:val="0"/>
          <w:sz w:val="24"/>
          <w:lang w:val="en-US" w:eastAsia="zh-CN"/>
        </w:rPr>
      </w:pPr>
      <w:r>
        <w:rPr>
          <w:rFonts w:hint="eastAsia" w:hAnsi="Cambria Math"/>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d>
          <m:dPr>
            <m:begChr m:val="{"/>
            <m:endChr m:val=""/>
            <m:ctrlPr>
              <w:rPr>
                <w:rFonts w:hint="default" w:ascii="Cambria Math" w:hAnsi="Cambria Math"/>
                <w:i/>
                <w:sz w:val="24"/>
              </w:rPr>
            </m:ctrlPr>
          </m:dPr>
          <m:e>
            <m:m>
              <m:mPr>
                <m:mcs>
                  <m:mc>
                    <m:mcPr>
                      <m:count m:val="2"/>
                      <m:mcJc m:val="center"/>
                    </m:mcPr>
                  </m:mc>
                </m:mcs>
                <m:plcHide m:val="1"/>
                <m:ctrlPr>
                  <w:rPr>
                    <w:rFonts w:hint="default" w:ascii="Cambria Math" w:hAnsi="Cambria Math"/>
                    <w:i/>
                    <w:sz w:val="24"/>
                  </w:rPr>
                </m:ctrlPr>
              </m:mPr>
              <m:mr>
                <m:e>
                  <m:r>
                    <m:rPr/>
                    <w:rPr>
                      <w:rFonts w:hint="default" w:ascii="Cambria Math" w:hAnsi="Cambria Math"/>
                      <w:sz w:val="24"/>
                    </w:rPr>
                    <m:t>+1,</m:t>
                  </m:r>
                  <m:ctrlPr>
                    <w:rPr>
                      <w:rFonts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m:t>
                  </m:r>
                  <m:ctrlPr>
                    <w:rPr>
                      <w:rFonts w:hint="default" w:ascii="Cambria Math" w:hAnsi="Cambria Math"/>
                      <w:sz w:val="24"/>
                    </w:rPr>
                  </m:ctrlPr>
                </m:e>
              </m:mr>
              <m:mr>
                <m:e>
                  <m:r>
                    <m:rPr/>
                    <w:rPr>
                      <w:rFonts w:hint="default" w:ascii="Cambria Math" w:hAnsi="Cambria Math"/>
                      <w:sz w:val="24"/>
                    </w:rPr>
                    <m:t>−1,</m:t>
                  </m:r>
                  <m:ctrlPr>
                    <w:rPr>
                      <w:rFonts w:hint="default"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&lt;0</m:t>
                  </m:r>
                  <m:ctrlPr>
                    <w:rPr>
                      <w:rFonts w:hint="default" w:ascii="Cambria Math" w:hAnsi="Cambria Math"/>
                      <w:sz w:val="24"/>
                    </w:rPr>
                  </m:ctrlPr>
                </m:e>
              </m:mr>
            </m:m>
            <m:ctrlPr>
              <w:rPr>
                <w:rFonts w:hint="default" w:ascii="Cambria Math" w:hAnsi="Cambria Math"/>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w:t>
      </w:r>
      <w:r>
        <w:rPr>
          <w:rFonts w:hint="eastAsia" w:cs="Times New Roman"/>
          <w:i w:val="0"/>
          <w:sz w:val="24"/>
          <w:lang w:val="en-US" w:eastAsia="zh-CN"/>
        </w:rPr>
        <w:t>7</w:t>
      </w:r>
      <w:r>
        <w:rPr>
          <w:rFonts w:hint="default" w:ascii="Times New Roman" w:hAnsi="Times New Roman" w:cs="Times New Roman"/>
          <w:i w:val="0"/>
          <w:sz w:val="24"/>
          <w:lang w:val="en-US" w:eastAsia="zh-CN"/>
        </w:rPr>
        <w:t>）</w:t>
      </w:r>
    </w:p>
    <w:p w14:paraId="2BD5AC7F">
      <w:pPr>
        <w:bidi w:val="0"/>
        <w:rPr>
          <w:rFonts w:hint="eastAsia"/>
        </w:rPr>
      </w:pPr>
      <w:r>
        <w:rPr>
          <w:rFonts w:hint="eastAsia"/>
          <w:lang w:val="en-US" w:eastAsia="zh-CN"/>
        </w:rPr>
        <w:t>其中，</w:t>
      </w:r>
      <w:r>
        <w:rPr>
          <w:rFonts w:hint="eastAsia"/>
          <w:i/>
          <w:iCs/>
          <w:lang w:val="en-US" w:eastAsia="zh-CN"/>
        </w:rPr>
        <w:t>bi</w:t>
      </w:r>
      <w:r>
        <w:rPr>
          <w:rFonts w:hint="eastAsia"/>
          <w:lang w:val="en-US" w:eastAsia="zh-CN"/>
        </w:rPr>
        <w:t>∈{+1,-1}为第i位二进制哈希码。</w:t>
      </w:r>
    </w:p>
    <w:p w14:paraId="37F9504F">
      <w:pPr>
        <w:bidi w:val="0"/>
        <w:rPr>
          <w:rFonts w:hint="eastAsia"/>
        </w:rPr>
      </w:pPr>
      <w:r>
        <w:rPr>
          <w:rFonts w:hint="eastAsia"/>
        </w:rPr>
        <w:t>为减小训练阶段连续值与推理阶段离散哈希码之间的差异（即训练-推理鸿沟），</w:t>
      </w:r>
    </w:p>
    <w:p w14:paraId="7F72A304">
      <w:pPr>
        <w:bidi w:val="0"/>
        <w:ind w:left="0" w:leftChars="0" w:firstLine="0" w:firstLineChars="0"/>
        <w:rPr>
          <w:rFonts w:hint="default"/>
          <w:lang w:val="en-US" w:eastAsia="zh-CN"/>
        </w:rPr>
      </w:pPr>
      <w:r>
        <w:rPr>
          <w:rFonts w:hint="eastAsia"/>
        </w:rPr>
        <w:t>本研究引入量化损失进行</w:t>
      </w:r>
      <w:r>
        <w:rPr>
          <w:rFonts w:hint="eastAsia"/>
          <w:lang w:val="en-US" w:eastAsia="zh-CN"/>
        </w:rPr>
        <w:t>量化</w:t>
      </w:r>
      <w:r>
        <w:rPr>
          <w:rFonts w:hint="eastAsia"/>
        </w:rPr>
        <w:t>约束</w:t>
      </w:r>
      <w:r>
        <w:rPr>
          <w:rFonts w:hint="eastAsia"/>
          <w:lang w:eastAsia="zh-CN"/>
        </w:rPr>
        <w:t>。</w:t>
      </w:r>
      <w:r>
        <w:rPr>
          <w:rFonts w:hint="eastAsia"/>
          <w:lang w:val="en-US" w:eastAsia="zh-CN"/>
        </w:rPr>
        <w:t>数学表达式如公式（3-8）所示：</w:t>
      </w:r>
    </w:p>
    <w:p w14:paraId="34D9D0F0">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−sign(</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cs="Times New Roman"/>
          <w:i w:val="0"/>
          <w:sz w:val="24"/>
          <w:lang w:val="en-US" w:eastAsia="zh-CN"/>
        </w:rPr>
        <w:t>8</w:t>
      </w:r>
      <w:r>
        <w:rPr>
          <w:rFonts w:hint="default" w:ascii="Times New Roman" w:hAnsi="Times New Roman" w:cs="Times New Roman"/>
          <w:i w:val="0"/>
          <w:sz w:val="24"/>
          <w:lang w:val="en-US" w:eastAsia="zh-CN"/>
        </w:rPr>
        <w:t>）</w:t>
      </w:r>
    </w:p>
    <w:p w14:paraId="034A7C1C">
      <w:pPr>
        <w:bidi w:val="0"/>
        <w:rPr>
          <w:rFonts w:hint="eastAsia"/>
          <w:lang w:val="en-US" w:eastAsia="zh-CN"/>
        </w:rPr>
      </w:pPr>
      <w:r>
        <w:rPr>
          <w:rFonts w:hint="eastAsia"/>
          <w:lang w:val="en-US" w:eastAsia="zh-CN"/>
        </w:rPr>
        <w:t>其中，</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rPr>
              <m:t>L</m:t>
            </m:r>
            <m:ctrlPr>
              <w:rPr>
                <w:rFonts w:hint="default" w:ascii="DejaVu Math TeX Gyre" w:hAnsi="DejaVu Math TeX Gyre" w:cs="Times"/>
                <w:i/>
                <w:iCs/>
              </w:rPr>
            </m:ctrlPr>
          </m:e>
          <m:sub>
            <m:r>
              <m:rPr>
                <m:nor/>
              </m:rPr>
              <w:rPr>
                <w:rFonts w:hint="default" w:ascii="DejaVu Math TeX Gyre" w:hAnsi="DejaVu Math TeX Gyre" w:cs="Times"/>
                <w:b w:val="0"/>
                <w:i/>
                <w:iCs/>
              </w:rPr>
              <m:t>quant</m:t>
            </m:r>
            <m:ctrlPr>
              <w:rPr>
                <w:rFonts w:hint="default" w:ascii="DejaVu Math TeX Gyre" w:hAnsi="DejaVu Math TeX Gyre" w:cs="Times"/>
                <w:i/>
                <w:iCs/>
              </w:rPr>
            </m:ctrlPr>
          </m:sub>
        </m:sSub>
      </m:oMath>
      <w:r>
        <w:rPr>
          <w:rFonts w:hint="eastAsia"/>
          <w:lang w:val="en-US" w:eastAsia="zh-CN"/>
        </w:rPr>
        <w:t>为量化损失；</w:t>
      </w:r>
      <w:r>
        <w:rPr>
          <w:rFonts w:hint="default" w:ascii="Times" w:hAnsi="Times" w:cs="Times"/>
          <w:i/>
          <w:iCs/>
          <w:lang w:val="en-US" w:eastAsia="zh-CN"/>
        </w:rPr>
        <w:t>L</w:t>
      </w:r>
      <w:r>
        <w:rPr>
          <w:rFonts w:hint="eastAsia"/>
          <w:lang w:val="en-US" w:eastAsia="zh-CN"/>
        </w:rPr>
        <w:t>为哈希码长度（L=128）；</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val="0"/>
              </w:rPr>
              <m:t>h</m:t>
            </m:r>
            <m:ctrlPr>
              <w:rPr>
                <w:rFonts w:hint="default" w:ascii="DejaVu Math TeX Gyre" w:hAnsi="DejaVu Math TeX Gyre" w:cs="Times"/>
                <w:i/>
                <w:iCs/>
              </w:rPr>
            </m:ctrlPr>
          </m:e>
          <m:sub>
            <m:r>
              <m:rPr>
                <m:nor/>
              </m:rPr>
              <w:rPr>
                <w:rFonts w:hint="default" w:ascii="DejaVu Math TeX Gyre" w:hAnsi="DejaVu Math TeX Gyre" w:cs="Times"/>
                <w:b w:val="0"/>
                <w:i/>
                <w:iCs/>
              </w:rPr>
              <m:t>i</m:t>
            </m:r>
            <m:ctrlPr>
              <w:rPr>
                <w:rFonts w:hint="default" w:ascii="DejaVu Math TeX Gyre" w:hAnsi="DejaVu Math TeX Gyre" w:cs="Times"/>
                <w:i/>
                <w:iCs/>
              </w:rPr>
            </m:ctrlPr>
          </m:sub>
        </m:sSub>
      </m:oMath>
      <w:r>
        <w:rPr>
          <w:rFonts w:hint="eastAsia"/>
          <w:lang w:val="en-US" w:eastAsia="zh-CN"/>
        </w:rPr>
        <w:t>为第</w:t>
      </w:r>
      <w:r>
        <w:rPr>
          <w:rFonts w:hint="default" w:ascii="Times" w:hAnsi="Times" w:cs="Times"/>
          <w:i/>
          <w:iCs/>
          <w:lang w:val="en-US" w:eastAsia="zh-CN"/>
        </w:rPr>
        <w:t>i</w:t>
      </w:r>
      <w:r>
        <w:rPr>
          <w:rFonts w:hint="eastAsia"/>
          <w:lang w:val="en-US" w:eastAsia="zh-CN"/>
        </w:rPr>
        <w:t>位连续值输出；</w:t>
      </w:r>
      <w:r>
        <w:rPr>
          <w:rFonts w:hint="eastAsia"/>
          <w:i/>
          <w:iCs/>
          <w:lang w:val="en-US" w:eastAsia="zh-CN"/>
        </w:rPr>
        <w:t>sign(</w:t>
      </w:r>
      <m:oMath>
        <m:sSub>
          <m:sSubPr>
            <m:ctrlPr>
              <w:rPr>
                <w:rFonts w:hint="default" w:ascii="DejaVu Math TeX Gyre" w:hAnsi="DejaVu Math TeX Gyre"/>
                <w:i/>
                <w:iCs/>
              </w:rPr>
            </m:ctrlPr>
          </m:sSubPr>
          <m:e>
            <m:r>
              <m:rPr/>
              <w:rPr>
                <w:rFonts w:hint="default" w:ascii="Times New Roman" w:hAnsi="Times New Roman"/>
              </w:rPr>
              <m:t>h</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i/>
          <w:iCs/>
          <w:lang w:val="en-US" w:eastAsia="zh-CN"/>
        </w:rPr>
        <w:t>)</w:t>
      </w:r>
      <w:r>
        <w:rPr>
          <w:rFonts w:hint="eastAsia"/>
          <w:lang w:val="en-US" w:eastAsia="zh-CN"/>
        </w:rPr>
        <w:t>为</w:t>
      </w:r>
      <m:oMath>
        <m:sSub>
          <m:sSubPr>
            <m:ctrlPr>
              <w:rPr>
                <w:rFonts w:hint="default" w:ascii="DejaVu Math TeX Gyre" w:hAnsi="DejaVu Math TeX Gyre"/>
                <w:i/>
                <w:iCs/>
              </w:rPr>
            </m:ctrlPr>
          </m:sSubPr>
          <m:e>
            <m:r>
              <m:rPr/>
              <w:rPr>
                <w:rFonts w:hint="default" w:ascii="Times New Roman" w:hAnsi="Times New Roman"/>
              </w:rPr>
              <m:t>h</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i w:val="0"/>
          <w:iCs w:val="0"/>
          <w:lang w:val="en-US" w:eastAsia="zh-CN"/>
        </w:rPr>
        <w:t>经符号函数量化后的离散值</w:t>
      </w:r>
      <w:r>
        <w:rPr>
          <w:rFonts w:hint="eastAsia"/>
          <w:lang w:val="en-US" w:eastAsia="zh-CN"/>
        </w:rPr>
        <w:t>。该损失约束连续输出向符号函数量化结果逼近，从而减小训练阶段连续值与推理阶段离散值之间的差异。</w:t>
      </w:r>
    </w:p>
    <w:p w14:paraId="60E98A0F">
      <w:pPr>
        <w:bidi w:val="0"/>
        <w:rPr>
          <w:rFonts w:hint="eastAsia"/>
        </w:rPr>
      </w:pPr>
      <w:r>
        <w:rPr>
          <w:rFonts w:hint="eastAsia"/>
          <w:lang w:val="en-US" w:eastAsia="zh-CN"/>
        </w:rPr>
        <w:t>需要说明的是，上述哈希层结构借鉴了HashNet</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val="en-US" w:eastAsia="zh-CN"/>
        </w:rPr>
        <w:t>等基线方法验证成熟的连续松弛设计，本文将研究重点集中于图像-位置双模态融合策略与三损失联合优化设计上。DHLM模型的贡献在于：将成熟的深度哈希框架扩展至图像-位置双模态场景，通过引入地理位置元数据融合解决单模态哈希在形态相似树种判别中的局限；通过三损失联合优化提升哈希码对古树名木多类别场景的判别性。</w:t>
      </w:r>
    </w:p>
    <w:p w14:paraId="5B87F013">
      <w:pPr>
        <w:pStyle w:val="4"/>
        <w:rPr>
          <w:rFonts w:hint="eastAsia"/>
          <w:lang w:val="en-US" w:eastAsia="zh-CN"/>
        </w:rPr>
      </w:pPr>
      <w:bookmarkStart w:id="102" w:name="_Toc22461"/>
      <w:bookmarkStart w:id="103" w:name="_Toc23660"/>
      <w:r>
        <w:rPr>
          <w:rFonts w:hint="eastAsia"/>
        </w:rPr>
        <w:t>3.2.</w:t>
      </w:r>
      <w:bookmarkEnd w:id="102"/>
      <w:r>
        <w:rPr>
          <w:rFonts w:hint="eastAsia"/>
          <w:lang w:val="en-US" w:eastAsia="zh-CN"/>
        </w:rPr>
        <w:t>5 损失函数</w:t>
      </w:r>
      <w:bookmarkEnd w:id="103"/>
    </w:p>
    <w:p w14:paraId="5383CF14">
      <w:pPr>
        <w:rPr>
          <w:rFonts w:hint="eastAsia"/>
          <w:lang w:val="en-US" w:eastAsia="zh-CN"/>
        </w:rPr>
      </w:pPr>
    </w:p>
    <w:p w14:paraId="63EBDD56">
      <w:pPr>
        <w:ind w:left="0" w:leftChars="0" w:firstLine="0" w:firstLineChars="0"/>
        <w:jc w:val="center"/>
        <w:rPr>
          <w:rFonts w:hint="eastAsia"/>
          <w:lang w:eastAsia="zh-CN"/>
        </w:rPr>
      </w:pPr>
      <w:r>
        <w:rPr>
          <w:rFonts w:hint="eastAsia"/>
          <w:lang w:eastAsia="zh-CN"/>
        </w:rPr>
        <w:drawing>
          <wp:inline distT="0" distB="0" distL="114300" distR="114300">
            <wp:extent cx="4484370" cy="1701165"/>
            <wp:effectExtent l="0" t="0" r="11430" b="635"/>
            <wp:docPr id="6" name="图片 6" descr="第3章-图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第3章-图3.2"/>
                    <pic:cNvPicPr>
                      <a:picLocks noChangeAspect="1"/>
                    </pic:cNvPicPr>
                  </pic:nvPicPr>
                  <pic:blipFill>
                    <a:blip r:embed="rId59"/>
                    <a:stretch>
                      <a:fillRect/>
                    </a:stretch>
                  </pic:blipFill>
                  <pic:spPr>
                    <a:xfrm>
                      <a:off x="0" y="0"/>
                      <a:ext cx="4484370" cy="1701165"/>
                    </a:xfrm>
                    <a:prstGeom prst="rect">
                      <a:avLst/>
                    </a:prstGeom>
                  </pic:spPr>
                </pic:pic>
              </a:graphicData>
            </a:graphic>
          </wp:inline>
        </w:drawing>
      </w:r>
    </w:p>
    <w:p w14:paraId="61D0AA8D">
      <w:pPr>
        <w:ind w:firstLine="420"/>
        <w:jc w:val="center"/>
        <w:rPr>
          <w:rFonts w:hint="default" w:eastAsia="宋体"/>
          <w:sz w:val="21"/>
          <w:szCs w:val="21"/>
          <w:lang w:val="en-US" w:eastAsia="zh-CN"/>
        </w:rPr>
      </w:pPr>
      <w:r>
        <w:rPr>
          <w:sz w:val="21"/>
          <w:szCs w:val="21"/>
        </w:rPr>
        <w:t>图</w:t>
      </w:r>
      <w:r>
        <w:rPr>
          <w:rFonts w:hint="eastAsia"/>
          <w:sz w:val="21"/>
          <w:szCs w:val="21"/>
        </w:rPr>
        <w:t>3</w:t>
      </w:r>
      <w:r>
        <w:rPr>
          <w:sz w:val="21"/>
          <w:szCs w:val="21"/>
        </w:rPr>
        <w:t>.</w:t>
      </w:r>
      <w:r>
        <w:rPr>
          <w:rFonts w:hint="eastAsia"/>
          <w:sz w:val="21"/>
          <w:szCs w:val="21"/>
          <w:lang w:val="en-US" w:eastAsia="zh-CN"/>
        </w:rPr>
        <w:t>2</w:t>
      </w:r>
      <w:r>
        <w:rPr>
          <w:rFonts w:hint="eastAsia"/>
          <w:sz w:val="21"/>
          <w:szCs w:val="21"/>
        </w:rPr>
        <w:t xml:space="preserve"> </w:t>
      </w:r>
      <w:r>
        <w:rPr>
          <w:rFonts w:hint="eastAsia"/>
          <w:sz w:val="21"/>
          <w:szCs w:val="21"/>
          <w:lang w:val="en-US" w:eastAsia="zh-CN"/>
        </w:rPr>
        <w:t>损失函数计算过程</w:t>
      </w:r>
    </w:p>
    <w:p w14:paraId="4A374BBB">
      <w:pPr>
        <w:ind w:firstLine="420"/>
        <w:jc w:val="center"/>
        <w:rPr>
          <w:rFonts w:hint="default"/>
          <w:lang w:val="en-US" w:eastAsia="zh-CN"/>
        </w:rPr>
      </w:pPr>
      <w:r>
        <w:rPr>
          <w:sz w:val="21"/>
          <w:szCs w:val="21"/>
        </w:rPr>
        <w:t xml:space="preserve">Figure </w:t>
      </w:r>
      <w:r>
        <w:rPr>
          <w:rFonts w:hint="eastAsia"/>
          <w:sz w:val="21"/>
          <w:szCs w:val="21"/>
        </w:rPr>
        <w:t>3.</w:t>
      </w:r>
      <w:r>
        <w:rPr>
          <w:rFonts w:hint="eastAsia"/>
          <w:sz w:val="21"/>
          <w:szCs w:val="21"/>
          <w:lang w:val="en-US" w:eastAsia="zh-CN"/>
        </w:rPr>
        <w:t xml:space="preserve">2 </w:t>
      </w:r>
      <w:r>
        <w:rPr>
          <w:rFonts w:hint="eastAsia"/>
          <w:sz w:val="21"/>
          <w:szCs w:val="21"/>
        </w:rPr>
        <w:t>Calculation Process of Loss Function</w:t>
      </w:r>
    </w:p>
    <w:p w14:paraId="542B1214">
      <w:pPr>
        <w:bidi w:val="0"/>
        <w:rPr>
          <w:rFonts w:hint="eastAsia"/>
          <w:lang w:val="en-US" w:eastAsia="zh-CN"/>
        </w:rPr>
      </w:pPr>
    </w:p>
    <w:p w14:paraId="3E62F700">
      <w:pPr>
        <w:bidi w:val="0"/>
        <w:rPr>
          <w:rFonts w:hint="eastAsia"/>
          <w:sz w:val="21"/>
          <w:szCs w:val="21"/>
          <w:lang w:eastAsia="zh-CN"/>
        </w:rPr>
      </w:pPr>
      <w:r>
        <w:rPr>
          <w:rFonts w:hint="eastAsia"/>
          <w:lang w:val="en-US" w:eastAsia="zh-CN"/>
        </w:rPr>
        <w:t>损失函数计算过程如上图3.2所示，</w:t>
      </w:r>
      <w:r>
        <w:rPr>
          <w:rFonts w:hint="eastAsia"/>
        </w:rPr>
        <w:t>损失函数的设计直接影响哈希码的质量。</w:t>
      </w:r>
      <w:r>
        <w:rPr>
          <w:rFonts w:hint="eastAsia"/>
          <w:lang w:eastAsia="zh-CN"/>
        </w:rPr>
        <w:t>本文模型</w:t>
      </w:r>
      <w:r>
        <w:rPr>
          <w:rFonts w:hint="eastAsia"/>
        </w:rPr>
        <w:t>采用多损失联合优化策略</w:t>
      </w:r>
      <w:r>
        <w:rPr>
          <w:rFonts w:hint="eastAsia"/>
          <w:lang w:val="en-US" w:eastAsia="zh-CN"/>
        </w:rPr>
        <w:t>。</w:t>
      </w:r>
    </w:p>
    <w:p w14:paraId="28C1BE32">
      <w:pPr>
        <w:numPr>
          <w:ilvl w:val="0"/>
          <w:numId w:val="7"/>
        </w:numPr>
        <w:ind w:firstLine="420"/>
        <w:rPr>
          <w:rFonts w:hint="eastAsia"/>
          <w:lang w:val="en-US" w:eastAsia="zh-CN"/>
        </w:rPr>
      </w:pPr>
      <w:r>
        <w:rPr>
          <w:rFonts w:hint="eastAsia"/>
          <w:lang w:val="en-US" w:eastAsia="zh-CN"/>
        </w:rPr>
        <w:t>Triplet Loss</w:t>
      </w:r>
    </w:p>
    <w:p w14:paraId="235D7774">
      <w:pPr>
        <w:bidi w:val="0"/>
        <w:rPr>
          <w:rFonts w:hint="default"/>
          <w:lang w:val="en-US" w:eastAsia="zh-CN"/>
        </w:rPr>
      </w:pPr>
      <w:r>
        <w:rPr>
          <w:rFonts w:hint="eastAsia"/>
          <w:lang w:val="en-US" w:eastAsia="zh-CN"/>
        </w:rPr>
        <w:t>Triplet Loss通过构建三元组(锚点a、正样本p、负样本n)学习判别性特征。对于每个锚点样本，从同类别中随机选取正样本，从不同类别中选取负样本。数学表达式如公式（3-9）所示：</w:t>
      </w:r>
    </w:p>
    <w:p w14:paraId="0997FB05">
      <w:pPr>
        <w:pStyle w:val="54"/>
        <w:bidi w:val="0"/>
        <w:rPr>
          <w:rFonts w:hint="default" w:ascii="Times New Roman" w:hAnsi="Times New Roman" w:eastAsia="宋体" w:cs="Times New Roman"/>
          <w:lang w:val="en-US" w:eastAsia="zh-CN"/>
        </w:rPr>
      </w:pPr>
      <w:r>
        <w:rPr>
          <w:rFonts w:hint="eastAsia"/>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triplet</m:t>
            </m:r>
            <m:ctrlPr>
              <w:rPr>
                <w:rFonts w:ascii="Cambria Math" w:hAnsi="Cambria Math"/>
                <w:sz w:val="24"/>
              </w:rPr>
            </m:ctrlPr>
          </m:sub>
        </m:sSub>
        <m:r>
          <m:rPr/>
          <w:rPr>
            <w:rFonts w:hint="default" w:ascii="Cambria Math" w:hAnsi="Cambria Math"/>
            <w:sz w:val="24"/>
          </w:rPr>
          <m:t>=</m:t>
        </m:r>
        <m:nary>
          <m:naryPr>
            <m:chr m:val="∑"/>
            <m:limLoc m:val="undOvr"/>
            <m:subHide m:val="1"/>
            <m:supHide m:val="1"/>
            <m:ctrlPr>
              <w:rPr>
                <w:rFonts w:hint="default" w:ascii="Cambria Math" w:hAnsi="Cambria Math"/>
                <w:i/>
                <w:sz w:val="24"/>
              </w:rPr>
            </m:ctrlPr>
          </m:naryPr>
          <m:sub>
            <m:ctrlPr>
              <w:rPr>
                <w:rFonts w:ascii="Cambria Math" w:hAnsi="Cambria Math"/>
                <w:sz w:val="24"/>
              </w:rPr>
            </m:ctrlPr>
          </m:sub>
          <m:sup>
            <m:ctrlPr>
              <w:rPr>
                <w:rFonts w:ascii="Cambria Math" w:hAnsi="Cambria Math"/>
                <w:sz w:val="24"/>
              </w:rPr>
            </m:ctrlPr>
          </m:sup>
          <m:e>
            <m:func>
              <m:funcPr>
                <m:ctrlPr>
                  <w:rPr>
                    <w:rFonts w:hint="default" w:ascii="Cambria Math" w:hAnsi="Cambria Math"/>
                    <w:sz w:val="24"/>
                  </w:rPr>
                </m:ctrlPr>
              </m:funcPr>
              <m:fName>
                <m:r>
                  <m:rPr>
                    <m:sty m:val="p"/>
                  </m:rPr>
                  <w:rPr>
                    <w:rFonts w:hint="default" w:ascii="Cambria Math" w:hAnsi="Cambria Math"/>
                    <w:sz w:val="24"/>
                  </w:rPr>
                  <m:t>max</m:t>
                </m:r>
                <m:ctrlPr>
                  <w:rPr>
                    <w:rFonts w:ascii="Cambria Math" w:hAnsi="Cambria Math"/>
                    <w:sz w:val="24"/>
                  </w:rPr>
                </m:ctrlPr>
              </m:fName>
              <m:e>
                <m:d>
                  <m:dPr>
                    <m:ctrlPr>
                      <w:rPr>
                        <w:rFonts w:hint="default" w:ascii="Cambria Math" w:hAnsi="Cambria Math"/>
                        <w:i/>
                        <w:sz w:val="24"/>
                      </w:rPr>
                    </m:ctrlPr>
                  </m:dPr>
                  <m:e>
                    <m:r>
                      <m:rPr/>
                      <w:rPr>
                        <w:rFonts w:hint="default" w:ascii="Cambria Math" w:hAnsi="Cambria Math"/>
                        <w:sz w:val="24"/>
                      </w:rPr>
                      <m:t>d(a,p)−d(a,n)+margin,0</m:t>
                    </m:r>
                    <m:ctrlPr>
                      <w:rPr>
                        <w:rFonts w:ascii="Cambria Math" w:hAnsi="Cambria Math"/>
                        <w:sz w:val="24"/>
                      </w:rPr>
                    </m:ctrlPr>
                  </m:e>
                </m:d>
                <m:ctrlPr>
                  <w:rPr>
                    <w:rFonts w:hint="default" w:ascii="Cambria Math" w:hAnsi="Cambria Math"/>
                    <w:i/>
                    <w:sz w:val="24"/>
                  </w:rPr>
                </m:ctrlPr>
              </m:e>
            </m:func>
            <m:ctrlPr>
              <w:rPr>
                <w:rFonts w:hint="default" w:ascii="Cambria Math" w:hAnsi="Cambria Math"/>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cs="Times New Roman"/>
          <w:i w:val="0"/>
          <w:sz w:val="24"/>
          <w:lang w:val="en-US" w:eastAsia="zh-CN"/>
        </w:rPr>
        <w:t>9</w:t>
      </w:r>
      <w:r>
        <w:rPr>
          <w:rFonts w:hint="default" w:ascii="Times New Roman" w:hAnsi="Times New Roman" w:cs="Times New Roman"/>
          <w:i w:val="0"/>
          <w:sz w:val="24"/>
          <w:lang w:val="en-US" w:eastAsia="zh-CN"/>
        </w:rPr>
        <w:t>）</w:t>
      </w:r>
    </w:p>
    <w:p w14:paraId="10BFA764">
      <w:pPr>
        <w:bidi w:val="0"/>
        <w:rPr>
          <w:rFonts w:hint="eastAsia"/>
          <w:lang w:val="en-US" w:eastAsia="zh-CN"/>
        </w:rPr>
      </w:pPr>
      <w:r>
        <w:rPr>
          <w:rFonts w:hint="eastAsia"/>
          <w:lang w:val="en-US" w:eastAsia="zh-CN"/>
        </w:rPr>
        <w:t>其中，</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p</m:t>
        </m:r>
        <m:r>
          <m:rPr>
            <m:nor/>
            <m:sty m:val="p"/>
          </m:rPr>
          <w:rPr>
            <w:rFonts w:hint="default" w:ascii="DejaVu Math TeX Gyre" w:hAnsi="DejaVu Math TeX Gyre" w:cs="Times"/>
            <w:b w:val="0"/>
            <w:i w:val="0"/>
            <w:iCs/>
          </w:rPr>
          <m:t>)</m:t>
        </m:r>
      </m:oMath>
      <w:r>
        <w:rPr>
          <w:rFonts w:hint="eastAsia"/>
          <w:lang w:val="en-US" w:eastAsia="zh-CN"/>
        </w:rPr>
        <w:t>为锚点与正样本距离；</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n</m:t>
        </m:r>
        <m:r>
          <m:rPr>
            <m:nor/>
            <m:sty m:val="p"/>
          </m:rPr>
          <w:rPr>
            <w:rFonts w:hint="default" w:ascii="DejaVu Math TeX Gyre" w:hAnsi="DejaVu Math TeX Gyre" w:cs="Times"/>
            <w:b w:val="0"/>
            <w:i w:val="0"/>
            <w:iCs/>
          </w:rPr>
          <m:t>)</m:t>
        </m:r>
      </m:oMath>
      <w:r>
        <w:rPr>
          <w:rFonts w:hint="eastAsia"/>
          <w:lang w:val="en-US" w:eastAsia="zh-CN"/>
        </w:rPr>
        <w:t>为锚点与负样本距离；</w:t>
      </w:r>
      <m:oMath>
        <m:r>
          <m:rPr>
            <m:nor/>
          </m:rPr>
          <w:rPr>
            <w:rFonts w:hint="default" w:ascii="DejaVu Math TeX Gyre" w:hAnsi="DejaVu Math TeX Gyre" w:cs="Times"/>
            <w:b w:val="0"/>
            <w:i/>
            <w:iCs/>
          </w:rPr>
          <m:t>margin</m:t>
        </m:r>
      </m:oMath>
      <w:r>
        <w:rPr>
          <w:rFonts w:hint="eastAsia"/>
          <w:lang w:val="en-US" w:eastAsia="zh-CN"/>
        </w:rPr>
        <w:t>为间隔参数，控制正负样本对的最小距离差，本文设置间隔参数=0.5。</w:t>
      </w:r>
    </w:p>
    <w:p w14:paraId="7EB98C2C">
      <w:pPr>
        <w:bidi w:val="0"/>
        <w:rPr>
          <w:rFonts w:hint="eastAsia"/>
          <w:lang w:val="en-US" w:eastAsia="zh-CN"/>
        </w:rPr>
      </w:pPr>
      <w:r>
        <w:rPr>
          <w:rFonts w:hint="eastAsia"/>
          <w:lang w:val="en-US" w:eastAsia="zh-CN"/>
        </w:rPr>
        <w:t>Triplet Loss鼓励锚点与正样本的距离加上间隔α后仍小于锚点与负样本的距离，从而保证类间边界清晰。</w:t>
      </w:r>
    </w:p>
    <w:p w14:paraId="72481B10">
      <w:pPr>
        <w:numPr>
          <w:ilvl w:val="0"/>
          <w:numId w:val="7"/>
        </w:numPr>
        <w:ind w:firstLine="420"/>
        <w:rPr>
          <w:rFonts w:hint="default"/>
          <w:lang w:val="en-US" w:eastAsia="zh-CN"/>
        </w:rPr>
      </w:pPr>
      <w:r>
        <w:rPr>
          <w:rFonts w:hint="eastAsia"/>
          <w:lang w:val="en-US" w:eastAsia="zh-CN"/>
        </w:rPr>
        <w:t>Contrastive Loss</w:t>
      </w:r>
    </w:p>
    <w:p w14:paraId="2161539A">
      <w:pPr>
        <w:bidi w:val="0"/>
        <w:rPr>
          <w:rFonts w:hint="default"/>
          <w:lang w:val="en-US" w:eastAsia="zh-CN"/>
        </w:rPr>
      </w:pPr>
      <w:r>
        <w:rPr>
          <w:rFonts w:hint="default"/>
          <w:lang w:val="en-US" w:eastAsia="zh-CN"/>
        </w:rPr>
        <w:t>Contrastive Loss通过直接约束样本对的相似性关系来学习判别性特征，与Triplet Loss形成互补。对于样本对</w:t>
      </w:r>
      <m:oMath>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j</m:t>
            </m:r>
            <m:ctrlPr>
              <w:rPr>
                <w:rFonts w:ascii="Cambria Math" w:hAnsi="Cambria Math"/>
              </w:rPr>
            </m:ctrlPr>
          </m:sub>
        </m:sSub>
        <m:r>
          <m:rPr>
            <m:sty m:val="p"/>
          </m:rPr>
          <w:rPr>
            <w:rFonts w:hint="default" w:ascii="Times New Roman" w:hAnsi="Times New Roman"/>
          </w:rPr>
          <m:t>)</m:t>
        </m:r>
      </m:oMath>
      <w:r>
        <w:rPr>
          <w:rFonts w:hint="default"/>
          <w:lang w:val="en-US" w:eastAsia="zh-CN"/>
        </w:rPr>
        <w:t>，定义标签</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lang w:eastAsia="zh-CN"/>
        </w:rPr>
        <w:t>，</w:t>
      </w:r>
      <w:r>
        <w:rPr>
          <w:rFonts w:hint="eastAsia"/>
          <w:lang w:val="en-US" w:eastAsia="zh-CN"/>
        </w:rPr>
        <w:t>数学表达式如公式（3-10）所示</w:t>
      </w:r>
      <w:r>
        <w:rPr>
          <w:rFonts w:hint="default"/>
          <w:lang w:val="en-US" w:eastAsia="zh-CN"/>
        </w:rPr>
        <w:t>：</w:t>
      </w:r>
    </w:p>
    <w:p w14:paraId="2E798D1F">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d>
          <m:dPr>
            <m:begChr m:val="{"/>
            <m:endChr m:val=""/>
            <m:ctrlPr>
              <w:rPr>
                <w:rFonts w:hint="default" w:ascii="Cambria Math" w:hAnsi="Cambria Math" w:eastAsia="宋体"/>
                <w:i/>
                <w:sz w:val="24"/>
              </w:rPr>
            </m:ctrlPr>
          </m:dPr>
          <m:e>
            <m:m>
              <m:mPr>
                <m:mcs>
                  <m:mc>
                    <m:mcPr>
                      <m:count m:val="2"/>
                      <m:mcJc m:val="center"/>
                    </m:mcPr>
                  </m:mc>
                </m:mcs>
                <m:plcHide m:val="1"/>
                <m:ctrlPr>
                  <w:rPr>
                    <w:rFonts w:hint="default" w:ascii="Cambria Math" w:hAnsi="Cambria Math" w:eastAsia="宋体"/>
                    <w:i/>
                    <w:sz w:val="24"/>
                  </w:rPr>
                </m:ctrlPr>
              </m:mPr>
              <m:mr>
                <m:e>
                  <m:r>
                    <m:rPr/>
                    <w:rPr>
                      <w:rFonts w:hint="default" w:ascii="Cambria Math" w:hAnsi="Cambria Math" w:eastAsia="宋体"/>
                      <w:sz w:val="24"/>
                    </w:rPr>
                    <m:t>1,</m:t>
                  </m:r>
                  <m:ctrlPr>
                    <w:rPr>
                      <w:rFonts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同类</m:t>
                  </m:r>
                  <m:ctrlPr>
                    <w:rPr>
                      <w:rFonts w:hint="default" w:ascii="Cambria Math" w:hAnsi="Cambria Math" w:eastAsia="宋体"/>
                      <w:sz w:val="24"/>
                    </w:rPr>
                  </m:ctrlPr>
                </m:e>
              </m:mr>
              <m:mr>
                <m:e>
                  <m:r>
                    <m:rPr/>
                    <w:rPr>
                      <w:rFonts w:hint="default" w:ascii="Cambria Math" w:hAnsi="Cambria Math" w:eastAsia="宋体"/>
                      <w:sz w:val="24"/>
                    </w:rPr>
                    <m:t>0,</m:t>
                  </m:r>
                  <m:ctrlPr>
                    <w:rPr>
                      <w:rFonts w:hint="default"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不同类</m:t>
                  </m:r>
                  <m:ctrlPr>
                    <w:rPr>
                      <w:rFonts w:hint="default" w:ascii="Cambria Math" w:hAnsi="Cambria Math" w:eastAsia="宋体"/>
                      <w:sz w:val="24"/>
                    </w:rPr>
                  </m:ctrlPr>
                </m:e>
              </m:mr>
            </m:m>
            <m:ctrlPr>
              <w:rPr>
                <w:rFonts w:hint="default" w:ascii="Cambria Math" w:hAnsi="Cambria Math" w:eastAsia="宋体"/>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0</w:t>
      </w:r>
      <w:r>
        <w:rPr>
          <w:rFonts w:hint="default" w:ascii="Times New Roman" w:hAnsi="Times New Roman" w:cs="Times New Roman"/>
          <w:i w:val="0"/>
          <w:sz w:val="24"/>
          <w:lang w:val="en-US" w:eastAsia="zh-CN"/>
        </w:rPr>
        <w:t>）</w:t>
      </w:r>
    </w:p>
    <w:p w14:paraId="52E41F5B">
      <w:pPr>
        <w:bidi w:val="0"/>
        <w:rPr>
          <w:rFonts w:hint="eastAsia"/>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rPr>
        <w:t>∈{0,1}为样本对标签</w:t>
      </w:r>
      <w:r>
        <w:rPr>
          <w:rFonts w:hint="eastAsia"/>
          <w:lang w:eastAsia="zh-CN"/>
        </w:rPr>
        <w:t>。</w:t>
      </w:r>
    </w:p>
    <w:p w14:paraId="0CB030EB">
      <w:pPr>
        <w:bidi w:val="0"/>
        <w:rPr>
          <w:rFonts w:hint="default"/>
          <w:lang w:val="en-US" w:eastAsia="zh-CN"/>
        </w:rPr>
      </w:pPr>
      <w:r>
        <w:rPr>
          <w:rFonts w:hint="default"/>
          <w:lang w:val="en-US" w:eastAsia="zh-CN"/>
        </w:rPr>
        <w:t>样本对距离同样采用欧氏距离</w:t>
      </w:r>
      <w:r>
        <w:rPr>
          <w:rFonts w:hint="eastAsia"/>
          <w:lang w:val="en-US" w:eastAsia="zh-CN"/>
        </w:rPr>
        <w:t>l</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j</m:t>
            </m:r>
            <m:ctrlPr>
              <w:rPr>
                <w:rFonts w:ascii="Cambria Math" w:hAnsi="Cambria Math"/>
              </w:rPr>
            </m:ctrlPr>
          </m:sub>
        </m:sSub>
        <m:sSubSup>
          <m:sSubSupPr>
            <m:ctrlPr>
              <w:rPr>
                <w:rFonts w:hint="default" w:ascii="Cambria Math" w:hAnsi="Cambria Math"/>
              </w:rPr>
            </m:ctrlPr>
          </m:sSubSupPr>
          <m:e>
            <m:r>
              <m:rPr>
                <m:sty m:val="p"/>
              </m:rPr>
              <w:rPr>
                <w:rFonts w:hint="default" w:ascii="Times New Roman" w:hAnsi="Times New Roman"/>
              </w:rPr>
              <m:t>‖</m:t>
            </m:r>
            <m:ctrlPr>
              <w:rPr>
                <w:rFonts w:ascii="Cambria Math" w:hAnsi="Cambria Math"/>
              </w:rPr>
            </m:ctrlPr>
          </m:e>
          <m:sub>
            <m:r>
              <m:rPr>
                <m:sty m:val="p"/>
              </m:rPr>
              <w:rPr>
                <w:rFonts w:hint="default" w:ascii="Times New Roman" w:hAnsi="Times New Roman"/>
              </w:rPr>
              <m:t>2</m:t>
            </m:r>
            <m:ctrlPr>
              <w:rPr>
                <w:rFonts w:ascii="Cambria Math" w:hAnsi="Cambria Math"/>
              </w:rPr>
            </m:ctrlPr>
          </m:sub>
          <m:sup>
            <m:r>
              <m:rPr>
                <m:sty m:val="p"/>
              </m:rPr>
              <w:rPr>
                <w:rFonts w:hint="default" w:ascii="Times New Roman" w:hAnsi="Times New Roman"/>
              </w:rPr>
              <m:t>2</m:t>
            </m:r>
            <m:ctrlPr>
              <w:rPr>
                <w:rFonts w:ascii="Cambria Math" w:hAnsi="Cambria Math"/>
              </w:rPr>
            </m:ctrlPr>
          </m:sup>
        </m:sSubSup>
      </m:oMath>
      <w:r>
        <w:rPr>
          <w:rFonts w:hint="default"/>
          <w:lang w:val="en-US" w:eastAsia="zh-CN"/>
        </w:rPr>
        <w:t>，则Contrastive Loss</w:t>
      </w:r>
      <w:r>
        <w:rPr>
          <w:rFonts w:hint="eastAsia"/>
          <w:lang w:val="en-US" w:eastAsia="zh-CN"/>
        </w:rPr>
        <w:t>数学表达式如公式（3-11）所示</w:t>
      </w:r>
      <w:r>
        <w:rPr>
          <w:rFonts w:hint="default"/>
          <w:lang w:val="en-US" w:eastAsia="zh-CN"/>
        </w:rPr>
        <w:t>：</w:t>
      </w:r>
    </w:p>
    <w:p w14:paraId="01954BDF">
      <w:pPr>
        <w:pStyle w:val="54"/>
        <w:bidi w:val="0"/>
        <w:rPr>
          <w:rFonts w:hint="default"/>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N</m:t>
            </m:r>
            <m:ctrlPr>
              <w:rPr>
                <w:rFonts w:ascii="Cambria Math" w:hAnsi="Cambria Math" w:eastAsia="宋体"/>
                <w:sz w:val="24"/>
              </w:rPr>
            </m:ctrlPr>
          </m:den>
        </m:f>
        <m:nary>
          <m:naryPr>
            <m:chr m:val="∑"/>
            <m:limLoc m:val="undOvr"/>
            <m:subHide m:val="1"/>
            <m:supHide m:val="1"/>
            <m:ctrlPr>
              <w:rPr>
                <w:rFonts w:hint="default" w:ascii="Cambria Math" w:hAnsi="Cambria Math" w:eastAsia="宋体"/>
                <w:i/>
                <w:sz w:val="24"/>
              </w:rPr>
            </m:ctrlPr>
          </m:naryPr>
          <m:sub>
            <m:ctrlPr>
              <w:rPr>
                <w:rFonts w:ascii="Cambria Math" w:hAnsi="Cambria Math" w:eastAsia="宋体"/>
                <w:sz w:val="24"/>
              </w:rPr>
            </m:ctrlPr>
          </m:sub>
          <m:sup>
            <m:ctrlPr>
              <w:rPr>
                <w:rFonts w:ascii="Cambria Math" w:hAnsi="Cambria Math" w:eastAsia="宋体"/>
                <w:sz w:val="24"/>
              </w:rPr>
            </m:ctrlPr>
          </m:sup>
          <m:e>
            <m:d>
              <m:dPr>
                <m:begChr m:val="["/>
                <m:endChr m:val="]"/>
                <m:ctrlPr>
                  <w:rPr>
                    <w:rFonts w:hint="default" w:ascii="Cambria Math" w:hAnsi="Cambria Math" w:eastAsia="宋体"/>
                    <w:i/>
                    <w:sz w:val="24"/>
                  </w:rPr>
                </m:ctrlPr>
              </m:dPr>
              <m:e>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+(1−</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max</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margin−</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,0</m:t>
                </m:r>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ctrlPr>
                  <w:rPr>
                    <w:rFonts w:hint="default" w:ascii="Cambria Math" w:hAnsi="Cambria Math" w:eastAsia="宋体"/>
                    <w:sz w:val="24"/>
                  </w:rPr>
                </m:ctrlPr>
              </m:e>
            </m:d>
            <m:ctrlPr>
              <w:rPr>
                <w:rFonts w:hint="default" w:ascii="Cambria Math" w:hAnsi="Cambria Math" w:eastAsia="宋体"/>
                <w:i/>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r>
        <w:rPr>
          <w:rFonts w:hint="eastAsia" w:cs="Times New Roman"/>
          <w:i w:val="0"/>
          <w:sz w:val="24"/>
          <w:lang w:val="en-US" w:eastAsia="zh-CN"/>
        </w:rPr>
        <w:t>1</w:t>
      </w:r>
      <w:r>
        <w:rPr>
          <w:rFonts w:hint="default" w:ascii="Times New Roman" w:hAnsi="Times New Roman" w:cs="Times New Roman"/>
          <w:i w:val="0"/>
          <w:sz w:val="24"/>
          <w:lang w:val="en-US" w:eastAsia="zh-CN"/>
        </w:rPr>
        <w:t>）</w:t>
      </w:r>
    </w:p>
    <w:p w14:paraId="20BF5582">
      <w:pPr>
        <w:bidi w:val="0"/>
        <w:rPr>
          <w:rFonts w:hint="default"/>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为样本对标签；</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为样本对欧氏距离。</w:t>
      </w:r>
    </w:p>
    <w:p w14:paraId="1A845604">
      <w:pPr>
        <w:bidi w:val="0"/>
        <w:rPr>
          <w:rFonts w:hint="default"/>
          <w:lang w:val="en-US" w:eastAsia="zh-CN"/>
        </w:rPr>
      </w:pPr>
      <w:r>
        <w:rPr>
          <w:rFonts w:hint="default"/>
          <w:lang w:val="en-US" w:eastAsia="zh-CN"/>
        </w:rPr>
        <w:t>Contrastive Loss与Triplet Loss的分工</w:t>
      </w:r>
      <w:r>
        <w:rPr>
          <w:rFonts w:hint="eastAsia"/>
          <w:lang w:val="en-US" w:eastAsia="zh-CN"/>
        </w:rPr>
        <w:t>关系是</w:t>
      </w:r>
      <w:r>
        <w:rPr>
          <w:rFonts w:hint="default"/>
          <w:lang w:val="en-US" w:eastAsia="zh-CN"/>
        </w:rPr>
        <w:t>Triplet Loss关注相对排序关系，Contrastive Loss直接约束绝对距离，二者联合可同时优化类内紧凑性和类间分离度。</w:t>
      </w:r>
    </w:p>
    <w:p w14:paraId="1A79DF77">
      <w:pPr>
        <w:numPr>
          <w:ilvl w:val="0"/>
          <w:numId w:val="7"/>
        </w:numPr>
        <w:ind w:firstLine="420"/>
        <w:rPr>
          <w:rFonts w:hint="default"/>
          <w:lang w:val="en-US" w:eastAsia="zh-CN"/>
        </w:rPr>
      </w:pPr>
      <w:r>
        <w:rPr>
          <w:rFonts w:hint="eastAsia"/>
          <w:lang w:val="en-US" w:eastAsia="zh-CN"/>
        </w:rPr>
        <w:t>Quantization Loss</w:t>
      </w:r>
    </w:p>
    <w:p w14:paraId="45B517C6">
      <w:pPr>
        <w:numPr>
          <w:ilvl w:val="0"/>
          <w:numId w:val="0"/>
        </w:numPr>
        <w:ind w:firstLine="420" w:firstLineChars="0"/>
        <w:rPr>
          <w:rFonts w:hint="default"/>
          <w:lang w:val="en-US" w:eastAsia="zh-CN"/>
        </w:rPr>
      </w:pPr>
      <w:r>
        <w:rPr>
          <w:rFonts w:hint="default"/>
          <w:lang w:val="en-US" w:eastAsia="zh-CN"/>
        </w:rPr>
        <w:t>哈希层在训练时输出连续值，推理时通过符号函数离散化为二进制哈希码。这种训练-推理不一致会导致量化误差。Quantization Loss用于约束连续值向离散哈希码的映射</w:t>
      </w:r>
      <w:r>
        <w:rPr>
          <w:rFonts w:hint="eastAsia"/>
          <w:lang w:val="en-US" w:eastAsia="zh-CN"/>
        </w:rPr>
        <w:t>，其数学表达式见上述公式（3-8）。</w:t>
      </w:r>
    </w:p>
    <w:p w14:paraId="5FF3FD89">
      <w:pPr>
        <w:numPr>
          <w:ilvl w:val="0"/>
          <w:numId w:val="7"/>
        </w:numPr>
        <w:ind w:firstLine="420"/>
        <w:rPr>
          <w:rFonts w:hint="default"/>
          <w:lang w:val="en-US" w:eastAsia="zh-CN"/>
        </w:rPr>
      </w:pPr>
      <w:r>
        <w:rPr>
          <w:rFonts w:hint="eastAsia"/>
          <w:lang w:val="en-US" w:eastAsia="zh-CN"/>
        </w:rPr>
        <w:t>在线难例挖掘策略</w:t>
      </w:r>
    </w:p>
    <w:p w14:paraId="6E1F504D">
      <w:pPr>
        <w:bidi w:val="0"/>
        <w:rPr>
          <w:rFonts w:hint="default"/>
          <w:lang w:val="en-US" w:eastAsia="zh-CN"/>
        </w:rPr>
      </w:pPr>
      <w:r>
        <w:rPr>
          <w:rFonts w:hint="default"/>
          <w:lang w:val="en-US" w:eastAsia="zh-CN"/>
        </w:rPr>
        <w:t>古树名木数据集的样本分布呈现显著的长尾分布特性：少数常见树种（如侧柏、油松）拥有大量样本记录，而多数珍稀树种样本稀少，类别间样本数量差异悬殊。这种分布导致模型训练过程中头部类别主导梯度更新，尾部类别特征学习不充分，进而造成检索时尾部类别命中率偏低。针对该问题，</w:t>
      </w:r>
      <w:r>
        <w:rPr>
          <w:rFonts w:hint="eastAsia"/>
          <w:lang w:val="en-US" w:eastAsia="zh-CN"/>
        </w:rPr>
        <w:t>本文</w:t>
      </w:r>
      <w:r>
        <w:rPr>
          <w:rFonts w:hint="default"/>
          <w:lang w:val="en-US" w:eastAsia="zh-CN"/>
        </w:rPr>
        <w:t>采用在线难例挖掘策略OHEM（Online Hard Example Mining）</w:t>
      </w:r>
      <w:r>
        <w:rPr>
          <w:rFonts w:hint="default"/>
          <w:vertAlign w:val="superscript"/>
          <w:lang w:val="en-US" w:eastAsia="zh-CN"/>
        </w:rPr>
        <w:fldChar w:fldCharType="begin"/>
      </w:r>
      <w:r>
        <w:instrText xml:space="preserve"> REF _Ref1090175234 \r \h  \* MERGEFORMAT</w:instrText>
      </w:r>
      <w:r>
        <w:rPr>
          <w:rFonts w:hint="default"/>
          <w:vertAlign w:val="superscript"/>
          <w:lang w:val="en-US" w:eastAsia="zh-CN"/>
        </w:rPr>
        <w:fldChar w:fldCharType="separate"/>
      </w:r>
      <w:r>
        <w:rPr>
          <w:rFonts w:hint="default"/>
          <w:vertAlign w:val="superscript"/>
          <w:lang w:val="en-US" w:eastAsia="zh-CN"/>
        </w:rPr>
        <w:t>[43]</w:t>
      </w:r>
      <w:r>
        <w:rPr>
          <w:rFonts w:hint="default"/>
          <w:vertAlign w:val="superscript"/>
          <w:lang w:val="en-US" w:eastAsia="zh-CN"/>
        </w:rPr>
        <w:fldChar w:fldCharType="end"/>
      </w:r>
      <w:r>
        <w:rPr>
          <w:rFonts w:hint="default"/>
          <w:lang w:val="en-US" w:eastAsia="zh-CN"/>
        </w:rPr>
        <w:t>提升训练效率并缓解类别不平衡问题。难例定义为满足以下条件的样本对</w:t>
      </w:r>
      <w:r>
        <w:rPr>
          <w:rFonts w:hint="eastAsia"/>
          <w:lang w:val="en-US" w:eastAsia="zh-CN"/>
        </w:rPr>
        <w:t>，数学表达式如公式</w:t>
      </w:r>
      <w:r>
        <w:rPr>
          <w:rFonts w:hint="default"/>
          <w:lang w:val="en-US" w:eastAsia="zh-CN"/>
        </w:rPr>
        <w:t>（3-</w:t>
      </w:r>
      <w:r>
        <w:rPr>
          <w:rFonts w:hint="eastAsia"/>
          <w:lang w:val="en-US" w:eastAsia="zh-CN"/>
        </w:rPr>
        <w:t>12）所示</w:t>
      </w:r>
      <w:r>
        <w:rPr>
          <w:rFonts w:hint="default"/>
          <w:lang w:val="en-US" w:eastAsia="zh-CN"/>
        </w:rPr>
        <w:t>：</w:t>
      </w:r>
    </w:p>
    <w:p w14:paraId="75CED29E">
      <w:pPr>
        <w:pStyle w:val="54"/>
        <w:bidi w:val="0"/>
        <w:rPr>
          <w:rFonts w:hint="default" w:ascii="Times New Roman" w:hAnsi="Times New Roman" w:eastAsia="宋体" w:cs="Times New Roman"/>
          <w:lang w:val="en-US" w:eastAsia="zh-CN"/>
        </w:rPr>
      </w:pPr>
      <w:r>
        <w:rPr>
          <w:rFonts w:hint="eastAsia"/>
          <w:i w:val="0"/>
          <w:sz w:val="24"/>
          <w:lang w:val="en-US" w:eastAsia="zh-CN"/>
        </w:rPr>
        <w:tab/>
      </w:r>
      <m:oMath>
        <m:r>
          <m:rPr/>
          <w:rPr>
            <w:rFonts w:hint="eastAsia" w:ascii="Cambria Math" w:hAnsi="Cambria Math" w:eastAsia="宋体" w:cs="Times New Roman"/>
            <w:kern w:val="2"/>
            <w:sz w:val="24"/>
            <w:szCs w:val="24"/>
            <w:lang w:val="en-US" w:eastAsia="zh-CN" w:bidi="ar-SA"/>
          </w:rPr>
          <m:t>d(a,p) &lt; d(a,n) &lt; d(a,p) + margin</m:t>
        </m:r>
      </m:oMath>
      <w:r>
        <w:rPr>
          <w:rFonts w:hint="eastAsia" w:hAnsi="Cambria Math"/>
          <w:i w:val="0"/>
          <w:sz w:val="24"/>
          <w:lang w:val="en-US" w:eastAsia="zh-CN"/>
        </w:rPr>
        <w:t xml:space="preserve">  </w:t>
      </w:r>
      <w:r>
        <w:rPr>
          <w:rFonts w:hint="eastAsia"/>
          <w:i w:val="0"/>
          <w:sz w:val="24"/>
          <w:lang w:val="en-US" w:eastAsia="zh-CN"/>
        </w:rPr>
        <w:tab/>
      </w:r>
      <w:r>
        <w:rPr>
          <w:rFonts w:hint="eastAsia"/>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2</w:t>
      </w:r>
      <w:r>
        <w:rPr>
          <w:rFonts w:hint="eastAsia" w:ascii="Times New Roman" w:hAnsi="Times New Roman" w:cs="Times New Roman"/>
          <w:i w:val="0"/>
          <w:sz w:val="24"/>
          <w:lang w:val="en-US" w:eastAsia="zh-CN"/>
        </w:rPr>
        <w:t>）</w:t>
      </w:r>
    </w:p>
    <w:p w14:paraId="100E7517">
      <w:pPr>
        <w:bidi w:val="0"/>
        <w:rPr>
          <w:rFonts w:hint="default"/>
          <w:lang w:val="en-US" w:eastAsia="zh-CN"/>
        </w:rPr>
      </w:pPr>
      <w:r>
        <w:rPr>
          <w:rFonts w:hint="eastAsia"/>
          <w:lang w:val="en-US" w:eastAsia="zh-CN"/>
        </w:rPr>
        <w:t>其中，</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为锚点与正样本距离，</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为锚点与负样本距离，</w:t>
      </w:r>
      <m:oMath>
        <m:r>
          <m:rPr/>
          <w:rPr>
            <w:rFonts w:hint="eastAsia" w:ascii="Cambria Math" w:hAnsi="Cambria Math" w:eastAsia="宋体" w:cs="Times New Roman"/>
            <w:kern w:val="2"/>
            <w:sz w:val="24"/>
            <w:szCs w:val="24"/>
            <w:lang w:val="en-US" w:eastAsia="zh-CN" w:bidi="ar-SA"/>
          </w:rPr>
          <m:t>margin</m:t>
        </m:r>
      </m:oMath>
      <w:r>
        <w:rPr>
          <w:rFonts w:hint="eastAsia" w:hAnsi="Cambria Math" w:eastAsia="宋体" w:cs="Times New Roman"/>
          <w:i w:val="0"/>
          <w:kern w:val="2"/>
          <w:sz w:val="24"/>
          <w:szCs w:val="24"/>
          <w:lang w:val="en-US" w:eastAsia="zh-CN" w:bidi="ar-SA"/>
        </w:rPr>
        <w:t>为间隔参数，即</w:t>
      </w:r>
      <w:r>
        <w:rPr>
          <w:rFonts w:hint="default"/>
          <w:lang w:val="en-US" w:eastAsia="zh-CN"/>
        </w:rPr>
        <w:t>负样本虽比正样本远，但未满足</w:t>
      </w:r>
      <w:r>
        <w:rPr>
          <w:rFonts w:hint="eastAsia"/>
          <w:lang w:val="en-US" w:eastAsia="zh-CN"/>
        </w:rPr>
        <w:t>间隔</w:t>
      </w:r>
      <w:r>
        <w:rPr>
          <w:rFonts w:hint="default"/>
          <w:lang w:val="en-US" w:eastAsia="zh-CN"/>
        </w:rPr>
        <w:t>约束，位于决策边界附近</w:t>
      </w:r>
      <w:r>
        <w:rPr>
          <w:rFonts w:hint="eastAsia"/>
          <w:lang w:val="en-US" w:eastAsia="zh-CN"/>
        </w:rPr>
        <w:t>。</w:t>
      </w:r>
    </w:p>
    <w:p w14:paraId="21E2F971">
      <w:pPr>
        <w:bidi w:val="0"/>
        <w:rPr>
          <w:rFonts w:hint="default"/>
          <w:lang w:val="en-US" w:eastAsia="zh-CN"/>
        </w:rPr>
      </w:pPr>
      <w:r>
        <w:rPr>
          <w:rFonts w:hint="default"/>
          <w:lang w:val="en-US" w:eastAsia="zh-CN"/>
        </w:rPr>
        <w:t>在线难例挖掘在每个训练批次中动态选择当前模型最难区分的Top-K个样本参与损失计算，使模型更关注决策边界附近的模糊样本。这种策略对类别不平衡场景尤为有效：对于样本稀少的尾部类别（如濒危古树</w:t>
      </w:r>
      <w:r>
        <w:rPr>
          <w:rFonts w:hint="eastAsia"/>
          <w:lang w:val="en-US" w:eastAsia="zh-CN"/>
        </w:rPr>
        <w:t>名木</w:t>
      </w:r>
      <w:r>
        <w:rPr>
          <w:rFonts w:hint="default"/>
          <w:lang w:val="en-US" w:eastAsia="zh-CN"/>
        </w:rPr>
        <w:t>），难例挖掘确保其样本获得足够的梯度更新，避免被头部类别主导。</w:t>
      </w:r>
    </w:p>
    <w:p w14:paraId="0EE13495">
      <w:pPr>
        <w:numPr>
          <w:ilvl w:val="0"/>
          <w:numId w:val="7"/>
        </w:numPr>
        <w:ind w:firstLine="420"/>
        <w:rPr>
          <w:rFonts w:hint="default"/>
          <w:lang w:val="en-US" w:eastAsia="zh-CN"/>
        </w:rPr>
      </w:pPr>
      <w:r>
        <w:rPr>
          <w:rFonts w:hint="eastAsia"/>
          <w:lang w:val="en-US" w:eastAsia="zh-CN"/>
        </w:rPr>
        <w:t>联合损失函数</w:t>
      </w:r>
    </w:p>
    <w:p w14:paraId="0557347F">
      <w:pPr>
        <w:bidi w:val="0"/>
        <w:rPr>
          <w:rFonts w:hint="default"/>
          <w:lang w:val="en-US" w:eastAsia="zh-CN"/>
        </w:rPr>
      </w:pPr>
      <w:r>
        <w:rPr>
          <w:rFonts w:hint="default"/>
          <w:lang w:val="en-US" w:eastAsia="zh-CN"/>
        </w:rPr>
        <w:t>最终的联合损失函数整合三种损失，采用加权求和形式</w:t>
      </w:r>
      <w:r>
        <w:rPr>
          <w:rFonts w:hint="eastAsia"/>
          <w:lang w:val="en-US" w:eastAsia="zh-CN"/>
        </w:rPr>
        <w:t>，其数学表达式如公式（3-13）所示</w:t>
      </w:r>
      <w:r>
        <w:rPr>
          <w:rFonts w:hint="default"/>
          <w:lang w:val="en-US" w:eastAsia="zh-CN"/>
        </w:rPr>
        <w:t>：</w:t>
      </w:r>
    </w:p>
    <w:p w14:paraId="526579D9">
      <w:pPr>
        <w:pStyle w:val="54"/>
        <w:bidi w:val="0"/>
        <w:rPr>
          <w:rFonts w:hint="eastAsia"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total</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3</w:t>
      </w:r>
      <w:r>
        <w:rPr>
          <w:rFonts w:hint="default" w:ascii="Times New Roman" w:hAnsi="Times New Roman" w:cs="Times New Roman"/>
          <w:i w:val="0"/>
          <w:sz w:val="24"/>
          <w:lang w:val="en-US" w:eastAsia="zh-CN"/>
        </w:rPr>
        <w:t>）</w:t>
      </w:r>
    </w:p>
    <w:p w14:paraId="17CC72F6">
      <w:pPr>
        <w:bidi w:val="0"/>
        <w:rPr>
          <w:rFonts w:hint="eastAsia"/>
          <w:lang w:val="en-US" w:eastAsia="zh-CN"/>
        </w:rPr>
      </w:pPr>
      <w:r>
        <w:rPr>
          <w:rFonts w:hint="eastAsia"/>
          <w:lang w:val="en-US" w:eastAsia="zh-CN"/>
        </w:rPr>
        <w:t>其中，三种损失的设计分工明确：Triplet Loss（</w:t>
      </w:r>
      <w:r>
        <w:rPr>
          <w:rFonts w:hint="default"/>
          <w:lang w:val="en-US" w:eastAsia="zh-CN"/>
        </w:rPr>
        <w:t>λ₁</w:t>
      </w:r>
      <w:r>
        <w:rPr>
          <w:rFonts w:hint="eastAsia"/>
          <w:lang w:val="en-US" w:eastAsia="zh-CN"/>
        </w:rPr>
        <w:t>=10/16，主导损失），直接优化检索排序，拉大类间距离；Contrastive Loss（</w:t>
      </w:r>
      <w:r>
        <w:rPr>
          <w:rFonts w:hint="default"/>
          <w:lang w:val="en-US" w:eastAsia="zh-CN"/>
        </w:rPr>
        <w:t>λ₂</w:t>
      </w:r>
      <w:r>
        <w:rPr>
          <w:rFonts w:hint="eastAsia"/>
          <w:lang w:val="en-US" w:eastAsia="zh-CN"/>
        </w:rPr>
        <w:t>=5/16，辅助损失），增强类内聚集，提供补充监督；Quantization Loss（</w:t>
      </w:r>
      <w:r>
        <w:rPr>
          <w:rFonts w:hint="default"/>
          <w:lang w:val="en-US" w:eastAsia="zh-CN"/>
        </w:rPr>
        <w:t>λ₃</w:t>
      </w:r>
      <w:r>
        <w:rPr>
          <w:rFonts w:hint="eastAsia"/>
          <w:lang w:val="en-US" w:eastAsia="zh-CN"/>
        </w:rPr>
        <w:t>=1/16，约束损失），减小量化误差，保证哈希码质量。三种损失权重按10:5:1的比例分配并归一化，满足</w:t>
      </w:r>
      <w:r>
        <w:rPr>
          <w:rFonts w:hint="default"/>
          <w:lang w:val="en-US" w:eastAsia="zh-CN"/>
        </w:rPr>
        <w:t>λ₁</w:t>
      </w:r>
      <w:r>
        <w:rPr>
          <w:rFonts w:hint="eastAsia"/>
          <w:lang w:val="en-US" w:eastAsia="zh-CN"/>
        </w:rPr>
        <w:t>+</w:t>
      </w:r>
      <w:r>
        <w:rPr>
          <w:rFonts w:hint="default"/>
          <w:lang w:val="en-US" w:eastAsia="zh-CN"/>
        </w:rPr>
        <w:t>λ₂</w:t>
      </w:r>
      <w:r>
        <w:rPr>
          <w:rFonts w:hint="eastAsia"/>
          <w:lang w:val="en-US" w:eastAsia="zh-CN"/>
        </w:rPr>
        <w:t>+</w:t>
      </w:r>
      <w:r>
        <w:rPr>
          <w:rFonts w:hint="default"/>
          <w:lang w:val="en-US" w:eastAsia="zh-CN"/>
        </w:rPr>
        <w:t>λ₃</w:t>
      </w:r>
      <w:r>
        <w:rPr>
          <w:rFonts w:hint="eastAsia"/>
          <w:lang w:val="en-US" w:eastAsia="zh-CN"/>
        </w:rPr>
        <w:t>=1。权重的设置遵循“主导-辅助”原则：Triplet Loss直接优化检索任务目标，赋予最高权重；Contrastive Loss提供补充监督，权重次之；Quantization Loss仅作为约束项，权重较小避免影响特征学习。上述具体取值通过预实验探索确定，详细敏感性分析及验证见3.4.4节。</w:t>
      </w:r>
    </w:p>
    <w:p w14:paraId="3F72F348">
      <w:pPr>
        <w:pStyle w:val="4"/>
        <w:rPr>
          <w:rFonts w:hint="eastAsia"/>
          <w:lang w:val="en-US" w:eastAsia="zh-CN"/>
        </w:rPr>
      </w:pPr>
      <w:bookmarkStart w:id="104" w:name="_Toc7999"/>
      <w:bookmarkStart w:id="105" w:name="_Toc219236321"/>
      <w:bookmarkStart w:id="106" w:name="_Toc21323"/>
      <w:bookmarkStart w:id="107" w:name="_Toc10210"/>
      <w:r>
        <w:rPr>
          <w:rFonts w:hint="eastAsia"/>
        </w:rPr>
        <w:t>3.2.</w:t>
      </w:r>
      <w:r>
        <w:rPr>
          <w:rFonts w:hint="eastAsia"/>
          <w:lang w:val="en-US" w:eastAsia="zh-CN"/>
        </w:rPr>
        <w:t>6 检索层</w:t>
      </w:r>
      <w:bookmarkEnd w:id="104"/>
    </w:p>
    <w:p w14:paraId="70F394C2">
      <w:pPr>
        <w:bidi w:val="0"/>
        <w:rPr>
          <w:rFonts w:hint="eastAsia"/>
          <w:lang w:val="en-US" w:eastAsia="zh-CN"/>
        </w:rPr>
      </w:pPr>
      <w:r>
        <w:rPr>
          <w:rFonts w:hint="eastAsia"/>
          <w:lang w:val="en-US" w:eastAsia="zh-CN"/>
        </w:rPr>
        <w:t>检索模块负责根据查询（图像或地理位置坐标）从数据库中返回最相似的Top-K个检索结果，支持以图搜图（I2I）、以图搜位置（I2L）和以位置搜图（L2I）三种检索模式。其中K为用户指定的返回结果数量，典型取值包括10、50或100等，可根据实际应用场景灵活设置。</w:t>
      </w:r>
    </w:p>
    <w:p w14:paraId="38674BE0">
      <w:pPr>
        <w:numPr>
          <w:ilvl w:val="0"/>
          <w:numId w:val="8"/>
        </w:numPr>
        <w:ind w:firstLine="420" w:firstLineChars="0"/>
        <w:rPr>
          <w:rFonts w:hint="eastAsia"/>
          <w:lang w:val="en-US" w:eastAsia="zh-CN"/>
        </w:rPr>
      </w:pPr>
      <w:r>
        <w:rPr>
          <w:rFonts w:hint="eastAsia"/>
          <w:lang w:val="en-US" w:eastAsia="zh-CN"/>
        </w:rPr>
        <w:t>基于余弦相似度的连续值特征检索</w:t>
      </w:r>
    </w:p>
    <w:p w14:paraId="3585F9B7">
      <w:pPr>
        <w:bidi w:val="0"/>
        <w:rPr>
          <w:rFonts w:hint="eastAsia"/>
          <w:lang w:val="en-US" w:eastAsia="zh-CN"/>
        </w:rPr>
      </w:pPr>
      <w:r>
        <w:rPr>
          <w:rFonts w:hint="eastAsia"/>
          <w:lang w:val="en-US" w:eastAsia="zh-CN"/>
        </w:rPr>
        <w:t>使用哈希层输出的连续值哈希码，通过余弦相似度度量查询样本与库样本的语义相似程度。余弦相似度计算数学表达式如公式（3-14）所示：</w:t>
      </w:r>
    </w:p>
    <w:p w14:paraId="1E43E0EC">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m:sty m:val="p"/>
              </m:rPr>
              <w:rPr>
                <w:rFonts w:hint="default" w:ascii="Cambria Math" w:hAnsi="Cambria Math" w:eastAsia="宋体"/>
                <w:sz w:val="24"/>
              </w:rPr>
              <m:t>cos</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q⋅d</m:t>
            </m:r>
            <m:ctrlPr>
              <w:rPr>
                <w:rFonts w:ascii="Cambria Math" w:hAnsi="Cambria Math" w:eastAsia="宋体"/>
                <w:sz w:val="24"/>
              </w:rPr>
            </m:ctrlPr>
          </m:num>
          <m:den>
            <m:r>
              <m:rPr/>
              <w:rPr>
                <w:rFonts w:hint="default" w:ascii="Cambria Math" w:hAnsi="Cambria Math" w:eastAsia="宋体"/>
                <w:sz w:val="24"/>
              </w:rPr>
              <m:t>‖q‖⋅‖d‖</m:t>
            </m:r>
            <m:ctrlPr>
              <w:rPr>
                <w:rFonts w:ascii="Cambria Math" w:hAnsi="Cambria Math" w:eastAsia="宋体"/>
                <w:sz w:val="24"/>
              </w:rPr>
            </m:ctrlPr>
          </m:den>
        </m:f>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4</w:t>
      </w:r>
      <w:r>
        <w:rPr>
          <w:rFonts w:hint="default" w:ascii="Times New Roman" w:hAnsi="Times New Roman" w:cs="Times New Roman"/>
          <w:i w:val="0"/>
          <w:sz w:val="24"/>
          <w:lang w:val="en-US" w:eastAsia="zh-CN"/>
        </w:rPr>
        <w:t>）</w:t>
      </w:r>
    </w:p>
    <w:p w14:paraId="618BDAC1">
      <w:pPr>
        <w:bidi w:val="0"/>
        <w:rPr>
          <w:rFonts w:hint="default"/>
          <w:lang w:val="en-US" w:eastAsia="zh-CN"/>
        </w:rPr>
      </w:pPr>
      <w:r>
        <w:rPr>
          <w:rFonts w:hint="default"/>
          <w:lang w:val="en-US" w:eastAsia="zh-CN"/>
        </w:rPr>
        <w:t>其中，</w:t>
      </w:r>
      <m:oMath>
        <m:r>
          <m:rPr>
            <m:nor/>
          </m:rPr>
          <w:rPr>
            <w:rFonts w:hint="default" w:ascii="DejaVu Math TeX Gyre" w:hAnsi="DejaVu Math TeX Gyre" w:cs="Times"/>
            <w:b w:val="0"/>
            <w:bCs w:val="0"/>
            <w:i/>
            <w:iCs/>
          </w:rPr>
          <m:t>q</m:t>
        </m:r>
      </m:oMath>
      <w:r>
        <w:rPr>
          <w:rFonts w:hint="default"/>
          <w:lang w:val="en-US" w:eastAsia="zh-CN"/>
        </w:rPr>
        <w:t>为查询样本的连续值哈希码；</w:t>
      </w:r>
      <m:oMath>
        <m:r>
          <m:rPr>
            <m:nor/>
          </m:rPr>
          <w:rPr>
            <w:rFonts w:hint="default" w:ascii="DejaVu Math TeX Gyre" w:hAnsi="DejaVu Math TeX Gyre" w:cs="Times"/>
            <w:b w:val="0"/>
            <w:i/>
            <w:iCs/>
          </w:rPr>
          <m:t>d</m:t>
        </m:r>
      </m:oMath>
      <w:r>
        <w:rPr>
          <w:rFonts w:hint="default"/>
          <w:lang w:val="en-US" w:eastAsia="zh-CN"/>
        </w:rPr>
        <w:t>为库样本的连续值哈希码；</w:t>
      </w:r>
      <m:oMath>
        <m:sSub>
          <m:sSubPr>
            <m:ctrlPr>
              <w:rPr>
                <w:rFonts w:hint="default" w:ascii="DejaVu Math TeX Gyre" w:hAnsi="DejaVu Math TeX Gyre" w:cs="Times"/>
                <w:b w:val="0"/>
                <w:bCs w:val="0"/>
                <w:i/>
                <w:iCs/>
              </w:rPr>
            </m:ctrlPr>
          </m:sSubPr>
          <m:e>
            <m:r>
              <m:rPr>
                <m:nor/>
              </m:rPr>
              <w:rPr>
                <w:rFonts w:hint="default" w:ascii="DejaVu Math TeX Gyre" w:hAnsi="DejaVu Math TeX Gyre" w:cs="Times"/>
                <w:b w:val="0"/>
                <w:bCs w:val="0"/>
                <w:i/>
                <w:iCs/>
              </w:rPr>
              <m:t>s</m:t>
            </m:r>
            <m:ctrlPr>
              <w:rPr>
                <w:rFonts w:hint="default" w:ascii="DejaVu Math TeX Gyre" w:hAnsi="DejaVu Math TeX Gyre" w:cs="Times"/>
                <w:b w:val="0"/>
                <w:bCs w:val="0"/>
                <w:i/>
                <w:iCs/>
              </w:rPr>
            </m:ctrlPr>
          </m:e>
          <m:sub>
            <m:r>
              <m:rPr>
                <m:nor/>
              </m:rPr>
              <w:rPr>
                <w:rFonts w:hint="default" w:ascii="DejaVu Math TeX Gyre" w:hAnsi="DejaVu Math TeX Gyre" w:cs="Times"/>
                <w:b w:val="0"/>
                <w:bCs w:val="0"/>
                <w:i/>
                <w:iCs/>
              </w:rPr>
              <m:t>cos</m:t>
            </m:r>
            <m:ctrlPr>
              <w:rPr>
                <w:rFonts w:hint="default" w:ascii="DejaVu Math TeX Gyre" w:hAnsi="DejaVu Math TeX Gyre" w:cs="Times"/>
                <w:b w:val="0"/>
                <w:bCs w:val="0"/>
                <w:i/>
                <w:iCs/>
              </w:rPr>
            </m:ctrlPr>
          </m:sub>
        </m:sSub>
        <m:r>
          <m:rPr>
            <m:nor/>
            <m:sty m:val="p"/>
          </m:rPr>
          <w:rPr>
            <w:rFonts w:hint="default" w:ascii="DejaVu Math TeX Gyre" w:hAnsi="DejaVu Math TeX Gyre" w:cs="Times"/>
            <w:b w:val="0"/>
            <w:bCs w:val="0"/>
            <w:i w:val="0"/>
            <w:iCs/>
          </w:rPr>
          <m:t>(</m:t>
        </m:r>
        <m:r>
          <m:rPr>
            <m:nor/>
          </m:rPr>
          <w:rPr>
            <w:rFonts w:hint="default" w:ascii="DejaVu Math TeX Gyre" w:hAnsi="DejaVu Math TeX Gyre" w:cs="Times"/>
            <w:b w:val="0"/>
            <w:bCs w:val="0"/>
            <w:i/>
            <w:iCs/>
          </w:rPr>
          <m:t>q</m:t>
        </m:r>
        <m:r>
          <m:rPr>
            <m:nor/>
            <m:sty m:val="p"/>
          </m:rPr>
          <w:rPr>
            <w:rFonts w:hint="default" w:ascii="DejaVu Math TeX Gyre" w:hAnsi="DejaVu Math TeX Gyre" w:cs="Times"/>
            <w:b w:val="0"/>
            <w:bCs w:val="0"/>
            <w:i w:val="0"/>
            <w:iCs/>
          </w:rPr>
          <m:t>,</m:t>
        </m:r>
        <m:r>
          <m:rPr>
            <m:nor/>
          </m:rPr>
          <w:rPr>
            <w:rFonts w:hint="default" w:ascii="DejaVu Math TeX Gyre" w:hAnsi="DejaVu Math TeX Gyre" w:cs="Times"/>
            <w:b w:val="0"/>
            <w:bCs w:val="0"/>
            <w:i/>
            <w:iCs/>
          </w:rPr>
          <m:t>d</m:t>
        </m:r>
        <m:r>
          <m:rPr>
            <m:nor/>
            <m:sty m:val="p"/>
          </m:rPr>
          <w:rPr>
            <w:rFonts w:hint="default" w:ascii="DejaVu Math TeX Gyre" w:hAnsi="DejaVu Math TeX Gyre" w:cs="Times"/>
            <w:b w:val="0"/>
            <w:bCs w:val="0"/>
            <w:i w:val="0"/>
            <w:iCs/>
          </w:rPr>
          <m:t>)</m:t>
        </m:r>
      </m:oMath>
      <w:r>
        <w:rPr>
          <w:rFonts w:hint="default"/>
          <w:lang w:val="en-US" w:eastAsia="zh-CN"/>
        </w:rPr>
        <w:t>为余弦相似度，取值范围为[−1, 1]。该相似度用于训练阶段的连续值哈希码比较，推理阶段采用汉明距离度量离散哈希码相似性。余弦相似度通过度量两向量夹角的余弦值反映语义相似程度，值越大表示夹角越小、相似度高。</w:t>
      </w:r>
    </w:p>
    <w:p w14:paraId="27BC29AF">
      <w:pPr>
        <w:numPr>
          <w:ilvl w:val="0"/>
          <w:numId w:val="8"/>
        </w:numPr>
        <w:ind w:firstLine="420" w:firstLineChars="0"/>
        <w:rPr>
          <w:rFonts w:hint="default"/>
          <w:lang w:val="en-US" w:eastAsia="zh-CN"/>
        </w:rPr>
      </w:pPr>
      <w:r>
        <w:rPr>
          <w:rFonts w:hint="default"/>
          <w:lang w:val="en-US" w:eastAsia="zh-CN"/>
        </w:rPr>
        <w:t>基于汉明距离的哈希码快速检索</w:t>
      </w:r>
    </w:p>
    <w:p w14:paraId="25C9D09B">
      <w:pPr>
        <w:bidi w:val="0"/>
        <w:rPr>
          <w:rFonts w:hint="eastAsia"/>
          <w:lang w:val="en-US" w:eastAsia="zh-CN"/>
        </w:rPr>
      </w:pPr>
      <w:r>
        <w:rPr>
          <w:rFonts w:hint="eastAsia"/>
          <w:lang w:val="en-US" w:eastAsia="zh-CN"/>
        </w:rPr>
        <w:t>将哈希层输出的连续值通过Sign函数二值化为128位二进制哈希码，利用汉明距离度量样本间的相似性。汉明距离数学表达式如公式（3-15）所示：</w:t>
      </w:r>
    </w:p>
    <w:p w14:paraId="6ED42C38">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hamming</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5</w:t>
      </w:r>
      <w:r>
        <w:rPr>
          <w:rFonts w:hint="default" w:ascii="Times New Roman" w:hAnsi="Times New Roman" w:cs="Times New Roman"/>
          <w:i w:val="0"/>
          <w:sz w:val="24"/>
          <w:lang w:val="en-US" w:eastAsia="zh-CN"/>
        </w:rPr>
        <w:t>）</w:t>
      </w:r>
    </w:p>
    <w:p w14:paraId="2E37C818">
      <w:pPr>
        <w:bidi w:val="0"/>
        <w:rPr>
          <w:rFonts w:hint="default"/>
          <w:lang w:val="en-US" w:eastAsia="zh-CN"/>
        </w:rPr>
      </w:pPr>
      <w:r>
        <w:rPr>
          <w:rFonts w:hint="eastAsia"/>
          <w:lang w:val="en-US" w:eastAsia="zh-CN"/>
        </w:rPr>
        <w:t>其中，</w:t>
      </w:r>
      <m:oMath>
        <m:sSub>
          <m:sSubPr>
            <m:ctrlPr>
              <w:rPr>
                <w:rFonts w:hint="default" w:ascii="DejaVu Math TeX Gyre" w:hAnsi="DejaVu Math TeX Gyre"/>
                <w:i/>
                <w:iCs/>
              </w:rPr>
            </m:ctrlPr>
          </m:sSubPr>
          <m:e>
            <m:r>
              <m:rPr/>
              <w:rPr>
                <w:rFonts w:hint="default" w:ascii="Times New Roman" w:hAnsi="Times New Roman"/>
              </w:rPr>
              <m:t>q</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default"/>
          <w:i/>
          <w:iCs/>
          <w:lang w:val="en-US" w:eastAsia="zh-CN"/>
        </w:rPr>
        <w:t>,</w:t>
      </w:r>
      <m:oMath>
        <m:sSub>
          <m:sSubPr>
            <m:ctrlPr>
              <w:rPr>
                <w:rFonts w:hint="default" w:ascii="DejaVu Math TeX Gyre" w:hAnsi="DejaVu Math TeX Gyre"/>
                <w:i/>
                <w:iCs/>
              </w:rPr>
            </m:ctrlPr>
          </m:sSubPr>
          <m:e>
            <m:r>
              <m:rPr/>
              <w:rPr>
                <w:rFonts w:hint="default" w:ascii="Times New Roman" w:hAnsi="Times New Roman"/>
              </w:rPr>
              <m:t>d</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hAnsi="DejaVu Math TeX Gyre"/>
          <w:i w:val="0"/>
          <w:iCs w:val="0"/>
          <w:lang w:val="en-US" w:eastAsia="zh-CN"/>
        </w:rPr>
        <w:t>分别为查询样本与库样本的第</w:t>
      </w:r>
      <m:oMath>
        <m:r>
          <m:rPr/>
          <w:rPr>
            <w:rFonts w:hint="default" w:ascii="Cambria Math" w:hAnsi="Cambria Math" w:cs="Times New Roman"/>
            <w:kern w:val="2"/>
            <w:sz w:val="24"/>
            <w:szCs w:val="24"/>
            <w:lang w:val="en-US" w:eastAsia="zh-CN" w:bidi="ar-SA"/>
          </w:rPr>
          <m:t>i</m:t>
        </m:r>
      </m:oMath>
      <w:r>
        <w:rPr>
          <w:rFonts w:hint="eastAsia" w:hAnsi="Cambria Math" w:cs="Times New Roman"/>
          <w:i w:val="0"/>
          <w:iCs w:val="0"/>
          <w:kern w:val="2"/>
          <w:sz w:val="24"/>
          <w:szCs w:val="24"/>
          <w:lang w:val="en-US" w:eastAsia="zh-CN" w:bidi="ar-SA"/>
        </w:rPr>
        <w:t>位的二进制哈希码</w:t>
      </w:r>
      <w:r>
        <w:rPr>
          <w:rFonts w:hint="default"/>
          <w:lang w:val="en-US" w:eastAsia="zh-CN"/>
        </w:rPr>
        <w:t>；</w:t>
      </w:r>
      <w:r>
        <w:rPr>
          <w:rFonts w:hint="default" w:ascii="Times" w:hAnsi="Times" w:cs="Times"/>
          <w:i/>
          <w:iCs/>
          <w:lang w:val="en-US" w:eastAsia="zh-CN"/>
        </w:rPr>
        <w:t>L</w:t>
      </w:r>
      <w:r>
        <w:rPr>
          <w:rFonts w:hint="default"/>
          <w:lang w:val="en-US" w:eastAsia="zh-CN"/>
        </w:rPr>
        <w:t>为哈希码长度；</w:t>
      </w:r>
      <m:oMath>
        <m:r>
          <m:rPr>
            <m:sty m:val="p"/>
          </m:rPr>
          <w:rPr>
            <w:rFonts w:hint="default" w:ascii="Times New Roman" w:hAnsi="Times New Roman"/>
          </w:rPr>
          <m:t>⊕</m:t>
        </m:r>
      </m:oMath>
      <w:r>
        <w:rPr>
          <w:rFonts w:hint="default"/>
          <w:lang w:val="en-US" w:eastAsia="zh-CN"/>
        </w:rPr>
        <w:t>表示按位异或（XOR）运算。</w:t>
      </w:r>
      <m:oMath>
        <m:r>
          <m:rPr/>
          <w:rPr>
            <w:rFonts w:hint="default" w:ascii="Cambria Math" w:hAnsi="Cambria Math" w:eastAsia="宋体"/>
            <w:sz w:val="24"/>
          </w:rPr>
          <m:t>H=</m:t>
        </m:r>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为原始汉明距离（整数，取值范围为</w:t>
      </w:r>
      <w:r>
        <w:rPr>
          <w:rFonts w:hint="default"/>
          <w:lang w:val="en-US" w:eastAsia="zh-CN"/>
        </w:rPr>
        <w:t>[</w:t>
      </w:r>
      <w:r>
        <w:rPr>
          <w:rFonts w:hint="eastAsia"/>
          <w:lang w:val="en-US" w:eastAsia="zh-CN"/>
        </w:rPr>
        <w:t>0</w:t>
      </w:r>
      <w:r>
        <w:rPr>
          <w:rFonts w:hint="default"/>
          <w:lang w:val="en-US" w:eastAsia="zh-CN"/>
        </w:rPr>
        <w:t xml:space="preserve">, </w:t>
      </w:r>
      <w:r>
        <w:rPr>
          <w:rFonts w:hint="eastAsia"/>
          <w:i/>
          <w:iCs/>
          <w:lang w:val="en-US" w:eastAsia="zh-CN"/>
        </w:rPr>
        <w:t>L</w:t>
      </w:r>
      <w:r>
        <w:rPr>
          <w:rFonts w:hint="default"/>
          <w:lang w:val="en-US" w:eastAsia="zh-CN"/>
        </w:rPr>
        <w:t>]</w:t>
      </w:r>
      <w:r>
        <w:rPr>
          <w:rFonts w:hint="eastAsia" w:hAnsi="Cambria Math"/>
          <w:i w:val="0"/>
          <w:sz w:val="24"/>
          <w:lang w:val="en-US" w:eastAsia="zh-CN"/>
        </w:rPr>
        <w:t>）；</w:t>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hamming</m:t>
            </m:r>
            <m:ctrlPr>
              <w:rPr>
                <w:rFonts w:ascii="Cambria Math" w:hAnsi="Cambria Math" w:eastAsia="宋体"/>
                <w:sz w:val="24"/>
              </w:rPr>
            </m:ctrlPr>
          </m:sub>
        </m:sSub>
        <m:r>
          <m:rPr/>
          <w:rPr>
            <w:rFonts w:hint="default" w:ascii="Cambria Math" w:hAnsi="Cambria Math" w:eastAsia="宋体"/>
            <w:sz w:val="24"/>
          </w:rPr>
          <m:t>(q,d)=H/L</m:t>
        </m:r>
      </m:oMath>
      <w:r>
        <w:rPr>
          <w:rFonts w:hint="default"/>
          <w:lang w:val="en-US" w:eastAsia="zh-CN"/>
        </w:rPr>
        <w:t>为归一化汉明距离</w:t>
      </w:r>
      <w:r>
        <w:rPr>
          <w:rFonts w:hint="eastAsia"/>
          <w:lang w:val="en-US" w:eastAsia="zh-CN"/>
        </w:rPr>
        <w:t>（</w:t>
      </w:r>
      <w:r>
        <w:rPr>
          <w:rFonts w:hint="default"/>
          <w:lang w:val="en-US" w:eastAsia="zh-CN"/>
        </w:rPr>
        <w:t>取值范围为[0, 1]</w:t>
      </w:r>
      <w:r>
        <w:rPr>
          <w:rFonts w:hint="eastAsia"/>
          <w:lang w:val="en-US" w:eastAsia="zh-CN"/>
        </w:rPr>
        <w:t>）</w:t>
      </w:r>
      <w:r>
        <w:rPr>
          <w:rFonts w:hint="default"/>
          <w:lang w:val="en-US" w:eastAsia="zh-CN"/>
        </w:rPr>
        <w:t>，值越小表示相似度越高。</w:t>
      </w:r>
    </w:p>
    <w:p w14:paraId="3D9BA558">
      <w:pPr>
        <w:numPr>
          <w:ilvl w:val="0"/>
          <w:numId w:val="8"/>
        </w:numPr>
        <w:ind w:firstLine="420" w:firstLineChars="0"/>
        <w:rPr>
          <w:rFonts w:hint="default"/>
          <w:lang w:val="en-US" w:eastAsia="zh-CN"/>
        </w:rPr>
      </w:pPr>
      <w:r>
        <w:rPr>
          <w:rFonts w:hint="default"/>
          <w:lang w:val="en-US" w:eastAsia="zh-CN"/>
        </w:rPr>
        <w:t>多级检索策略</w:t>
      </w:r>
    </w:p>
    <w:p w14:paraId="2686E472">
      <w:pPr>
        <w:bidi w:val="0"/>
        <w:rPr>
          <w:rFonts w:hint="default"/>
          <w:lang w:val="en-US" w:eastAsia="zh-CN"/>
        </w:rPr>
      </w:pPr>
      <w:r>
        <w:rPr>
          <w:rFonts w:hint="default"/>
          <w:lang w:val="en-US" w:eastAsia="zh-CN"/>
        </w:rPr>
        <w:t>为兼顾检索效率与精度，本文</w:t>
      </w:r>
      <w:r>
        <w:rPr>
          <w:rFonts w:hint="eastAsia"/>
          <w:lang w:val="en-US" w:eastAsia="zh-CN"/>
        </w:rPr>
        <w:t>设计了“</w:t>
      </w:r>
      <w:r>
        <w:rPr>
          <w:rFonts w:hint="default"/>
          <w:lang w:val="en-US" w:eastAsia="zh-CN"/>
        </w:rPr>
        <w:t>哈希粗排+浮点精排</w:t>
      </w:r>
      <w:r>
        <w:rPr>
          <w:rFonts w:hint="eastAsia"/>
          <w:lang w:val="en-US" w:eastAsia="zh-CN"/>
        </w:rPr>
        <w:t>”</w:t>
      </w:r>
      <w:r>
        <w:rPr>
          <w:rFonts w:hint="default"/>
          <w:lang w:val="en-US" w:eastAsia="zh-CN"/>
        </w:rPr>
        <w:t>的多级检索策略。本实验采用余弦相似度检索作为主评估方案，哈希码检索效率验证见3.4.2(3)节。第一阶段利用汉明距离的</w:t>
      </w:r>
      <w:r>
        <w:rPr>
          <w:rFonts w:hint="eastAsia"/>
          <w:lang w:val="en-US" w:eastAsia="zh-CN"/>
        </w:rPr>
        <w:t>常数时间</w:t>
      </w:r>
      <w:r>
        <w:rPr>
          <w:rFonts w:hint="default"/>
          <w:lang w:val="en-US" w:eastAsia="zh-CN"/>
        </w:rPr>
        <w:t>计算优势，从全部库样本中快速筛选出Top-M候选集（通常M</w:t>
      </w:r>
      <w:r>
        <w:rPr>
          <w:rFonts w:hint="eastAsia"/>
          <w:lang w:val="en-US" w:eastAsia="zh-CN"/>
        </w:rPr>
        <w:t>取总样本数的</w:t>
      </w:r>
      <w:r>
        <w:rPr>
          <w:rFonts w:hint="default"/>
          <w:lang w:val="en-US" w:eastAsia="zh-CN"/>
        </w:rPr>
        <w:t>10%</w:t>
      </w:r>
      <w:r>
        <w:rPr>
          <w:rFonts w:hint="eastAsia"/>
          <w:lang w:val="en-US" w:eastAsia="zh-CN"/>
        </w:rPr>
        <w:t>至</w:t>
      </w:r>
      <w:r>
        <w:rPr>
          <w:rFonts w:hint="default"/>
          <w:lang w:val="en-US" w:eastAsia="zh-CN"/>
        </w:rPr>
        <w:t>20%）；第二阶段对候选集使用余弦相似度进行精确重排序，返回最终的Top-K结果。</w:t>
      </w:r>
    </w:p>
    <w:p w14:paraId="5E63A8DD">
      <w:pPr>
        <w:bidi w:val="0"/>
        <w:rPr>
          <w:rFonts w:hint="default"/>
          <w:lang w:val="en-US" w:eastAsia="zh-CN"/>
        </w:rPr>
      </w:pPr>
      <w:r>
        <w:rPr>
          <w:rFonts w:hint="default"/>
          <w:lang w:val="en-US" w:eastAsia="zh-CN"/>
        </w:rPr>
        <w:t>需要特别说明的是，在Location-to-Image（L2I）检索模式下，查询输入为位置坐标而非图像。此时，查询端仅激活LocationEncoder分支，将输入坐标编码为256维位置特征向量，经哈希层生成位置哈希码；数据库端则存储了所有图像样本经图像分支编码后的图像哈希码（预计算存储）。检索时，在统一的哈希空间中寻找与查询位置哈希码最近邻的图像哈希码，返回对应图像。图像分支在L2I查询阶段不参与编码，但在数据库构建阶段承担了所有图像样本的哈希码预计算生成，是L2I检索能力的基础保障。</w:t>
      </w:r>
    </w:p>
    <w:p w14:paraId="756BA390">
      <w:pPr>
        <w:pStyle w:val="3"/>
        <w:spacing w:before="193"/>
        <w:ind w:left="0" w:leftChars="0" w:firstLine="0" w:firstLineChars="0"/>
        <w:rPr>
          <w:ins w:id="7" w:author="小宋" w:date="2026-07-06T22:46:25Z"/>
          <w:rFonts w:hint="eastAsia"/>
        </w:rPr>
      </w:pPr>
      <w:bookmarkStart w:id="108" w:name="_Toc21798"/>
      <w:r>
        <w:t>3</w:t>
      </w:r>
      <w:r>
        <w:rPr>
          <w:rFonts w:hint="eastAsia"/>
        </w:rPr>
        <w:t>.3</w:t>
      </w:r>
      <w:bookmarkEnd w:id="105"/>
      <w:r>
        <w:rPr>
          <w:rFonts w:hint="eastAsia"/>
          <w:lang w:val="en-US" w:eastAsia="zh-CN"/>
        </w:rPr>
        <w:t xml:space="preserve"> </w:t>
      </w:r>
      <w:r>
        <w:rPr>
          <w:rFonts w:hint="eastAsia"/>
        </w:rPr>
        <w:t>实验条件</w:t>
      </w:r>
      <w:bookmarkEnd w:id="106"/>
      <w:r>
        <w:rPr>
          <w:rFonts w:hint="eastAsia"/>
        </w:rPr>
        <w:t>与环境设置</w:t>
      </w:r>
      <w:bookmarkEnd w:id="107"/>
      <w:bookmarkEnd w:id="108"/>
    </w:p>
    <w:p w14:paraId="5F1F45AB">
      <w:pPr>
        <w:ind w:firstLine="420" w:firstLineChars="0"/>
        <w:rPr>
          <w:ins w:id="9" w:author="小宋" w:date="2026-07-06T23:06:15Z"/>
          <w:rFonts w:hint="eastAsia"/>
          <w:lang w:val="en-US" w:eastAsia="zh-CN"/>
        </w:rPr>
        <w:pPrChange w:id="8" w:author="小宋" w:date="2026-07-06T22:46:29Z">
          <w:pPr/>
        </w:pPrChange>
      </w:pPr>
      <w:ins w:id="10" w:author="小宋" w:date="2026-07-06T22:46:25Z">
        <w:r>
          <w:rPr>
            <w:rFonts w:hint="eastAsia"/>
          </w:rPr>
          <w:t>本研究实验采用两个数据集</w:t>
        </w:r>
      </w:ins>
      <w:ins w:id="11" w:author="小宋" w:date="2026-07-06T22:46:25Z">
        <w:r>
          <w:rPr>
            <w:rFonts w:hint="eastAsia"/>
            <w:lang w:eastAsia="zh-CN"/>
          </w:rPr>
          <w:t>：</w:t>
        </w:r>
      </w:ins>
      <w:ins w:id="12" w:author="小宋" w:date="2026-07-06T22:46:25Z">
        <w:r>
          <w:rPr>
            <w:rFonts w:hint="eastAsia"/>
          </w:rPr>
          <w:t>iNaturalist 2018数据集和自建BFATH数据集。iNaturalist 2018</w:t>
        </w:r>
      </w:ins>
      <w:ins w:id="13" w:author="小宋" w:date="2026-07-06T22:46:25Z">
        <w:r>
          <w:rPr>
            <w:rFonts w:hint="eastAsia"/>
            <w:lang w:val="en-US" w:eastAsia="zh-CN"/>
          </w:rPr>
          <w:t>数据集</w:t>
        </w:r>
      </w:ins>
      <w:ins w:id="14" w:author="小宋" w:date="2026-07-06T23:06:15Z">
        <w:r>
          <w:rPr>
            <w:rFonts w:hint="eastAsia"/>
            <w:lang w:val="en-US" w:eastAsia="zh-CN"/>
          </w:rPr>
          <w:t>用于模型预训练、基线对比与消融实验，以其丰富样本量保证</w:t>
        </w:r>
      </w:ins>
    </w:p>
    <w:p w14:paraId="429A8747">
      <w:pPr>
        <w:ind w:firstLine="0" w:firstLineChars="0"/>
        <w:rPr>
          <w:rFonts w:hint="default" w:eastAsia="宋体"/>
          <w:lang w:val="en-US" w:eastAsia="zh-CN"/>
        </w:rPr>
        <w:pPrChange w:id="15" w:author="小宋" w:date="2026-07-06T23:06:22Z">
          <w:pPr/>
        </w:pPrChange>
      </w:pPr>
      <w:ins w:id="16" w:author="小宋" w:date="2026-07-06T23:06:15Z">
        <w:r>
          <w:rPr>
            <w:rFonts w:hint="eastAsia"/>
            <w:lang w:val="en-US" w:eastAsia="zh-CN"/>
          </w:rPr>
          <w:t>统计稳健性</w:t>
        </w:r>
      </w:ins>
      <w:ins w:id="17" w:author="小宋" w:date="2026-07-06T22:46:25Z">
        <w:r>
          <w:rPr>
            <w:rFonts w:hint="eastAsia"/>
          </w:rPr>
          <w:t>；BFATH数据集来源于《京津冀古树寻踪》</w:t>
        </w:r>
      </w:ins>
      <w:ins w:id="18" w:author="小宋" w:date="2026-07-06T22:46:25Z">
        <w:r>
          <w:rPr>
            <w:rFonts w:hint="eastAsia"/>
            <w:vertAlign w:val="superscript"/>
            <w:lang w:eastAsia="zh-CN"/>
          </w:rPr>
          <w:fldChar w:fldCharType="begin"/>
        </w:r>
      </w:ins>
      <w:ins w:id="19" w:author="小宋" w:date="2026-07-06T22:46:25Z">
        <w:r>
          <w:rPr/>
          <w:instrText xml:space="preserve"> REF _Ref1091771899 \r \h  \* MERGEFORMAT</w:instrText>
        </w:r>
      </w:ins>
      <w:ins w:id="20" w:author="小宋" w:date="2026-07-06T22:46:25Z">
        <w:r>
          <w:rPr>
            <w:rFonts w:hint="eastAsia"/>
            <w:vertAlign w:val="superscript"/>
            <w:lang w:eastAsia="zh-CN"/>
          </w:rPr>
          <w:fldChar w:fldCharType="separate"/>
        </w:r>
      </w:ins>
      <w:ins w:id="21" w:author="小宋" w:date="2026-07-06T22:46:25Z">
        <w:r>
          <w:rPr>
            <w:rFonts w:hint="eastAsia"/>
            <w:vertAlign w:val="superscript"/>
            <w:lang w:eastAsia="zh-CN"/>
          </w:rPr>
          <w:t>[44]</w:t>
        </w:r>
      </w:ins>
      <w:ins w:id="22" w:author="小宋" w:date="2026-07-06T22:46:25Z">
        <w:r>
          <w:rPr>
            <w:rFonts w:hint="eastAsia"/>
            <w:vertAlign w:val="superscript"/>
            <w:lang w:eastAsia="zh-CN"/>
          </w:rPr>
          <w:fldChar w:fldCharType="end"/>
        </w:r>
      </w:ins>
      <w:ins w:id="23" w:author="小宋" w:date="2026-07-06T22:46:25Z">
        <w:r>
          <w:rPr>
            <w:rFonts w:hint="eastAsia"/>
          </w:rPr>
          <w:t>书籍数字化，用于</w:t>
        </w:r>
      </w:ins>
      <w:ins w:id="24" w:author="小宋" w:date="2026-07-06T22:46:25Z">
        <w:r>
          <w:rPr>
            <w:rFonts w:hint="eastAsia"/>
            <w:lang w:val="en-US" w:eastAsia="zh-CN"/>
          </w:rPr>
          <w:t>模型微调</w:t>
        </w:r>
      </w:ins>
      <w:ins w:id="25" w:author="小宋" w:date="2026-07-06T22:46:25Z">
        <w:r>
          <w:rPr>
            <w:rFonts w:hint="eastAsia"/>
          </w:rPr>
          <w:t>与系统演示</w:t>
        </w:r>
      </w:ins>
      <w:ins w:id="26" w:author="小宋" w:date="2026-07-06T23:06:45Z">
        <w:r>
          <w:rPr>
            <w:rFonts w:hint="eastAsia"/>
            <w:lang w:eastAsia="zh-CN"/>
          </w:rPr>
          <w:t>，</w:t>
        </w:r>
      </w:ins>
      <w:ins w:id="27" w:author="小宋" w:date="2026-07-06T23:06:47Z">
        <w:r>
          <w:rPr>
            <w:rFonts w:hint="eastAsia"/>
            <w:lang w:val="en-US" w:eastAsia="zh-CN"/>
          </w:rPr>
          <w:t>验证</w:t>
        </w:r>
      </w:ins>
      <w:ins w:id="28" w:author="小宋" w:date="2026-07-06T23:06:48Z">
        <w:r>
          <w:rPr>
            <w:rFonts w:hint="eastAsia"/>
            <w:lang w:val="en-US" w:eastAsia="zh-CN"/>
          </w:rPr>
          <w:t>模型</w:t>
        </w:r>
      </w:ins>
      <w:ins w:id="29" w:author="小宋" w:date="2026-07-06T23:06:49Z">
        <w:r>
          <w:rPr>
            <w:rFonts w:hint="eastAsia"/>
            <w:lang w:val="en-US" w:eastAsia="zh-CN"/>
          </w:rPr>
          <w:t>在</w:t>
        </w:r>
      </w:ins>
      <w:ins w:id="30" w:author="小宋" w:date="2026-07-06T23:06:52Z">
        <w:r>
          <w:rPr>
            <w:rFonts w:hint="eastAsia"/>
            <w:lang w:val="en-US" w:eastAsia="zh-CN"/>
          </w:rPr>
          <w:t>真实</w:t>
        </w:r>
      </w:ins>
      <w:ins w:id="31" w:author="小宋" w:date="2026-07-06T23:06:54Z">
        <w:r>
          <w:rPr>
            <w:rFonts w:hint="eastAsia"/>
            <w:lang w:val="en-US" w:eastAsia="zh-CN"/>
          </w:rPr>
          <w:t>古树</w:t>
        </w:r>
      </w:ins>
      <w:ins w:id="32" w:author="小宋" w:date="2026-07-06T23:06:55Z">
        <w:r>
          <w:rPr>
            <w:rFonts w:hint="eastAsia"/>
            <w:lang w:val="en-US" w:eastAsia="zh-CN"/>
          </w:rPr>
          <w:t>名木</w:t>
        </w:r>
      </w:ins>
      <w:ins w:id="33" w:author="小宋" w:date="2026-07-06T23:06:57Z">
        <w:r>
          <w:rPr>
            <w:rFonts w:hint="eastAsia"/>
            <w:lang w:val="en-US" w:eastAsia="zh-CN"/>
          </w:rPr>
          <w:t>场景中的</w:t>
        </w:r>
      </w:ins>
      <w:ins w:id="34" w:author="小宋" w:date="2026-07-06T23:06:59Z">
        <w:r>
          <w:rPr>
            <w:rFonts w:hint="eastAsia"/>
            <w:lang w:val="en-US" w:eastAsia="zh-CN"/>
          </w:rPr>
          <w:t>迁移</w:t>
        </w:r>
      </w:ins>
      <w:ins w:id="35" w:author="小宋" w:date="2026-07-06T23:07:01Z">
        <w:r>
          <w:rPr>
            <w:rFonts w:hint="eastAsia"/>
            <w:lang w:val="en-US" w:eastAsia="zh-CN"/>
          </w:rPr>
          <w:t>有效性。</w:t>
        </w:r>
      </w:ins>
      <w:ins w:id="36" w:author="小宋" w:date="2026-07-06T23:07:03Z">
        <w:r>
          <w:rPr>
            <w:rFonts w:hint="eastAsia"/>
            <w:lang w:val="en-US" w:eastAsia="zh-CN"/>
          </w:rPr>
          <w:t>下文</w:t>
        </w:r>
      </w:ins>
      <w:ins w:id="37" w:author="小宋" w:date="2026-07-06T23:07:06Z">
        <w:r>
          <w:rPr>
            <w:rFonts w:hint="eastAsia"/>
            <w:lang w:val="en-US" w:eastAsia="zh-CN"/>
          </w:rPr>
          <w:t>分别</w:t>
        </w:r>
      </w:ins>
      <w:ins w:id="38" w:author="小宋" w:date="2026-07-06T23:07:07Z">
        <w:r>
          <w:rPr>
            <w:rFonts w:hint="eastAsia"/>
            <w:lang w:val="en-US" w:eastAsia="zh-CN"/>
          </w:rPr>
          <w:t>介绍</w:t>
        </w:r>
      </w:ins>
      <w:ins w:id="39" w:author="小宋" w:date="2026-07-06T23:07:10Z">
        <w:r>
          <w:rPr>
            <w:rFonts w:hint="eastAsia"/>
            <w:lang w:val="en-US" w:eastAsia="zh-CN"/>
          </w:rPr>
          <w:t>两个</w:t>
        </w:r>
      </w:ins>
      <w:ins w:id="40" w:author="小宋" w:date="2026-07-06T23:07:11Z">
        <w:r>
          <w:rPr>
            <w:rFonts w:hint="eastAsia"/>
            <w:lang w:val="en-US" w:eastAsia="zh-CN"/>
          </w:rPr>
          <w:t>数据集</w:t>
        </w:r>
      </w:ins>
      <w:ins w:id="41" w:author="小宋" w:date="2026-07-06T23:07:12Z">
        <w:r>
          <w:rPr>
            <w:rFonts w:hint="eastAsia"/>
            <w:lang w:val="en-US" w:eastAsia="zh-CN"/>
          </w:rPr>
          <w:t>的</w:t>
        </w:r>
      </w:ins>
      <w:ins w:id="42" w:author="小宋" w:date="2026-07-06T23:07:14Z">
        <w:r>
          <w:rPr>
            <w:rFonts w:hint="eastAsia"/>
            <w:lang w:val="en-US" w:eastAsia="zh-CN"/>
          </w:rPr>
          <w:t>构建</w:t>
        </w:r>
      </w:ins>
      <w:ins w:id="43" w:author="小宋" w:date="2026-07-06T23:07:56Z">
        <w:r>
          <w:rPr>
            <w:rFonts w:hint="eastAsia"/>
            <w:lang w:val="en-US" w:eastAsia="zh-CN"/>
          </w:rPr>
          <w:t>流程</w:t>
        </w:r>
      </w:ins>
      <w:ins w:id="44" w:author="小宋" w:date="2026-07-06T23:07:22Z">
        <w:r>
          <w:rPr>
            <w:rFonts w:hint="eastAsia"/>
            <w:lang w:val="en-US" w:eastAsia="zh-CN"/>
          </w:rPr>
          <w:t>与</w:t>
        </w:r>
      </w:ins>
      <w:ins w:id="45" w:author="小宋" w:date="2026-07-06T23:07:58Z">
        <w:r>
          <w:rPr>
            <w:rFonts w:hint="eastAsia"/>
            <w:lang w:val="en-US" w:eastAsia="zh-CN"/>
          </w:rPr>
          <w:t>规模</w:t>
        </w:r>
      </w:ins>
      <w:ins w:id="46" w:author="小宋" w:date="2026-07-06T23:08:01Z">
        <w:r>
          <w:rPr>
            <w:rFonts w:hint="eastAsia"/>
            <w:lang w:val="en-US" w:eastAsia="zh-CN"/>
          </w:rPr>
          <w:t>划分</w:t>
        </w:r>
      </w:ins>
      <w:ins w:id="47" w:author="小宋" w:date="2026-07-06T23:07:31Z">
        <w:r>
          <w:rPr>
            <w:rFonts w:hint="eastAsia"/>
            <w:lang w:val="en-US" w:eastAsia="zh-CN"/>
          </w:rPr>
          <w:t>。</w:t>
        </w:r>
      </w:ins>
    </w:p>
    <w:p w14:paraId="3D6EC3F3">
      <w:pPr>
        <w:pStyle w:val="4"/>
        <w:ind w:left="0" w:leftChars="0" w:firstLine="0" w:firstLineChars="0"/>
      </w:pPr>
      <w:bookmarkStart w:id="109" w:name="_Toc17588"/>
      <w:bookmarkStart w:id="110" w:name="_Toc23804"/>
      <w:r>
        <w:t>3.</w:t>
      </w:r>
      <w:r>
        <w:rPr>
          <w:rFonts w:hint="eastAsia"/>
        </w:rPr>
        <w:t>3</w:t>
      </w:r>
      <w:r>
        <w:t>.1</w:t>
      </w:r>
      <w:r>
        <w:rPr>
          <w:rFonts w:hint="eastAsia"/>
          <w:lang w:val="en-US" w:eastAsia="zh-CN"/>
        </w:rPr>
        <w:t xml:space="preserve"> </w:t>
      </w:r>
      <w:ins w:id="48" w:author="小宋" w:date="2026-07-06T22:45:39Z">
        <w:r>
          <w:rPr>
            <w:rFonts w:hint="eastAsia"/>
          </w:rPr>
          <w:t>iNaturalist</w:t>
        </w:r>
      </w:ins>
      <w:ins w:id="49" w:author="小宋" w:date="2026-07-06T22:45:39Z">
        <w:r>
          <w:rPr>
            <w:rFonts w:hint="eastAsia"/>
            <w:lang w:val="en-US" w:eastAsia="zh-CN"/>
          </w:rPr>
          <w:t xml:space="preserve"> 2018</w:t>
        </w:r>
      </w:ins>
      <w:ins w:id="50" w:author="小宋" w:date="2026-07-06T22:45:39Z">
        <w:r>
          <w:rPr>
            <w:rFonts w:hint="eastAsia"/>
          </w:rPr>
          <w:t>数据集</w:t>
        </w:r>
      </w:ins>
      <w:del w:id="51" w:author="小宋" w:date="2026-07-06T22:45:39Z">
        <w:r>
          <w:rPr>
            <w:rFonts w:hint="eastAsia"/>
          </w:rPr>
          <w:delText>数据集描述</w:delText>
        </w:r>
        <w:bookmarkEnd w:id="109"/>
        <w:bookmarkEnd w:id="110"/>
      </w:del>
    </w:p>
    <w:p w14:paraId="7F0DF470">
      <w:pPr>
        <w:bidi w:val="0"/>
        <w:rPr>
          <w:del w:id="52" w:author="小宋" w:date="2026-07-06T22:46:55Z"/>
        </w:rPr>
      </w:pPr>
      <w:del w:id="53" w:author="小宋" w:date="2026-07-06T22:46:55Z">
        <w:r>
          <w:rPr>
            <w:rFonts w:hint="eastAsia"/>
          </w:rPr>
          <w:delText>本研究实验采用两个数据集</w:delText>
        </w:r>
      </w:del>
      <w:del w:id="54" w:author="小宋" w:date="2026-07-06T22:46:55Z">
        <w:r>
          <w:rPr>
            <w:rFonts w:hint="eastAsia"/>
            <w:lang w:eastAsia="zh-CN"/>
          </w:rPr>
          <w:delText>：</w:delText>
        </w:r>
      </w:del>
      <w:del w:id="55" w:author="小宋" w:date="2026-07-06T22:46:55Z">
        <w:r>
          <w:rPr>
            <w:rFonts w:hint="eastAsia"/>
          </w:rPr>
          <w:delText>iNaturalist 2018数据集和自建BFATH数据集。iNaturalist 2018</w:delText>
        </w:r>
      </w:del>
      <w:del w:id="56" w:author="小宋" w:date="2026-07-06T22:46:55Z">
        <w:r>
          <w:rPr>
            <w:rFonts w:hint="eastAsia"/>
            <w:lang w:val="en-US" w:eastAsia="zh-CN"/>
          </w:rPr>
          <w:delText>数据集</w:delText>
        </w:r>
      </w:del>
      <w:del w:id="57" w:author="小宋" w:date="2026-07-06T22:46:55Z">
        <w:r>
          <w:rPr>
            <w:rFonts w:hint="eastAsia"/>
          </w:rPr>
          <w:delText>提供大规模带位置坐标的植物</w:delText>
        </w:r>
      </w:del>
      <w:del w:id="58" w:author="小宋" w:date="2026-07-06T22:46:55Z">
        <w:r>
          <w:rPr>
            <w:rFonts w:hint="eastAsia"/>
            <w:lang w:val="en-US" w:eastAsia="zh-CN"/>
          </w:rPr>
          <w:delText>和古树名木</w:delText>
        </w:r>
      </w:del>
      <w:del w:id="59" w:author="小宋" w:date="2026-07-06T22:46:55Z">
        <w:r>
          <w:rPr>
            <w:rFonts w:hint="eastAsia"/>
          </w:rPr>
          <w:delText>图像，适用于模型训练与对比实验；BFATH数据集来源于《京津冀古树寻踪》</w:delText>
        </w:r>
      </w:del>
      <w:del w:id="60" w:author="小宋" w:date="2026-07-06T22:46:55Z">
        <w:r>
          <w:rPr>
            <w:rFonts w:hint="eastAsia"/>
            <w:vertAlign w:val="superscript"/>
            <w:lang w:eastAsia="zh-CN"/>
          </w:rPr>
          <w:fldChar w:fldCharType="begin"/>
        </w:r>
      </w:del>
      <w:del w:id="61" w:author="小宋" w:date="2026-07-06T22:46:55Z">
        <w:r>
          <w:rPr/>
          <w:delInstrText xml:space="preserve"> REF _Ref1091771899 \r \h  \* MERGEFORMAT</w:delInstrText>
        </w:r>
      </w:del>
      <w:del w:id="62" w:author="小宋" w:date="2026-07-06T22:46:55Z">
        <w:r>
          <w:rPr>
            <w:rFonts w:hint="eastAsia"/>
            <w:vertAlign w:val="superscript"/>
            <w:lang w:eastAsia="zh-CN"/>
          </w:rPr>
          <w:fldChar w:fldCharType="separate"/>
        </w:r>
      </w:del>
      <w:del w:id="63" w:author="小宋" w:date="2026-07-06T22:46:55Z">
        <w:r>
          <w:rPr>
            <w:rFonts w:hint="eastAsia"/>
            <w:vertAlign w:val="superscript"/>
            <w:lang w:eastAsia="zh-CN"/>
          </w:rPr>
          <w:delText>[44]</w:delText>
        </w:r>
      </w:del>
      <w:del w:id="64" w:author="小宋" w:date="2026-07-06T22:46:55Z">
        <w:r>
          <w:rPr>
            <w:rFonts w:hint="eastAsia"/>
            <w:vertAlign w:val="superscript"/>
            <w:lang w:eastAsia="zh-CN"/>
          </w:rPr>
          <w:fldChar w:fldCharType="end"/>
        </w:r>
      </w:del>
      <w:del w:id="65" w:author="小宋" w:date="2026-07-06T22:46:55Z">
        <w:r>
          <w:rPr>
            <w:rFonts w:hint="eastAsia"/>
          </w:rPr>
          <w:delText>书籍数字化，用于</w:delText>
        </w:r>
      </w:del>
      <w:del w:id="66" w:author="小宋" w:date="2026-07-06T22:46:55Z">
        <w:r>
          <w:rPr>
            <w:rFonts w:hint="eastAsia"/>
            <w:lang w:val="en-US" w:eastAsia="zh-CN"/>
          </w:rPr>
          <w:delText>模型微调</w:delText>
        </w:r>
      </w:del>
      <w:del w:id="67" w:author="小宋" w:date="2026-07-06T22:46:55Z">
        <w:r>
          <w:rPr>
            <w:rFonts w:hint="eastAsia"/>
          </w:rPr>
          <w:delText>与系统演示。</w:delText>
        </w:r>
      </w:del>
    </w:p>
    <w:p w14:paraId="55675789">
      <w:pPr>
        <w:ind w:left="0" w:leftChars="0" w:firstLine="420" w:firstLineChars="0"/>
      </w:pPr>
      <w:r>
        <w:rPr>
          <w:rFonts w:hint="eastAsia"/>
          <w:lang w:eastAsia="zh-CN"/>
        </w:rPr>
        <w:t>（</w:t>
      </w:r>
      <w:r>
        <w:rPr>
          <w:rFonts w:hint="eastAsia"/>
          <w:lang w:val="en-US" w:eastAsia="zh-CN"/>
        </w:rPr>
        <w:t>1</w:t>
      </w:r>
      <w:r>
        <w:rPr>
          <w:rFonts w:hint="eastAsia"/>
          <w:lang w:eastAsia="zh-CN"/>
        </w:rPr>
        <w:t>）</w:t>
      </w:r>
      <w:ins w:id="68" w:author="小宋" w:date="2026-07-06T22:46:59Z">
        <w:r>
          <w:rPr>
            <w:rFonts w:hint="eastAsia"/>
            <w:lang w:val="en-US" w:eastAsia="zh-CN"/>
          </w:rPr>
          <w:t>数据</w:t>
        </w:r>
      </w:ins>
      <w:ins w:id="69" w:author="小宋" w:date="2026-07-06T22:47:01Z">
        <w:r>
          <w:rPr>
            <w:rFonts w:hint="eastAsia"/>
            <w:lang w:val="en-US" w:eastAsia="zh-CN"/>
          </w:rPr>
          <w:t>来源</w:t>
        </w:r>
      </w:ins>
      <w:del w:id="70" w:author="小宋" w:date="2026-07-06T22:46:58Z">
        <w:r>
          <w:rPr>
            <w:rFonts w:hint="eastAsia"/>
          </w:rPr>
          <w:delText>iNaturalist</w:delText>
        </w:r>
      </w:del>
      <w:del w:id="71" w:author="小宋" w:date="2026-07-06T22:46:58Z">
        <w:r>
          <w:rPr>
            <w:rFonts w:hint="eastAsia"/>
            <w:lang w:val="en-US" w:eastAsia="zh-CN"/>
          </w:rPr>
          <w:delText xml:space="preserve"> 2018</w:delText>
        </w:r>
      </w:del>
      <w:del w:id="72" w:author="小宋" w:date="2026-07-06T22:46:58Z">
        <w:r>
          <w:rPr>
            <w:rFonts w:hint="eastAsia"/>
          </w:rPr>
          <w:delText>数据集</w:delText>
        </w:r>
      </w:del>
    </w:p>
    <w:p w14:paraId="672476A1">
      <w:pPr>
        <w:bidi w:val="0"/>
        <w:rPr>
          <w:rFonts w:hint="eastAsia"/>
        </w:rPr>
      </w:pPr>
      <w:r>
        <w:rPr>
          <w:rFonts w:hint="eastAsia"/>
        </w:rPr>
        <w:t>iNaturalist 2018数据集由加利福尼亚理工学院visipedia研究团队发布，作为CVPR 2018 FGVC</w:t>
      </w:r>
      <w:r>
        <w:rPr>
          <w:rFonts w:hint="eastAsia"/>
          <w:vertAlign w:val="superscript"/>
          <w:lang w:val="en-US" w:eastAsia="zh-CN"/>
        </w:rPr>
        <w:t>5</w:t>
      </w:r>
      <w:r>
        <w:rPr>
          <w:rFonts w:hint="eastAsia"/>
        </w:rPr>
        <w:t>（Fine-Grained Visual Categorization）workshop的官方竞赛数据集公开发布</w:t>
      </w:r>
      <w:r>
        <w:rPr>
          <w:rFonts w:hint="eastAsia"/>
          <w:vertAlign w:val="superscript"/>
          <w:lang w:eastAsia="zh-CN"/>
        </w:rPr>
        <w:fldChar w:fldCharType="begin"/>
      </w:r>
      <w:r>
        <w:instrText xml:space="preserve"> REF _Ref1031350734 \r \h  \* MERGEFORMAT</w:instrText>
      </w:r>
      <w:r>
        <w:rPr>
          <w:rFonts w:hint="eastAsia"/>
          <w:vertAlign w:val="superscript"/>
          <w:lang w:eastAsia="zh-CN"/>
        </w:rPr>
        <w:fldChar w:fldCharType="separate"/>
      </w:r>
      <w:r>
        <w:rPr>
          <w:rFonts w:hint="eastAsia"/>
          <w:vertAlign w:val="superscript"/>
          <w:lang w:eastAsia="zh-CN"/>
        </w:rPr>
        <w:t>[21]</w:t>
      </w:r>
      <w:r>
        <w:rPr>
          <w:rFonts w:hint="eastAsia"/>
          <w:vertAlign w:val="superscript"/>
          <w:lang w:eastAsia="zh-CN"/>
        </w:rPr>
        <w:fldChar w:fldCharType="end"/>
      </w:r>
      <w:r>
        <w:rPr>
          <w:rFonts w:hint="eastAsia"/>
        </w:rPr>
        <w:t>。该数据集通过iNaturalist众包平台（https://www.inaturalist.org）全球收集，原始发布形式为图像文件配合JSON标注文件（train2018.json、val2018.json）。原始数据量</w:t>
      </w:r>
      <w:r>
        <w:rPr>
          <w:rFonts w:hint="eastAsia"/>
          <w:lang w:val="en-US" w:eastAsia="zh-CN"/>
        </w:rPr>
        <w:t>如下</w:t>
      </w:r>
      <w:r>
        <w:rPr>
          <w:rFonts w:hint="eastAsia"/>
        </w:rPr>
        <w:t>：训练图像437513张、验证图像24426张、测试图像149394张，涵盖8142个物种类别，覆盖植物界（Plantae）、昆虫纲（Insecta）、鸟纲（Aves）等14个超类；其中植物界包含2917个物种、118800张训练图像和8751张验证图像。数据集图像经统一缩放处理（最大边800像素），以JPEG格式存储，训练集与验证集图像总量约120GB。原始标注文件采用COCO数据集格式，每张图像的JSON记录包含id、file_name、category_id、license等核心字段；物种分类信息通过category字段提供完整的生物学分类层级，包含界（kingdom）、门（phylum）、纲（class）、目（order）、科（family）、属（genus）、种（species）七个层级。需要特别说明的是，iNaturalist 2018原始发布的标注文件（train2018.json / val2018.json）中的分类学名称经混淆处理（obfuscation），无法直接读取真实科属名。2018年6月，官方发布混淆文件categories.json.tar.gz，本研究使用该文件替换原始categories列表，获取真实的科属名称用于后续筛选。</w:t>
      </w:r>
    </w:p>
    <w:p w14:paraId="4D036E5A">
      <w:pPr>
        <w:bidi w:val="0"/>
        <w:rPr>
          <w:ins w:id="73" w:author="小宋" w:date="2026-07-06T22:47:15Z"/>
          <w:rFonts w:hint="eastAsia"/>
        </w:rPr>
      </w:pPr>
      <w:r>
        <w:rPr>
          <w:rFonts w:hint="eastAsia"/>
        </w:rPr>
        <w:t>2019年8月，官方额外发布了地理位置补充文件inat2018_locations.zip（约11MB），该文件通过image_id与原始标注文件建立关联，为训练集和验证集中的每张图像补充了latitude（纬度）、longitude（经度）、loc_uncert（米）、date（拍摄日期）和user_id（上传用户标识）五个字段。</w:t>
      </w:r>
    </w:p>
    <w:p w14:paraId="177FA4AE">
      <w:pPr>
        <w:bidi w:val="0"/>
        <w:rPr>
          <w:rFonts w:hint="eastAsia"/>
        </w:rPr>
      </w:pPr>
      <w:ins w:id="74" w:author="小宋" w:date="2026-07-06T22:47:16Z">
        <w:r>
          <w:rPr>
            <w:rFonts w:hint="eastAsia"/>
            <w:lang w:eastAsia="zh-CN"/>
          </w:rPr>
          <w:t>（</w:t>
        </w:r>
      </w:ins>
      <w:ins w:id="75" w:author="小宋" w:date="2026-07-06T22:47:17Z">
        <w:r>
          <w:rPr>
            <w:rFonts w:hint="eastAsia"/>
            <w:lang w:val="en-US" w:eastAsia="zh-CN"/>
          </w:rPr>
          <w:t>2</w:t>
        </w:r>
      </w:ins>
      <w:ins w:id="76" w:author="小宋" w:date="2026-07-06T22:47:16Z">
        <w:r>
          <w:rPr>
            <w:rFonts w:hint="eastAsia"/>
            <w:lang w:eastAsia="zh-CN"/>
          </w:rPr>
          <w:t>）</w:t>
        </w:r>
      </w:ins>
      <w:ins w:id="77" w:author="小宋" w:date="2026-07-06T22:47:21Z">
        <w:r>
          <w:rPr>
            <w:rFonts w:hint="eastAsia"/>
            <w:lang w:val="en-US" w:eastAsia="zh-CN"/>
          </w:rPr>
          <w:t>筛选</w:t>
        </w:r>
      </w:ins>
      <w:ins w:id="78" w:author="小宋" w:date="2026-07-06T22:47:23Z">
        <w:r>
          <w:rPr>
            <w:rFonts w:hint="eastAsia"/>
            <w:lang w:val="en-US" w:eastAsia="zh-CN"/>
          </w:rPr>
          <w:t>步骤</w:t>
        </w:r>
      </w:ins>
      <w:del w:id="79" w:author="小宋" w:date="2026-07-06T22:47:19Z">
        <w:r>
          <w:rPr>
            <w:rFonts w:hint="eastAsia"/>
          </w:rPr>
          <w:delText>本研究的数据构建流程如下</w:delText>
        </w:r>
      </w:del>
      <w:del w:id="80" w:author="小宋" w:date="2026-07-06T22:47:26Z">
        <w:r>
          <w:rPr>
            <w:rFonts w:hint="eastAsia"/>
          </w:rPr>
          <w:delText>：</w:delText>
        </w:r>
      </w:del>
    </w:p>
    <w:p w14:paraId="515C7CAF">
      <w:pPr>
        <w:keepNext w:val="0"/>
        <w:keepLines w:val="0"/>
        <w:pageBreakBefore w:val="0"/>
        <w:widowControl w:val="0"/>
        <w:kinsoku/>
        <w:wordWrap w:val="0"/>
        <w:overflowPunct/>
        <w:topLinePunct w:val="0"/>
        <w:autoSpaceDE/>
        <w:autoSpaceDN/>
        <w:bidi w:val="0"/>
        <w:adjustRightInd/>
        <w:snapToGrid/>
        <w:ind w:left="0" w:leftChars="0" w:firstLine="420" w:firstLineChars="0"/>
        <w:textAlignment w:val="auto"/>
        <w:rPr>
          <w:rFonts w:hint="default"/>
          <w:lang w:val="en-US" w:eastAsia="zh-CN"/>
        </w:rPr>
      </w:pPr>
      <w:r>
        <w:rPr>
          <w:rFonts w:hint="eastAsia"/>
          <w:lang w:val="en-US" w:eastAsia="zh-CN"/>
        </w:rPr>
        <w:t>步骤1：</w:t>
      </w:r>
      <w:r>
        <w:rPr>
          <w:rFonts w:hint="default"/>
          <w:lang w:val="en-US" w:eastAsia="zh-CN"/>
        </w:rPr>
        <w:t>数据获取与解混淆。iNaturalis官方GitHub仓库（https://github.com/visipedia/inat_comp/tree/master/2018）获取全部训练集与验证集图像、JSON标注文件以及地理位置补充文件。使用官方发布的解混淆categories列表替换原始混淆的category名称，建立image_id到真实family字段的映射关系。</w:t>
      </w:r>
    </w:p>
    <w:p w14:paraId="211B2091">
      <w:pPr>
        <w:bidi w:val="0"/>
        <w:rPr>
          <w:rFonts w:hint="default"/>
          <w:lang w:val="en-US" w:eastAsia="zh-CN"/>
        </w:rPr>
      </w:pPr>
      <w:r>
        <w:rPr>
          <w:rFonts w:hint="default"/>
          <w:lang w:val="en-US" w:eastAsia="zh-CN"/>
        </w:rPr>
        <w:t>步骤2：古树名木相关科属筛选。本研究依据《</w:t>
      </w:r>
      <w:r>
        <w:rPr>
          <w:rFonts w:hint="eastAsia"/>
          <w:lang w:val="en-US" w:eastAsia="zh-CN"/>
        </w:rPr>
        <w:t>古树名木普查技术规范</w:t>
      </w:r>
      <w:r>
        <w:rPr>
          <w:rFonts w:hint="default"/>
          <w:lang w:val="en-US" w:eastAsia="zh-CN"/>
        </w:rPr>
        <w:t>》</w:t>
      </w:r>
      <w:r>
        <w:rPr>
          <w:rFonts w:hint="default"/>
          <w:vertAlign w:val="superscript"/>
          <w:lang w:val="en-US" w:eastAsia="zh-CN"/>
        </w:rPr>
        <w:fldChar w:fldCharType="begin"/>
      </w:r>
      <w:r>
        <w:instrText xml:space="preserve"> REF _Ref4601 \r \h  \* MERGEFORMAT</w:instrText>
      </w:r>
      <w:r>
        <w:rPr>
          <w:rFonts w:hint="default"/>
          <w:vertAlign w:val="superscript"/>
          <w:lang w:val="en-US" w:eastAsia="zh-CN"/>
        </w:rPr>
        <w:fldChar w:fldCharType="separate"/>
      </w:r>
      <w:r>
        <w:rPr>
          <w:rFonts w:hint="default"/>
          <w:vertAlign w:val="superscript"/>
          <w:lang w:val="en-US" w:eastAsia="zh-CN"/>
        </w:rPr>
        <w:t>[52]</w:t>
      </w:r>
      <w:r>
        <w:rPr>
          <w:rFonts w:hint="default"/>
          <w:vertAlign w:val="superscript"/>
          <w:lang w:val="en-US" w:eastAsia="zh-CN"/>
        </w:rPr>
        <w:fldChar w:fldCharType="end"/>
      </w:r>
      <w:r>
        <w:rPr>
          <w:rFonts w:hint="default"/>
          <w:lang w:val="en-US" w:eastAsia="zh-CN"/>
        </w:rPr>
        <w:t>及京津冀地区常见古树名木科属</w:t>
      </w:r>
      <w:r>
        <w:rPr>
          <w:rFonts w:hint="default"/>
          <w:vertAlign w:val="superscript"/>
          <w:lang w:val="en-US" w:eastAsia="zh-CN"/>
        </w:rPr>
        <w:fldChar w:fldCharType="begin"/>
      </w:r>
      <w:r>
        <w:instrText xml:space="preserve"> REF _Ref1091771899 \r \h  \* MERGEFORMAT</w:instrText>
      </w:r>
      <w:r>
        <w:rPr>
          <w:rFonts w:hint="default"/>
          <w:vertAlign w:val="superscript"/>
          <w:lang w:val="en-US" w:eastAsia="zh-CN"/>
        </w:rPr>
        <w:fldChar w:fldCharType="separate"/>
      </w:r>
      <w:r>
        <w:rPr>
          <w:rFonts w:hint="default"/>
          <w:vertAlign w:val="superscript"/>
          <w:lang w:val="en-US" w:eastAsia="zh-CN"/>
        </w:rPr>
        <w:t>[44]</w:t>
      </w:r>
      <w:r>
        <w:rPr>
          <w:rFonts w:hint="default"/>
          <w:vertAlign w:val="superscript"/>
          <w:lang w:val="en-US" w:eastAsia="zh-CN"/>
        </w:rPr>
        <w:fldChar w:fldCharType="end"/>
      </w:r>
      <w:r>
        <w:rPr>
          <w:rFonts w:hint="default"/>
          <w:lang w:val="en-US" w:eastAsia="zh-CN"/>
        </w:rPr>
        <w:t>分布，从植物界（Plantae）的2917个物种类别中，通过family（科）字段筛选出以下25个相关科属类别：松科（Pinaceae）、柏科（Cupressaceae）、壳斗科（Fagaceae）、豆科（Fabaceae）、榆科（Ulmaceae）、樟科（Lauraceae）、木兰科（Magnoliaceae）、无患子科（Sapindaceae）、蔷薇科（Rosaceae）、木犀科（Oleaceae）、杨柳科（Salicaceae）、胡桃科（Juglandaceae）、桑科（Moraceae）、柿树科（Ebenaceae）、大戟科（Euphorbiaceae）、紫葳科（Bignoniaceae）、芸香科（Rutaceae）、苦木科（Simaroubaceae）、五加科（Araliaceae）、紫茉莉科（Nyctaginaceae）、海桐科（Pittosporaceae）、金丝桃科（Hypericaceae）、红豆杉科（Taxaceae）、棕榈科（Arecaceae）、禾本科（Poaceae）。需要说明的是，部分传统科属（如苏木科Caesalpiniaceae、七叶树科Hippocastanaceae、椴树科Tiliaceae）在iNaturalist 2018采用的Catalogue of Life 2018分类体系中已分别并入豆科、无患子科和锦葵科，本研究以数据集中实际存在的科属名称为准。经此步筛选，原始匹配到600个物种、29595张图像（训练集27795张、验证集1800张）。</w:t>
      </w:r>
    </w:p>
    <w:p w14:paraId="0EAA6FFC">
      <w:pPr>
        <w:bidi w:val="0"/>
        <w:rPr>
          <w:ins w:id="81" w:author="小宋" w:date="2026-07-06T22:47:54Z"/>
          <w:rFonts w:hint="default"/>
          <w:lang w:val="en-US" w:eastAsia="zh-CN"/>
        </w:rPr>
      </w:pPr>
      <w:r>
        <w:rPr>
          <w:rFonts w:hint="default"/>
          <w:lang w:val="en-US" w:eastAsia="zh-CN"/>
        </w:rPr>
        <w:t>步骤3：坐标有效性筛查。iNaturalist为众包数据集，位置坐标存在三类典型质量问题：定位设备精度差异显著（部分记录误差达数公里）、早期观测</w:t>
      </w:r>
      <w:r>
        <w:rPr>
          <w:rFonts w:hint="eastAsia"/>
          <w:lang w:val="en-US" w:eastAsia="zh-CN"/>
        </w:rPr>
        <w:t>丢失位置</w:t>
      </w:r>
      <w:r>
        <w:rPr>
          <w:rFonts w:hint="default"/>
          <w:lang w:val="en-US" w:eastAsia="zh-CN"/>
        </w:rPr>
        <w:t xml:space="preserve">坐标以及设备漂移导致坐标落在海洋等非植被区域。因此本研究对位置坐标进行四步有效性筛查：坐标基础验证，剔除latitude或longitude字段缺失及明显越界（纬度超出[-90, 90]、经度超出[-180, 180]）的记录；定位不确定性阈值筛选，保留loc_uncert </w:t>
      </w:r>
      <w:r>
        <w:rPr>
          <w:rFonts w:hint="eastAsia"/>
          <w:lang w:val="en-US" w:eastAsia="zh-CN"/>
        </w:rPr>
        <w:t>≤</w:t>
      </w:r>
      <w:r>
        <w:rPr>
          <w:rFonts w:hint="default"/>
          <w:lang w:val="en-US" w:eastAsia="zh-CN"/>
        </w:rPr>
        <w:t>200米的记录，该阈值覆盖在开阔地（5-50米）和城市峡谷（50-200米）的典型精度范围，同时有效剔除基站定位漂移及手动输入错误，此步保留率约83.2%；研究区域聚焦，保留北美东部温带区域（经度-100°W ~ -60°W，纬度25°N ~ 50°N）的观测记录，该区域是iNaturalist数据中木本植物观测最密集、多样性最丰富的地带，具有代表性的温带落叶阔叶林和混交林生态系统，通过全球海岸线矢量数据剔除落在海洋、大型湖泊中的坐标；物种样本量保障，剔除训练样本量&lt;15张的稀有物种，确保每个保留物种具有足够的训练样本用于深度学习模型收敛。</w:t>
      </w:r>
    </w:p>
    <w:p w14:paraId="398DAD4B">
      <w:pPr>
        <w:bidi w:val="0"/>
        <w:rPr>
          <w:ins w:id="82" w:author="小宋" w:date="2026-07-06T22:47:55Z"/>
          <w:rFonts w:hint="default"/>
          <w:lang w:val="en-US" w:eastAsia="zh-CN"/>
        </w:rPr>
      </w:pPr>
      <w:ins w:id="83" w:author="小宋" w:date="2026-07-06T22:48:07Z">
        <w:r>
          <w:rPr>
            <w:rFonts w:hint="eastAsia"/>
            <w:lang w:val="en-US" w:eastAsia="zh-CN"/>
          </w:rPr>
          <w:t>（</w:t>
        </w:r>
      </w:ins>
      <w:ins w:id="84" w:author="小宋" w:date="2026-07-06T22:48:08Z">
        <w:r>
          <w:rPr>
            <w:rFonts w:hint="eastAsia"/>
            <w:lang w:val="en-US" w:eastAsia="zh-CN"/>
          </w:rPr>
          <w:t>3</w:t>
        </w:r>
      </w:ins>
      <w:ins w:id="85" w:author="小宋" w:date="2026-07-06T22:48:07Z">
        <w:r>
          <w:rPr>
            <w:rFonts w:hint="eastAsia"/>
            <w:lang w:val="en-US" w:eastAsia="zh-CN"/>
          </w:rPr>
          <w:t>）</w:t>
        </w:r>
      </w:ins>
      <w:ins w:id="86" w:author="小宋" w:date="2026-07-06T23:03:56Z">
        <w:r>
          <w:rPr>
            <w:rFonts w:hint="eastAsia"/>
            <w:lang w:val="en-US" w:eastAsia="zh-CN"/>
          </w:rPr>
          <w:t>规模</w:t>
        </w:r>
      </w:ins>
      <w:ins w:id="87" w:author="小宋" w:date="2026-07-06T23:03:57Z">
        <w:r>
          <w:rPr>
            <w:rFonts w:hint="eastAsia"/>
            <w:lang w:val="en-US" w:eastAsia="zh-CN"/>
          </w:rPr>
          <w:t>划分</w:t>
        </w:r>
      </w:ins>
    </w:p>
    <w:p w14:paraId="41314CAB">
      <w:pPr>
        <w:bidi w:val="0"/>
        <w:rPr>
          <w:del w:id="88" w:author="小宋" w:date="2026-07-06T22:49:49Z"/>
          <w:rFonts w:hint="default"/>
          <w:lang w:val="en-US" w:eastAsia="zh-CN"/>
        </w:rPr>
      </w:pPr>
      <w:del w:id="89" w:author="小宋" w:date="2026-07-06T22:49:49Z">
        <w:r>
          <w:rPr>
            <w:rFonts w:hint="default"/>
            <w:lang w:val="en-US" w:eastAsia="zh-CN"/>
          </w:rPr>
          <w:delText>经上述筛查，最终保留197个物种、12544张具有有效坐标的图像数据。</w:delText>
        </w:r>
      </w:del>
    </w:p>
    <w:p w14:paraId="64E7603A">
      <w:pPr>
        <w:bidi w:val="0"/>
        <w:rPr>
          <w:rFonts w:hint="default"/>
          <w:lang w:val="en-US" w:eastAsia="zh-CN"/>
        </w:rPr>
      </w:pPr>
      <w:r>
        <w:rPr>
          <w:rFonts w:hint="default"/>
          <w:lang w:val="en-US" w:eastAsia="zh-CN"/>
        </w:rPr>
        <w:t>iNaturalist 2018中的位置坐标由拍摄者</w:t>
      </w:r>
      <w:r>
        <w:rPr>
          <w:rFonts w:hint="eastAsia"/>
          <w:lang w:val="en-US" w:eastAsia="zh-CN"/>
        </w:rPr>
        <w:t>使用相应设备</w:t>
      </w:r>
      <w:r>
        <w:rPr>
          <w:rFonts w:hint="default"/>
          <w:lang w:val="en-US" w:eastAsia="zh-CN"/>
        </w:rPr>
        <w:t>记录，定位精度因设备与环境差异存在波动，属于消费级定位精度，满足本研究城市/景区级位置检索的管理单元尺度需求。本研究使用该数据集中的图像数据及其对应的位置坐标构建训练样本，物种标签仅用于Triplet Loss监督信号。需要说明的是，iNaturalist 2018为通用植物观测数据集，其图像采集场景以野外自然生境为主，样本分布与真实古树名木行政记录在树龄、保护级别等维度上存在差异，因此本研究将其定位为</w:t>
      </w:r>
      <w:r>
        <w:rPr>
          <w:rFonts w:hint="eastAsia"/>
          <w:lang w:val="en-US" w:eastAsia="zh-CN"/>
        </w:rPr>
        <w:t>“</w:t>
      </w:r>
      <w:r>
        <w:rPr>
          <w:rFonts w:hint="default"/>
          <w:lang w:val="en-US" w:eastAsia="zh-CN"/>
        </w:rPr>
        <w:t>预训练与通用评估数据集</w:t>
      </w:r>
      <w:r>
        <w:rPr>
          <w:rFonts w:hint="eastAsia"/>
          <w:lang w:val="en-US" w:eastAsia="zh-CN"/>
        </w:rPr>
        <w:t>”</w:t>
      </w:r>
      <w:r>
        <w:rPr>
          <w:rFonts w:hint="default"/>
          <w:lang w:val="en-US" w:eastAsia="zh-CN"/>
        </w:rPr>
        <w:t>，主要服务于模型初始化和跨数据集泛化能力验证，而非直接作为古树名木场景的最终评估标准。</w:t>
      </w:r>
    </w:p>
    <w:p w14:paraId="02868A1D">
      <w:pPr>
        <w:bidi w:val="0"/>
        <w:rPr>
          <w:ins w:id="90" w:author="小宋" w:date="2026-07-06T22:50:23Z"/>
          <w:rFonts w:hint="default"/>
          <w:lang w:val="en-US" w:eastAsia="zh-CN"/>
        </w:rPr>
      </w:pPr>
      <w:r>
        <w:rPr>
          <w:rFonts w:hint="eastAsia"/>
          <w:lang w:val="en-US" w:eastAsia="zh-CN"/>
        </w:rPr>
        <w:t>综上所述</w:t>
      </w:r>
      <w:r>
        <w:rPr>
          <w:rFonts w:hint="default"/>
          <w:lang w:val="en-US" w:eastAsia="zh-CN"/>
        </w:rPr>
        <w:t>，</w:t>
      </w:r>
      <w:ins w:id="91" w:author="小宋" w:date="2026-07-06T22:49:33Z">
        <w:r>
          <w:rPr>
            <w:rFonts w:hint="default"/>
            <w:lang w:val="en-US" w:eastAsia="zh-CN"/>
          </w:rPr>
          <w:t>最终保留197个物种、12544张具有有效坐标的图像数据</w:t>
        </w:r>
      </w:ins>
      <w:ins w:id="92" w:author="小宋" w:date="2026-07-06T22:49:37Z">
        <w:r>
          <w:rPr>
            <w:rFonts w:hint="eastAsia"/>
            <w:lang w:val="en-US" w:eastAsia="zh-CN"/>
          </w:rPr>
          <w:t>，</w:t>
        </w:r>
      </w:ins>
      <w:r>
        <w:rPr>
          <w:rFonts w:hint="default"/>
          <w:lang w:val="en-US" w:eastAsia="zh-CN"/>
        </w:rPr>
        <w:t>将</w:t>
      </w:r>
      <w:del w:id="93" w:author="小宋" w:date="2026-07-06T22:49:55Z">
        <w:r>
          <w:rPr>
            <w:rFonts w:hint="default"/>
            <w:lang w:val="en-US" w:eastAsia="zh-CN"/>
          </w:rPr>
          <w:delText>上述</w:delText>
        </w:r>
      </w:del>
      <w:r>
        <w:rPr>
          <w:rFonts w:hint="default"/>
          <w:lang w:val="en-US" w:eastAsia="zh-CN"/>
        </w:rPr>
        <w:t>12544张古树名木相关图像按约7:2:1比例划分为训练集（8781张）、验证集（2509张）和测试集（1254张）。为避免数据泄露，划分时基于image_id进行去重处理，确保同一棵树的多张图像（若存在）仅归属于单一集合，不跨集分布。</w:t>
      </w:r>
    </w:p>
    <w:p w14:paraId="4537E58A">
      <w:pPr>
        <w:pStyle w:val="4"/>
        <w:rPr>
          <w:ins w:id="94" w:author="小宋" w:date="2026-07-06T22:58:21Z"/>
          <w:rFonts w:hint="eastAsia"/>
          <w:lang w:val="en-US" w:eastAsia="zh-CN"/>
        </w:rPr>
      </w:pPr>
      <w:ins w:id="95" w:author="小宋" w:date="2026-07-06T22:50:53Z">
        <w:r>
          <w:rPr/>
          <w:t>3.</w:t>
        </w:r>
      </w:ins>
      <w:ins w:id="96" w:author="小宋" w:date="2026-07-06T22:50:53Z">
        <w:r>
          <w:rPr>
            <w:rFonts w:hint="eastAsia"/>
          </w:rPr>
          <w:t>3</w:t>
        </w:r>
      </w:ins>
      <w:ins w:id="97" w:author="小宋" w:date="2026-07-06T22:50:53Z">
        <w:r>
          <w:rPr/>
          <w:t>.</w:t>
        </w:r>
      </w:ins>
      <w:ins w:id="98" w:author="小宋" w:date="2026-07-06T22:50:57Z">
        <w:r>
          <w:rPr>
            <w:rFonts w:hint="eastAsia"/>
            <w:lang w:val="en-US" w:eastAsia="zh-CN"/>
          </w:rPr>
          <w:t>2</w:t>
        </w:r>
      </w:ins>
      <w:ins w:id="99" w:author="小宋" w:date="2026-07-06T22:50:53Z">
        <w:r>
          <w:rPr>
            <w:rFonts w:hint="eastAsia"/>
            <w:lang w:val="en-US" w:eastAsia="zh-CN"/>
          </w:rPr>
          <w:t xml:space="preserve"> </w:t>
        </w:r>
      </w:ins>
      <w:ins w:id="100" w:author="小宋" w:date="2026-07-06T22:51:11Z">
        <w:r>
          <w:rPr>
            <w:rFonts w:hint="eastAsia"/>
            <w:lang w:val="en-US" w:eastAsia="zh-CN"/>
          </w:rPr>
          <w:t>BFA</w:t>
        </w:r>
      </w:ins>
      <w:ins w:id="101" w:author="小宋" w:date="2026-07-06T22:51:13Z">
        <w:r>
          <w:rPr>
            <w:rFonts w:hint="eastAsia"/>
            <w:lang w:val="en-US" w:eastAsia="zh-CN"/>
          </w:rPr>
          <w:t>TH</w:t>
        </w:r>
      </w:ins>
      <w:ins w:id="102" w:author="小宋" w:date="2026-07-06T22:51:14Z">
        <w:r>
          <w:rPr>
            <w:rFonts w:hint="eastAsia"/>
            <w:lang w:val="en-US" w:eastAsia="zh-CN"/>
          </w:rPr>
          <w:t>自建</w:t>
        </w:r>
      </w:ins>
      <w:ins w:id="103" w:author="小宋" w:date="2026-07-06T22:51:15Z">
        <w:r>
          <w:rPr>
            <w:rFonts w:hint="eastAsia"/>
            <w:lang w:val="en-US" w:eastAsia="zh-CN"/>
          </w:rPr>
          <w:t>数据集</w:t>
        </w:r>
      </w:ins>
    </w:p>
    <w:p w14:paraId="24A9DA72">
      <w:pPr>
        <w:rPr>
          <w:ins w:id="104" w:author="小宋" w:date="2026-07-06T22:50:53Z"/>
          <w:rFonts w:hint="default"/>
          <w:lang w:val="en-US"/>
        </w:rPr>
      </w:pPr>
      <w:ins w:id="105" w:author="小宋" w:date="2026-07-06T22:58:23Z">
        <w:r>
          <w:rPr>
            <w:rFonts w:hint="eastAsia"/>
            <w:lang w:val="en-US" w:eastAsia="zh-CN"/>
          </w:rPr>
          <w:t>（1）</w:t>
        </w:r>
      </w:ins>
      <w:ins w:id="106" w:author="小宋" w:date="2026-07-06T22:58:24Z">
        <w:r>
          <w:rPr>
            <w:rFonts w:hint="eastAsia"/>
            <w:lang w:val="en-US" w:eastAsia="zh-CN"/>
          </w:rPr>
          <w:t>数据</w:t>
        </w:r>
      </w:ins>
      <w:ins w:id="107" w:author="小宋" w:date="2026-07-06T22:58:26Z">
        <w:r>
          <w:rPr>
            <w:rFonts w:hint="eastAsia"/>
            <w:lang w:val="en-US" w:eastAsia="zh-CN"/>
          </w:rPr>
          <w:t>来源</w:t>
        </w:r>
      </w:ins>
    </w:p>
    <w:p w14:paraId="028622CA">
      <w:pPr>
        <w:bidi w:val="0"/>
        <w:ind w:firstLine="0" w:firstLineChars="0"/>
        <w:rPr>
          <w:del w:id="109" w:author="小宋" w:date="2026-07-06T22:50:53Z"/>
          <w:rFonts w:hint="default"/>
          <w:lang w:val="en-US" w:eastAsia="zh-CN"/>
        </w:rPr>
        <w:pPrChange w:id="108" w:author="小宋" w:date="2026-07-06T22:50:24Z">
          <w:pPr>
            <w:bidi w:val="0"/>
          </w:pPr>
        </w:pPrChange>
      </w:pPr>
    </w:p>
    <w:p w14:paraId="2D2B3CCB">
      <w:pPr>
        <w:numPr>
          <w:ilvl w:val="0"/>
          <w:numId w:val="0"/>
        </w:numPr>
        <w:ind w:firstLine="420" w:firstLineChars="0"/>
        <w:rPr>
          <w:del w:id="110" w:author="小宋" w:date="2026-07-06T22:51:19Z"/>
        </w:rPr>
      </w:pPr>
      <w:del w:id="111" w:author="小宋" w:date="2026-07-06T22:51:19Z">
        <w:r>
          <w:rPr>
            <w:rFonts w:hint="eastAsia"/>
            <w:lang w:eastAsia="zh-CN"/>
          </w:rPr>
          <w:delText>（</w:delText>
        </w:r>
      </w:del>
      <w:del w:id="112" w:author="小宋" w:date="2026-07-06T22:51:19Z">
        <w:r>
          <w:rPr>
            <w:rFonts w:hint="eastAsia"/>
            <w:lang w:val="en-US" w:eastAsia="zh-CN"/>
          </w:rPr>
          <w:delText>2</w:delText>
        </w:r>
      </w:del>
      <w:del w:id="113" w:author="小宋" w:date="2026-07-06T22:51:19Z">
        <w:r>
          <w:rPr>
            <w:rFonts w:hint="eastAsia"/>
            <w:lang w:eastAsia="zh-CN"/>
          </w:rPr>
          <w:delText>）</w:delText>
        </w:r>
      </w:del>
      <w:del w:id="114" w:author="小宋" w:date="2026-07-06T22:51:19Z">
        <w:r>
          <w:rPr>
            <w:rFonts w:hint="eastAsia"/>
          </w:rPr>
          <w:delText>BFATH</w:delText>
        </w:r>
      </w:del>
      <w:del w:id="115" w:author="小宋" w:date="2026-07-06T22:51:19Z">
        <w:r>
          <w:rPr>
            <w:rFonts w:hint="eastAsia"/>
            <w:lang w:val="en-US" w:eastAsia="zh-CN"/>
          </w:rPr>
          <w:delText>自建</w:delText>
        </w:r>
      </w:del>
      <w:del w:id="116" w:author="小宋" w:date="2026-07-06T22:51:19Z">
        <w:r>
          <w:rPr>
            <w:rFonts w:hint="eastAsia"/>
          </w:rPr>
          <w:delText>数据集</w:delText>
        </w:r>
      </w:del>
    </w:p>
    <w:p w14:paraId="50ABA766">
      <w:pPr>
        <w:bidi w:val="0"/>
        <w:rPr>
          <w:rFonts w:hint="eastAsia"/>
        </w:rPr>
      </w:pPr>
      <w:r>
        <w:rPr>
          <w:rFonts w:hint="eastAsia"/>
        </w:rPr>
        <w:t>BFATH（Beijing Forestry Ancient Tree Hashing）是本研究专门针对古树名木场景构建的领域验证数据集，作为论文核心实验的评估基准与系统演示数据源。其数据来源为《京津冀古树寻踪》</w:t>
      </w:r>
      <w:r>
        <w:rPr>
          <w:rFonts w:hint="eastAsia"/>
          <w:vertAlign w:val="superscript"/>
          <w:lang w:eastAsia="zh-CN"/>
        </w:rPr>
        <w:fldChar w:fldCharType="begin"/>
      </w:r>
      <w:r>
        <w:instrText xml:space="preserve"> REF _Ref1091771899 \r \h  \* MERGEFORMAT</w:instrText>
      </w:r>
      <w:r>
        <w:rPr>
          <w:rFonts w:hint="eastAsia"/>
          <w:vertAlign w:val="superscript"/>
          <w:lang w:eastAsia="zh-CN"/>
        </w:rPr>
        <w:fldChar w:fldCharType="separate"/>
      </w:r>
      <w:r>
        <w:rPr>
          <w:rFonts w:hint="eastAsia"/>
          <w:vertAlign w:val="superscript"/>
          <w:lang w:eastAsia="zh-CN"/>
        </w:rPr>
        <w:t>[44]</w:t>
      </w:r>
      <w:r>
        <w:rPr>
          <w:rFonts w:hint="eastAsia"/>
          <w:vertAlign w:val="superscript"/>
          <w:lang w:eastAsia="zh-CN"/>
        </w:rPr>
        <w:fldChar w:fldCharType="end"/>
      </w:r>
      <w:r>
        <w:rPr>
          <w:rFonts w:hint="eastAsia"/>
        </w:rPr>
        <w:t>，该书由京津冀古树名木保护研究中心编著，中国建筑工业出版社2019年出版，全书363页彩图，系统收录了京津冀三地经官方认定的古树名木资源。该书于2020年获中国风景园林学会科学技术奖三等奖，其编撰团队沿古树踪迹实地踏查三地重要古树，查阅《村志》《碑志》《史志》等历史记载并走访当地村民，记录每株古树的生长位置、测量树高和胸径，拍摄花果特征及不同季节景观，具有高度的权威性与专业性。书中收录古树群14个、古树名木约190株，其中北京25科37属44种107株、河北11科25属51种、天津4科4属4种，基本涵盖了三地代表性古树树种。每株古树均经过专家鉴定，符合《古树名木普查技术规范》</w:t>
      </w:r>
      <w:r>
        <w:rPr>
          <w:rFonts w:hint="eastAsia"/>
          <w:vertAlign w:val="superscript"/>
          <w:lang w:eastAsia="zh-CN"/>
        </w:rPr>
        <w:fldChar w:fldCharType="begin"/>
      </w:r>
      <w:r>
        <w:instrText xml:space="preserve"> REF _Ref4601 \r \h  \* MERGEFORMAT</w:instrText>
      </w:r>
      <w:r>
        <w:rPr>
          <w:rFonts w:hint="eastAsia"/>
          <w:vertAlign w:val="superscript"/>
          <w:lang w:eastAsia="zh-CN"/>
        </w:rPr>
        <w:fldChar w:fldCharType="separate"/>
      </w:r>
      <w:r>
        <w:rPr>
          <w:rFonts w:hint="eastAsia"/>
          <w:vertAlign w:val="superscript"/>
          <w:lang w:eastAsia="zh-CN"/>
        </w:rPr>
        <w:t>[52]</w:t>
      </w:r>
      <w:r>
        <w:rPr>
          <w:rFonts w:hint="eastAsia"/>
          <w:vertAlign w:val="superscript"/>
          <w:lang w:eastAsia="zh-CN"/>
        </w:rPr>
        <w:fldChar w:fldCharType="end"/>
      </w:r>
      <w:r>
        <w:rPr>
          <w:rFonts w:hint="eastAsia"/>
        </w:rPr>
        <w:t>中关于古树（树龄≥100年）或名木（具有历史/文化/科学价值）的认定标准。</w:t>
      </w:r>
    </w:p>
    <w:p w14:paraId="31DA9EF9">
      <w:pPr>
        <w:bidi w:val="0"/>
        <w:rPr>
          <w:ins w:id="117" w:author="小宋" w:date="2026-07-06T22:58:45Z"/>
          <w:rFonts w:hint="default" w:eastAsia="宋体"/>
          <w:lang w:val="en-US" w:eastAsia="zh-CN"/>
        </w:rPr>
      </w:pPr>
      <w:ins w:id="118" w:author="小宋" w:date="2026-07-06T22:58:46Z">
        <w:r>
          <w:rPr>
            <w:rFonts w:hint="eastAsia"/>
            <w:lang w:eastAsia="zh-CN"/>
          </w:rPr>
          <w:t>（</w:t>
        </w:r>
      </w:ins>
      <w:ins w:id="119" w:author="小宋" w:date="2026-07-06T22:58:47Z">
        <w:r>
          <w:rPr>
            <w:rFonts w:hint="eastAsia"/>
            <w:lang w:val="en-US" w:eastAsia="zh-CN"/>
          </w:rPr>
          <w:t>2</w:t>
        </w:r>
      </w:ins>
      <w:ins w:id="120" w:author="小宋" w:date="2026-07-06T22:58:46Z">
        <w:r>
          <w:rPr>
            <w:rFonts w:hint="eastAsia"/>
            <w:lang w:val="en-US" w:eastAsia="zh-CN"/>
          </w:rPr>
          <w:t>）</w:t>
        </w:r>
      </w:ins>
      <w:ins w:id="121" w:author="小宋" w:date="2026-07-06T22:58:49Z">
        <w:r>
          <w:rPr>
            <w:rFonts w:hint="eastAsia"/>
            <w:lang w:val="en-US" w:eastAsia="zh-CN"/>
          </w:rPr>
          <w:t>构建</w:t>
        </w:r>
      </w:ins>
      <w:ins w:id="122" w:author="小宋" w:date="2026-07-06T22:58:51Z">
        <w:r>
          <w:rPr>
            <w:rFonts w:hint="eastAsia"/>
            <w:lang w:val="en-US" w:eastAsia="zh-CN"/>
          </w:rPr>
          <w:t>流程</w:t>
        </w:r>
      </w:ins>
    </w:p>
    <w:p w14:paraId="3FF3A7C0">
      <w:pPr>
        <w:bidi w:val="0"/>
        <w:rPr>
          <w:ins w:id="123" w:author="小宋" w:date="2026-07-06T23:03:09Z"/>
          <w:rFonts w:hint="eastAsia"/>
          <w:lang w:eastAsia="zh-CN"/>
        </w:rPr>
      </w:pPr>
      <w:del w:id="124" w:author="小宋" w:date="2026-07-06T22:58:53Z">
        <w:r>
          <w:rPr>
            <w:rFonts w:hint="eastAsia"/>
          </w:rPr>
          <w:delText>本研究的数据构建流程如下</w:delText>
        </w:r>
      </w:del>
      <w:del w:id="125" w:author="小宋" w:date="2026-07-06T22:58:53Z">
        <w:r>
          <w:rPr>
            <w:rFonts w:hint="eastAsia"/>
            <w:lang w:eastAsia="zh-CN"/>
          </w:rPr>
          <w:delText>：</w:delText>
        </w:r>
      </w:del>
      <w:r>
        <w:rPr>
          <w:rFonts w:hint="eastAsia"/>
          <w:lang w:eastAsia="zh-CN"/>
        </w:rPr>
        <w:t>步骤1</w:t>
      </w:r>
      <w:ins w:id="126" w:author="小宋" w:date="2026-07-06T23:03:17Z">
        <w:r>
          <w:rPr>
            <w:rFonts w:hint="eastAsia"/>
            <w:lang w:eastAsia="zh-CN"/>
          </w:rPr>
          <w:t>：</w:t>
        </w:r>
      </w:ins>
      <w:del w:id="127" w:author="小宋" w:date="2026-07-06T23:03:17Z">
        <w:r>
          <w:rPr>
            <w:rFonts w:hint="eastAsia"/>
            <w:lang w:eastAsia="zh-CN"/>
          </w:rPr>
          <w:delText>，</w:delText>
        </w:r>
      </w:del>
      <w:r>
        <w:rPr>
          <w:rFonts w:hint="eastAsia"/>
          <w:lang w:eastAsia="zh-CN"/>
        </w:rPr>
        <w:t>书籍数字化与图像提取。使用高精度扫描仪（分辨率≥600 dpi）对书中古树图像进行数字化采集，确保原始印刷质量无损转换；对每株古树的文字描述页同步进行OCR识别，提取位置信息字段</w:t>
      </w:r>
      <w:ins w:id="128" w:author="小宋" w:date="2026-07-06T23:03:08Z">
        <w:r>
          <w:rPr>
            <w:rFonts w:hint="eastAsia"/>
            <w:lang w:eastAsia="zh-CN"/>
          </w:rPr>
          <w:t>。</w:t>
        </w:r>
      </w:ins>
    </w:p>
    <w:p w14:paraId="412C2270">
      <w:pPr>
        <w:bidi w:val="0"/>
        <w:rPr>
          <w:ins w:id="129" w:author="小宋" w:date="2026-07-06T23:03:22Z"/>
          <w:rFonts w:hint="eastAsia"/>
          <w:lang w:eastAsia="zh-CN"/>
        </w:rPr>
      </w:pPr>
      <w:del w:id="130" w:author="小宋" w:date="2026-07-06T23:03:08Z">
        <w:r>
          <w:rPr>
            <w:rFonts w:hint="eastAsia"/>
            <w:lang w:eastAsia="zh-CN"/>
          </w:rPr>
          <w:delText>；</w:delText>
        </w:r>
      </w:del>
      <w:r>
        <w:rPr>
          <w:rFonts w:hint="eastAsia"/>
          <w:lang w:eastAsia="zh-CN"/>
        </w:rPr>
        <w:t>步骤2</w:t>
      </w:r>
      <w:ins w:id="131" w:author="小宋" w:date="2026-07-06T23:03:19Z">
        <w:r>
          <w:rPr>
            <w:rFonts w:hint="eastAsia"/>
            <w:lang w:eastAsia="zh-CN"/>
          </w:rPr>
          <w:t>：</w:t>
        </w:r>
      </w:ins>
      <w:del w:id="132" w:author="小宋" w:date="2026-07-06T23:03:18Z">
        <w:r>
          <w:rPr>
            <w:rFonts w:hint="eastAsia"/>
            <w:lang w:eastAsia="zh-CN"/>
          </w:rPr>
          <w:delText>，</w:delText>
        </w:r>
      </w:del>
      <w:r>
        <w:rPr>
          <w:rFonts w:hint="eastAsia"/>
          <w:lang w:eastAsia="zh-CN"/>
        </w:rPr>
        <w:t>位置坐标获取与验证。书中记录的古树位置为文字描述形式（如“北京市门头沟区潭柘寺”），需通过地理编码服务将其转换为WGS84</w:t>
      </w:r>
      <w:r>
        <w:rPr>
          <w:rFonts w:hint="eastAsia"/>
          <w:lang w:val="en-US" w:eastAsia="zh-CN"/>
        </w:rPr>
        <w:t>位置坐标</w:t>
      </w:r>
      <w:r>
        <w:rPr>
          <w:rFonts w:hint="eastAsia"/>
          <w:lang w:eastAsia="zh-CN"/>
        </w:rPr>
        <w:t>；保留地理编码精度&lt;100米的样本，剔除乡镇级及以下模糊位置</w:t>
      </w:r>
      <w:ins w:id="133" w:author="小宋" w:date="2026-07-06T23:03:22Z">
        <w:r>
          <w:rPr>
            <w:rFonts w:hint="eastAsia"/>
            <w:lang w:eastAsia="zh-CN"/>
          </w:rPr>
          <w:t>。</w:t>
        </w:r>
      </w:ins>
    </w:p>
    <w:p w14:paraId="58D78F91">
      <w:pPr>
        <w:bidi w:val="0"/>
        <w:rPr>
          <w:ins w:id="134" w:author="小宋" w:date="2026-07-06T23:03:43Z"/>
          <w:rFonts w:hint="eastAsia"/>
          <w:lang w:eastAsia="zh-CN"/>
        </w:rPr>
      </w:pPr>
      <w:del w:id="135" w:author="小宋" w:date="2026-07-06T23:03:22Z">
        <w:r>
          <w:rPr>
            <w:rFonts w:hint="eastAsia"/>
            <w:lang w:eastAsia="zh-CN"/>
          </w:rPr>
          <w:delText>；</w:delText>
        </w:r>
      </w:del>
      <w:r>
        <w:rPr>
          <w:rFonts w:hint="eastAsia"/>
          <w:lang w:eastAsia="zh-CN"/>
        </w:rPr>
        <w:t>步骤3</w:t>
      </w:r>
      <w:ins w:id="136" w:author="小宋" w:date="2026-07-06T23:03:24Z">
        <w:r>
          <w:rPr>
            <w:rFonts w:hint="eastAsia"/>
            <w:lang w:eastAsia="zh-CN"/>
          </w:rPr>
          <w:t>：</w:t>
        </w:r>
      </w:ins>
      <w:del w:id="137" w:author="小宋" w:date="2026-07-06T23:03:24Z">
        <w:r>
          <w:rPr>
            <w:rFonts w:hint="eastAsia"/>
            <w:lang w:eastAsia="zh-CN"/>
          </w:rPr>
          <w:delText>，</w:delText>
        </w:r>
      </w:del>
      <w:r>
        <w:rPr>
          <w:rFonts w:hint="eastAsia"/>
          <w:lang w:eastAsia="zh-CN"/>
        </w:rPr>
        <w:t>样本筛选与标注审核。基于以下三条标准进行严格筛选：图像质量，</w:t>
      </w:r>
      <w:r>
        <w:rPr>
          <w:rFonts w:hint="eastAsia"/>
          <w:lang w:val="en-US" w:eastAsia="zh-CN"/>
        </w:rPr>
        <w:t>即</w:t>
      </w:r>
      <w:r>
        <w:rPr>
          <w:rFonts w:hint="eastAsia"/>
          <w:lang w:eastAsia="zh-CN"/>
        </w:rPr>
        <w:t>分辨率≥512×512，画面清晰、古树主体完整；坐标精度，</w:t>
      </w:r>
      <w:r>
        <w:rPr>
          <w:rFonts w:hint="eastAsia"/>
          <w:lang w:val="en-US" w:eastAsia="zh-CN"/>
        </w:rPr>
        <w:t>即</w:t>
      </w:r>
      <w:r>
        <w:rPr>
          <w:rFonts w:hint="eastAsia"/>
          <w:lang w:eastAsia="zh-CN"/>
        </w:rPr>
        <w:t>地理编码精度&lt;100米，人工核验通过；③物种确认，</w:t>
      </w:r>
      <w:r>
        <w:rPr>
          <w:rFonts w:hint="eastAsia"/>
          <w:lang w:val="en-US" w:eastAsia="zh-CN"/>
        </w:rPr>
        <w:t>即</w:t>
      </w:r>
      <w:r>
        <w:rPr>
          <w:rFonts w:hint="eastAsia"/>
          <w:lang w:eastAsia="zh-CN"/>
        </w:rPr>
        <w:t>与书中专家鉴定结果一致，由人工核对物种标签。经筛选后，最终纳入数据集的有效样本为300张，涵盖银杏、侧柏、桧柏、油松、国槐、青檀、黄连木、柘树、流苏、杜梨、板栗、漆树、榉树、梨树</w:t>
      </w:r>
      <w:ins w:id="138" w:author="小宋" w:date="2026-07-06T23:05:20Z">
        <w:r>
          <w:rPr>
            <w:rFonts w:hint="eastAsia"/>
            <w:lang w:val="en-US" w:eastAsia="zh-CN"/>
          </w:rPr>
          <w:t>与</w:t>
        </w:r>
      </w:ins>
      <w:del w:id="139" w:author="小宋" w:date="2026-07-06T23:05:19Z">
        <w:r>
          <w:rPr>
            <w:rFonts w:hint="eastAsia"/>
            <w:lang w:eastAsia="zh-CN"/>
          </w:rPr>
          <w:delText>、</w:delText>
        </w:r>
      </w:del>
      <w:r>
        <w:rPr>
          <w:rFonts w:hint="eastAsia"/>
          <w:lang w:eastAsia="zh-CN"/>
        </w:rPr>
        <w:t>红桦共15个</w:t>
      </w:r>
      <w:ins w:id="140" w:author="小宋" w:date="2026-07-06T23:56:42Z">
        <w:r>
          <w:rPr>
            <w:rFonts w:hint="eastAsia"/>
            <w:lang w:val="en-US" w:eastAsia="zh-CN"/>
          </w:rPr>
          <w:t>树种</w:t>
        </w:r>
      </w:ins>
      <w:del w:id="141" w:author="小宋" w:date="2026-07-06T23:56:41Z">
        <w:bookmarkStart w:id="234" w:name="_GoBack"/>
        <w:bookmarkEnd w:id="234"/>
        <w:r>
          <w:rPr>
            <w:rFonts w:hint="eastAsia"/>
            <w:lang w:eastAsia="zh-CN"/>
          </w:rPr>
          <w:delText>典</w:delText>
        </w:r>
      </w:del>
      <w:del w:id="142" w:author="小宋" w:date="2026-07-06T23:05:24Z">
        <w:r>
          <w:rPr>
            <w:rFonts w:hint="eastAsia"/>
            <w:lang w:eastAsia="zh-CN"/>
          </w:rPr>
          <w:delText>型树</w:delText>
        </w:r>
      </w:del>
      <w:del w:id="143" w:author="小宋" w:date="2026-07-06T23:56:39Z">
        <w:r>
          <w:rPr>
            <w:rFonts w:hint="eastAsia"/>
            <w:lang w:eastAsia="zh-CN"/>
          </w:rPr>
          <w:delText>种</w:delText>
        </w:r>
      </w:del>
      <w:r>
        <w:rPr>
          <w:rFonts w:hint="eastAsia"/>
          <w:lang w:eastAsia="zh-CN"/>
        </w:rPr>
        <w:t>。</w:t>
      </w:r>
    </w:p>
    <w:p w14:paraId="787DDB23">
      <w:pPr>
        <w:bidi w:val="0"/>
        <w:rPr>
          <w:rFonts w:hint="default"/>
          <w:lang w:val="en-US" w:eastAsia="zh-CN"/>
        </w:rPr>
      </w:pPr>
      <w:ins w:id="144" w:author="小宋" w:date="2026-07-06T23:03:44Z">
        <w:r>
          <w:rPr>
            <w:rFonts w:hint="eastAsia"/>
            <w:lang w:eastAsia="zh-CN"/>
          </w:rPr>
          <w:t>（</w:t>
        </w:r>
      </w:ins>
      <w:ins w:id="145" w:author="小宋" w:date="2026-07-06T23:03:45Z">
        <w:r>
          <w:rPr>
            <w:rFonts w:hint="eastAsia"/>
            <w:lang w:val="en-US" w:eastAsia="zh-CN"/>
          </w:rPr>
          <w:t>3</w:t>
        </w:r>
      </w:ins>
      <w:ins w:id="146" w:author="小宋" w:date="2026-07-06T23:03:44Z">
        <w:r>
          <w:rPr>
            <w:rFonts w:hint="eastAsia"/>
            <w:lang w:eastAsia="zh-CN"/>
          </w:rPr>
          <w:t>）</w:t>
        </w:r>
      </w:ins>
      <w:ins w:id="147" w:author="小宋" w:date="2026-07-06T23:03:45Z">
        <w:r>
          <w:rPr>
            <w:rFonts w:hint="eastAsia"/>
            <w:lang w:val="en-US" w:eastAsia="zh-CN"/>
          </w:rPr>
          <w:t>规模</w:t>
        </w:r>
      </w:ins>
      <w:ins w:id="148" w:author="小宋" w:date="2026-07-06T23:03:46Z">
        <w:r>
          <w:rPr>
            <w:rFonts w:hint="eastAsia"/>
            <w:lang w:val="en-US" w:eastAsia="zh-CN"/>
          </w:rPr>
          <w:t>划分</w:t>
        </w:r>
      </w:ins>
    </w:p>
    <w:p w14:paraId="49FB11A7">
      <w:pPr>
        <w:bidi w:val="0"/>
        <w:rPr>
          <w:ins w:id="149" w:author="小宋" w:date="2026-07-06T23:04:14Z"/>
          <w:rFonts w:hint="eastAsia"/>
          <w:lang w:eastAsia="zh-CN"/>
        </w:rPr>
      </w:pPr>
      <w:r>
        <w:rPr>
          <w:rFonts w:hint="eastAsia"/>
          <w:lang w:eastAsia="zh-CN"/>
        </w:rPr>
        <w:t>上述15个树种中，银杏、侧柏、桧柏、油松、国槐为京津冀地区最常见且最具代表性的古树树种，青檀、黄连木、柘树、流苏等为北京地区稀有古树树种，板栗、漆树、榉树等反映了河北山区古树的多样性。从书中约190株古树的500余张候选图像中，经上述三步筛选后保留300张有效样本。BFATH按8:1:1比例划分：训练集240张（80%）、验证集30张（10%）和测试集30张（10%）。</w:t>
      </w:r>
    </w:p>
    <w:p w14:paraId="68C2A390">
      <w:pPr>
        <w:bidi w:val="0"/>
        <w:rPr>
          <w:rFonts w:hint="default"/>
          <w:lang w:val="en-US" w:eastAsia="zh-CN"/>
        </w:rPr>
      </w:pPr>
      <w:ins w:id="150" w:author="小宋" w:date="2026-07-06T23:04:14Z">
        <w:r>
          <w:rPr>
            <w:rFonts w:hint="eastAsia"/>
            <w:lang w:eastAsia="zh-CN"/>
          </w:rPr>
          <w:t>（</w:t>
        </w:r>
      </w:ins>
      <w:ins w:id="151" w:author="小宋" w:date="2026-07-06T23:04:15Z">
        <w:r>
          <w:rPr>
            <w:rFonts w:hint="eastAsia"/>
            <w:lang w:val="en-US" w:eastAsia="zh-CN"/>
          </w:rPr>
          <w:t>4</w:t>
        </w:r>
      </w:ins>
      <w:ins w:id="152" w:author="小宋" w:date="2026-07-06T23:04:14Z">
        <w:r>
          <w:rPr>
            <w:rFonts w:hint="eastAsia"/>
            <w:lang w:eastAsia="zh-CN"/>
          </w:rPr>
          <w:t>）</w:t>
        </w:r>
      </w:ins>
      <w:ins w:id="153" w:author="小宋" w:date="2026-07-06T23:04:18Z">
        <w:r>
          <w:rPr>
            <w:rFonts w:hint="eastAsia"/>
            <w:lang w:val="en-US" w:eastAsia="zh-CN"/>
          </w:rPr>
          <w:t>核心</w:t>
        </w:r>
      </w:ins>
      <w:ins w:id="154" w:author="小宋" w:date="2026-07-06T23:04:21Z">
        <w:r>
          <w:rPr>
            <w:rFonts w:hint="eastAsia"/>
            <w:lang w:val="en-US" w:eastAsia="zh-CN"/>
          </w:rPr>
          <w:t>价值与</w:t>
        </w:r>
      </w:ins>
      <w:ins w:id="155" w:author="小宋" w:date="2026-07-06T23:30:11Z">
        <w:r>
          <w:rPr>
            <w:rFonts w:hint="eastAsia"/>
            <w:lang w:val="en-US" w:eastAsia="zh-CN"/>
          </w:rPr>
          <w:t>使用</w:t>
        </w:r>
      </w:ins>
      <w:ins w:id="156" w:author="小宋" w:date="2026-07-06T23:30:12Z">
        <w:r>
          <w:rPr>
            <w:rFonts w:hint="eastAsia"/>
            <w:lang w:val="en-US" w:eastAsia="zh-CN"/>
          </w:rPr>
          <w:t>说明</w:t>
        </w:r>
      </w:ins>
    </w:p>
    <w:p w14:paraId="5A406CB7">
      <w:pPr>
        <w:bidi w:val="0"/>
        <w:rPr>
          <w:rFonts w:hint="eastAsia"/>
          <w:lang w:eastAsia="zh-CN"/>
        </w:rPr>
      </w:pPr>
      <w:r>
        <w:rPr>
          <w:rFonts w:hint="eastAsia"/>
          <w:lang w:eastAsia="zh-CN"/>
        </w:rPr>
        <w:t>BFATH数据集的核心价值在于：权威性，数据来源为官方认定古树名木，符合《古树名木普查技术规范》</w:t>
      </w:r>
      <w:r>
        <w:rPr>
          <w:rFonts w:hint="eastAsia"/>
          <w:vertAlign w:val="superscript"/>
          <w:lang w:eastAsia="zh-CN"/>
        </w:rPr>
        <w:fldChar w:fldCharType="begin"/>
      </w:r>
      <w:r>
        <w:instrText xml:space="preserve"> REF _Ref4601 \r \h  \* MERGEFORMAT</w:instrText>
      </w:r>
      <w:r>
        <w:rPr>
          <w:rFonts w:hint="eastAsia"/>
          <w:vertAlign w:val="superscript"/>
          <w:lang w:eastAsia="zh-CN"/>
        </w:rPr>
        <w:fldChar w:fldCharType="separate"/>
      </w:r>
      <w:r>
        <w:rPr>
          <w:rFonts w:hint="eastAsia"/>
          <w:vertAlign w:val="superscript"/>
          <w:lang w:eastAsia="zh-CN"/>
        </w:rPr>
        <w:t>[52]</w:t>
      </w:r>
      <w:r>
        <w:rPr>
          <w:rFonts w:hint="eastAsia"/>
          <w:vertAlign w:val="superscript"/>
          <w:lang w:eastAsia="zh-CN"/>
        </w:rPr>
        <w:fldChar w:fldCharType="end"/>
      </w:r>
      <w:r>
        <w:rPr>
          <w:rFonts w:hint="eastAsia"/>
          <w:lang w:eastAsia="zh-CN"/>
        </w:rPr>
        <w:t>的行政定义；专业性，涵盖树龄、树高、保护级别等古树名木特有属性字段；独立性，与iNaturalist众包数据源完全独立，无样本重叠，可有效验证模型的领域迁移能力。需要说明的是，古树名木为不可再生资源，受保护政策限制，大规模数据采集成本极高；本书收录的约190株古树经多图扩展后获得500余张候选图像，经严格筛选后保留300张带精确位置坐标的权威标注样本</w:t>
      </w:r>
      <w:del w:id="157" w:author="小宋" w:date="2026-07-06T23:17:11Z">
        <w:r>
          <w:rPr>
            <w:rFonts w:hint="eastAsia"/>
            <w:lang w:eastAsia="zh-CN"/>
          </w:rPr>
          <w:delText>，已属稀缺资源</w:delText>
        </w:r>
      </w:del>
      <w:r>
        <w:rPr>
          <w:rFonts w:hint="eastAsia"/>
          <w:lang w:eastAsia="zh-CN"/>
        </w:rPr>
        <w:t>。为缓解小样本对实验结论的影响，本文采用“iNaturalist预训练+BFATH微调”的迁移学习策略降低对小样本的依赖。BFATH在本文中的职能定位为：领域微调，在iNaturalist预训练模型基础上，使用BFATH训练集进行有监督微调，</w:t>
      </w:r>
      <w:ins w:id="158" w:author="小宋" w:date="2026-07-06T23:11:17Z">
        <w:r>
          <w:rPr>
            <w:rFonts w:hint="eastAsia"/>
            <w:lang w:eastAsia="zh-CN"/>
          </w:rPr>
          <w:t>图像、位置坐标、物种标签</w:t>
        </w:r>
      </w:ins>
      <w:ins w:id="159" w:author="小宋" w:date="2026-07-06T23:11:21Z">
        <w:r>
          <w:rPr>
            <w:rFonts w:hint="eastAsia"/>
            <w:lang w:val="en-US" w:eastAsia="zh-CN"/>
          </w:rPr>
          <w:t>字段</w:t>
        </w:r>
      </w:ins>
      <w:ins w:id="160" w:author="小宋" w:date="2026-07-06T23:11:17Z">
        <w:r>
          <w:rPr>
            <w:rFonts w:hint="eastAsia"/>
            <w:lang w:eastAsia="zh-CN"/>
          </w:rPr>
          <w:t>用于模型训练</w:t>
        </w:r>
      </w:ins>
      <w:ins w:id="161" w:author="小宋" w:date="2026-07-06T23:11:23Z">
        <w:r>
          <w:rPr>
            <w:rFonts w:hint="eastAsia"/>
            <w:lang w:eastAsia="zh-CN"/>
          </w:rPr>
          <w:t>，</w:t>
        </w:r>
      </w:ins>
      <w:r>
        <w:rPr>
          <w:rFonts w:hint="eastAsia"/>
          <w:lang w:eastAsia="zh-CN"/>
        </w:rPr>
        <w:t>验证模型在真实古树名木数据上的迁移能力；系统演示，作为第4章系统演示数据源，树龄、树高</w:t>
      </w:r>
      <w:ins w:id="162" w:author="小宋" w:date="2026-07-06T23:12:02Z">
        <w:r>
          <w:rPr>
            <w:rFonts w:hint="eastAsia"/>
            <w:lang w:val="en-US" w:eastAsia="zh-CN"/>
          </w:rPr>
          <w:t>和</w:t>
        </w:r>
      </w:ins>
      <w:ins w:id="163" w:author="小宋" w:date="2026-07-06T23:12:03Z">
        <w:r>
          <w:rPr>
            <w:rFonts w:hint="eastAsia"/>
            <w:lang w:val="en-US" w:eastAsia="zh-CN"/>
          </w:rPr>
          <w:t>保护</w:t>
        </w:r>
      </w:ins>
      <w:ins w:id="164" w:author="小宋" w:date="2026-07-06T23:12:04Z">
        <w:r>
          <w:rPr>
            <w:rFonts w:hint="eastAsia"/>
            <w:lang w:val="en-US" w:eastAsia="zh-CN"/>
          </w:rPr>
          <w:t>级别</w:t>
        </w:r>
      </w:ins>
      <w:ins w:id="165" w:author="小宋" w:date="2026-07-06T23:12:07Z">
        <w:r>
          <w:rPr>
            <w:rFonts w:hint="eastAsia"/>
            <w:lang w:val="en-US" w:eastAsia="zh-CN"/>
          </w:rPr>
          <w:t>等</w:t>
        </w:r>
      </w:ins>
      <w:del w:id="166" w:author="小宋" w:date="2026-07-06T23:12:05Z">
        <w:r>
          <w:rPr>
            <w:rFonts w:hint="eastAsia"/>
            <w:lang w:eastAsia="zh-CN"/>
          </w:rPr>
          <w:delText>等</w:delText>
        </w:r>
      </w:del>
      <w:r>
        <w:rPr>
          <w:rFonts w:hint="eastAsia"/>
          <w:lang w:eastAsia="zh-CN"/>
        </w:rPr>
        <w:t>字段仅用于系统功能界面展示，不参与任何模型训练与计算过程。</w:t>
      </w:r>
      <w:ins w:id="167" w:author="小宋" w:date="2026-07-06T23:16:28Z">
        <w:r>
          <w:rPr>
            <w:rFonts w:hint="eastAsia"/>
            <w:lang w:eastAsia="zh-CN"/>
          </w:rPr>
          <w:t>BFATH 填补了面向古树名木多模态哈希检索的领域验证数据空白。</w:t>
        </w:r>
      </w:ins>
    </w:p>
    <w:p w14:paraId="0248BF3D">
      <w:pPr>
        <w:bidi w:val="0"/>
        <w:ind w:firstLine="420" w:firstLineChars="0"/>
        <w:rPr>
          <w:ins w:id="169" w:author="小宋" w:date="2026-07-06T23:27:49Z"/>
          <w:rFonts w:hint="eastAsia"/>
        </w:rPr>
        <w:pPrChange w:id="168" w:author="小宋" w:date="2026-07-06T23:04:39Z">
          <w:pPr>
            <w:bidi w:val="0"/>
          </w:pPr>
        </w:pPrChange>
      </w:pPr>
      <w:r>
        <w:rPr>
          <w:rFonts w:hint="eastAsia"/>
        </w:rPr>
        <w:t>综上所述，</w:t>
      </w:r>
      <w:ins w:id="170" w:author="小宋" w:date="2026-07-06T23:27:08Z">
        <w:r>
          <w:rPr>
            <w:rFonts w:hint="eastAsia"/>
            <w:lang w:val="en-US" w:eastAsia="zh-CN"/>
          </w:rPr>
          <w:t>如</w:t>
        </w:r>
      </w:ins>
      <w:ins w:id="171" w:author="小宋" w:date="2026-07-06T23:27:11Z">
        <w:r>
          <w:rPr>
            <w:rFonts w:hint="eastAsia"/>
            <w:lang w:val="en-US" w:eastAsia="zh-CN"/>
          </w:rPr>
          <w:t>下</w:t>
        </w:r>
      </w:ins>
      <w:ins w:id="172" w:author="小宋" w:date="2026-07-06T23:27:12Z">
        <w:r>
          <w:rPr>
            <w:rFonts w:hint="eastAsia"/>
            <w:lang w:val="en-US" w:eastAsia="zh-CN"/>
          </w:rPr>
          <w:t>表</w:t>
        </w:r>
      </w:ins>
      <w:ins w:id="173" w:author="小宋" w:date="2026-07-06T23:27:13Z">
        <w:r>
          <w:rPr>
            <w:rFonts w:hint="eastAsia"/>
            <w:lang w:val="en-US" w:eastAsia="zh-CN"/>
          </w:rPr>
          <w:t>3</w:t>
        </w:r>
      </w:ins>
      <w:ins w:id="174" w:author="小宋" w:date="2026-07-06T23:27:15Z">
        <w:r>
          <w:rPr>
            <w:rFonts w:hint="eastAsia"/>
            <w:lang w:val="en-US" w:eastAsia="zh-CN"/>
          </w:rPr>
          <w:t>.1</w:t>
        </w:r>
      </w:ins>
      <w:ins w:id="175" w:author="小宋" w:date="2026-07-06T23:27:42Z">
        <w:r>
          <w:rPr>
            <w:rFonts w:hint="eastAsia"/>
            <w:lang w:val="en-US" w:eastAsia="zh-CN"/>
          </w:rPr>
          <w:t>所示，</w:t>
        </w:r>
      </w:ins>
      <w:r>
        <w:rPr>
          <w:rFonts w:hint="eastAsia"/>
        </w:rPr>
        <w:t>iNaturalist 2018数据集</w:t>
      </w:r>
      <w:ins w:id="176" w:author="小宋" w:date="2026-07-06T23:29:28Z">
        <w:r>
          <w:rPr>
            <w:rFonts w:hint="eastAsia"/>
            <w:lang w:val="en-US" w:eastAsia="zh-CN"/>
          </w:rPr>
          <w:t>核心用途</w:t>
        </w:r>
      </w:ins>
      <w:ins w:id="177" w:author="小宋" w:date="2026-07-06T23:29:30Z">
        <w:r>
          <w:rPr>
            <w:rFonts w:hint="eastAsia"/>
            <w:lang w:val="en-US" w:eastAsia="zh-CN"/>
          </w:rPr>
          <w:t>是</w:t>
        </w:r>
      </w:ins>
      <w:del w:id="178" w:author="小宋" w:date="2026-07-06T23:29:29Z">
        <w:r>
          <w:rPr>
            <w:rFonts w:hint="eastAsia"/>
          </w:rPr>
          <w:delText>作为</w:delText>
        </w:r>
      </w:del>
      <w:ins w:id="179" w:author="小宋" w:date="2026-07-06T23:28:49Z">
        <w:r>
          <w:rPr>
            <w:rFonts w:hint="eastAsia"/>
            <w:lang w:val="en-US" w:eastAsia="zh-CN"/>
          </w:rPr>
          <w:t>模型</w:t>
        </w:r>
      </w:ins>
      <w:ins w:id="180" w:author="小宋" w:date="2026-07-06T23:29:11Z">
        <w:r>
          <w:rPr>
            <w:rFonts w:hint="eastAsia"/>
            <w:lang w:val="en-US" w:eastAsia="zh-CN"/>
          </w:rPr>
          <w:t>预</w:t>
        </w:r>
      </w:ins>
      <w:ins w:id="181" w:author="小宋" w:date="2026-07-06T23:28:29Z">
        <w:r>
          <w:rPr>
            <w:rFonts w:hint="eastAsia"/>
            <w:lang w:val="en-US" w:eastAsia="zh-CN"/>
          </w:rPr>
          <w:t>训练</w:t>
        </w:r>
      </w:ins>
      <w:ins w:id="182" w:author="小宋" w:date="2026-07-06T23:29:08Z">
        <w:r>
          <w:rPr>
            <w:rFonts w:hint="eastAsia"/>
            <w:lang w:val="en-US" w:eastAsia="zh-CN"/>
          </w:rPr>
          <w:t>、</w:t>
        </w:r>
      </w:ins>
      <w:ins w:id="183" w:author="小宋" w:date="2026-07-06T23:28:35Z">
        <w:r>
          <w:rPr>
            <w:rFonts w:hint="eastAsia"/>
            <w:lang w:val="en-US" w:eastAsia="zh-CN"/>
          </w:rPr>
          <w:t>性能</w:t>
        </w:r>
      </w:ins>
      <w:ins w:id="184" w:author="小宋" w:date="2026-07-06T23:29:36Z">
        <w:r>
          <w:rPr>
            <w:rFonts w:hint="eastAsia"/>
            <w:lang w:val="en-US" w:eastAsia="zh-CN"/>
          </w:rPr>
          <w:t>对比</w:t>
        </w:r>
      </w:ins>
      <w:ins w:id="185" w:author="小宋" w:date="2026-07-06T23:29:38Z">
        <w:r>
          <w:rPr>
            <w:rFonts w:hint="eastAsia"/>
            <w:lang w:val="en-US" w:eastAsia="zh-CN"/>
          </w:rPr>
          <w:t>与消融</w:t>
        </w:r>
      </w:ins>
      <w:ins w:id="186" w:author="小宋" w:date="2026-07-06T23:29:40Z">
        <w:r>
          <w:rPr>
            <w:rFonts w:hint="eastAsia"/>
            <w:lang w:val="en-US" w:eastAsia="zh-CN"/>
          </w:rPr>
          <w:t>实验</w:t>
        </w:r>
      </w:ins>
      <w:del w:id="187" w:author="小宋" w:date="2026-07-06T23:28:09Z">
        <w:r>
          <w:rPr>
            <w:rFonts w:hint="eastAsia"/>
          </w:rPr>
          <w:delText>主要实验数据</w:delText>
        </w:r>
      </w:del>
      <w:r>
        <w:rPr>
          <w:rFonts w:hint="eastAsia"/>
        </w:rPr>
        <w:t>，BFATH数据集用于领域微调与系统演示。</w:t>
      </w:r>
    </w:p>
    <w:p w14:paraId="1E275822">
      <w:pPr>
        <w:bidi w:val="0"/>
        <w:ind w:firstLine="420" w:firstLineChars="0"/>
        <w:rPr>
          <w:ins w:id="189" w:author="小宋" w:date="2026-07-06T23:20:46Z"/>
          <w:rFonts w:hint="eastAsia"/>
        </w:rPr>
        <w:pPrChange w:id="188" w:author="小宋" w:date="2026-07-06T23:04:39Z">
          <w:pPr>
            <w:bidi w:val="0"/>
          </w:pPr>
        </w:pPrChange>
      </w:pPr>
    </w:p>
    <w:p w14:paraId="59D350DA">
      <w:pPr>
        <w:jc w:val="center"/>
        <w:rPr>
          <w:ins w:id="190" w:author="小宋" w:date="2026-07-06T23:20:47Z"/>
          <w:rFonts w:ascii="Times New Roman Regular" w:hAnsi="Times New Roman Regular" w:cs="Times New Roman Regular" w:eastAsiaTheme="minorEastAsia"/>
          <w:sz w:val="21"/>
          <w:szCs w:val="21"/>
        </w:rPr>
      </w:pPr>
      <w:ins w:id="191" w:author="小宋" w:date="2026-07-06T23:20:47Z">
        <w:r>
          <w:rPr>
            <w:rFonts w:hint="eastAsia" w:ascii="Times New Roman Regular" w:hAnsi="Times New Roman Regular" w:cs="Times New Roman Regular"/>
            <w:sz w:val="21"/>
            <w:szCs w:val="21"/>
            <w:lang w:eastAsia="zh-Hans"/>
          </w:rPr>
          <w:t>表</w:t>
        </w:r>
      </w:ins>
      <w:ins w:id="192" w:author="小宋" w:date="2026-07-06T23:20:47Z">
        <w:r>
          <w:rPr>
            <w:rFonts w:hint="eastAsia" w:ascii="Times New Roman Regular" w:hAnsi="Times New Roman Regular" w:cs="Times New Roman Regular"/>
            <w:sz w:val="21"/>
            <w:szCs w:val="21"/>
          </w:rPr>
          <w:t>3</w:t>
        </w:r>
      </w:ins>
      <w:ins w:id="193" w:author="小宋" w:date="2026-07-06T23:20:47Z">
        <w:r>
          <w:rPr>
            <w:rFonts w:ascii="Times New Roman Regular" w:hAnsi="Times New Roman Regular" w:cs="Times New Roman Regular"/>
            <w:sz w:val="21"/>
            <w:szCs w:val="21"/>
            <w:lang w:eastAsia="zh-Hans"/>
          </w:rPr>
          <w:t>.</w:t>
        </w:r>
      </w:ins>
      <w:ins w:id="194" w:author="小宋" w:date="2026-07-06T23:20:47Z">
        <w:r>
          <w:rPr>
            <w:rFonts w:hint="eastAsia" w:ascii="Times New Roman Regular" w:hAnsi="Times New Roman Regular" w:cs="Times New Roman Regular"/>
            <w:sz w:val="21"/>
            <w:szCs w:val="21"/>
            <w:lang w:val="en-US" w:eastAsia="zh-CN"/>
          </w:rPr>
          <w:t>1</w:t>
        </w:r>
      </w:ins>
      <w:ins w:id="195" w:author="小宋" w:date="2026-07-06T23:20:47Z">
        <w:r>
          <w:rPr>
            <w:rFonts w:ascii="Times New Roman Regular" w:hAnsi="Times New Roman Regular" w:cs="Times New Roman Regular"/>
            <w:sz w:val="21"/>
            <w:szCs w:val="21"/>
            <w:lang w:eastAsia="zh-Hans"/>
          </w:rPr>
          <w:t xml:space="preserve"> </w:t>
        </w:r>
      </w:ins>
      <w:ins w:id="196" w:author="小宋" w:date="2026-07-06T23:20:59Z">
        <w:r>
          <w:rPr>
            <w:rFonts w:hint="eastAsia" w:ascii="Times New Roman Regular" w:hAnsi="Times New Roman Regular" w:cs="Times New Roman Regular"/>
            <w:sz w:val="21"/>
            <w:szCs w:val="21"/>
          </w:rPr>
          <w:t>iNaturalist 2018</w:t>
        </w:r>
      </w:ins>
      <w:ins w:id="197" w:author="小宋" w:date="2026-07-06T23:22:06Z">
        <w:r>
          <w:rPr>
            <w:rFonts w:hint="eastAsia" w:ascii="Times New Roman Regular" w:hAnsi="Times New Roman Regular" w:cs="Times New Roman Regular"/>
            <w:sz w:val="21"/>
            <w:szCs w:val="21"/>
            <w:lang w:val="en-US" w:eastAsia="zh-CN"/>
          </w:rPr>
          <w:t>数据</w:t>
        </w:r>
      </w:ins>
      <w:ins w:id="198" w:author="小宋" w:date="2026-07-06T23:22:07Z">
        <w:r>
          <w:rPr>
            <w:rFonts w:hint="eastAsia" w:ascii="Times New Roman Regular" w:hAnsi="Times New Roman Regular" w:cs="Times New Roman Regular"/>
            <w:sz w:val="21"/>
            <w:szCs w:val="21"/>
            <w:lang w:val="en-US" w:eastAsia="zh-CN"/>
          </w:rPr>
          <w:t>集</w:t>
        </w:r>
      </w:ins>
      <w:ins w:id="199" w:author="小宋" w:date="2026-07-06T23:20:59Z">
        <w:r>
          <w:rPr>
            <w:rFonts w:hint="eastAsia" w:ascii="Times New Roman Regular" w:hAnsi="Times New Roman Regular" w:cs="Times New Roman Regular"/>
            <w:sz w:val="21"/>
            <w:szCs w:val="21"/>
          </w:rPr>
          <w:t>与BFATH</w:t>
        </w:r>
      </w:ins>
      <w:ins w:id="200" w:author="小宋" w:date="2026-07-06T23:22:22Z">
        <w:r>
          <w:rPr>
            <w:rFonts w:hint="eastAsia" w:ascii="Times New Roman Regular" w:hAnsi="Times New Roman Regular" w:cs="Times New Roman Regular"/>
            <w:sz w:val="21"/>
            <w:szCs w:val="21"/>
            <w:lang w:val="en-US" w:eastAsia="zh-CN"/>
          </w:rPr>
          <w:t>自建</w:t>
        </w:r>
      </w:ins>
      <w:ins w:id="201" w:author="小宋" w:date="2026-07-06T23:20:59Z">
        <w:r>
          <w:rPr>
            <w:rFonts w:hint="eastAsia" w:ascii="Times New Roman Regular" w:hAnsi="Times New Roman Regular" w:cs="Times New Roman Regular"/>
            <w:sz w:val="21"/>
            <w:szCs w:val="21"/>
          </w:rPr>
          <w:t>数据集对比</w:t>
        </w:r>
      </w:ins>
    </w:p>
    <w:p w14:paraId="7F0A2DBA">
      <w:pPr>
        <w:jc w:val="center"/>
        <w:rPr>
          <w:ins w:id="202" w:author="小宋" w:date="2026-07-06T23:20:47Z"/>
        </w:rPr>
      </w:pPr>
      <w:ins w:id="203" w:author="小宋" w:date="2026-07-06T23:20:47Z">
        <w:r>
          <w:rPr>
            <w:rFonts w:hint="eastAsia" w:ascii="Times New Roman Regular" w:hAnsi="Times New Roman Regular" w:cs="Times New Roman Regular"/>
            <w:sz w:val="21"/>
            <w:szCs w:val="21"/>
            <w:lang w:eastAsia="zh-Hans"/>
          </w:rPr>
          <w:t xml:space="preserve">Table </w:t>
        </w:r>
      </w:ins>
      <w:ins w:id="204" w:author="小宋" w:date="2026-07-06T23:20:47Z">
        <w:r>
          <w:rPr>
            <w:rFonts w:hint="eastAsia" w:ascii="Times New Roman Regular" w:hAnsi="Times New Roman Regular" w:cs="Times New Roman Regular"/>
            <w:sz w:val="21"/>
            <w:szCs w:val="21"/>
          </w:rPr>
          <w:t>3</w:t>
        </w:r>
      </w:ins>
      <w:ins w:id="205" w:author="小宋" w:date="2026-07-06T23:20:47Z">
        <w:r>
          <w:rPr>
            <w:rFonts w:hint="eastAsia" w:ascii="Times New Roman Regular" w:hAnsi="Times New Roman Regular" w:cs="Times New Roman Regular"/>
            <w:sz w:val="21"/>
            <w:szCs w:val="21"/>
            <w:lang w:eastAsia="zh-Hans"/>
          </w:rPr>
          <w:t>.</w:t>
        </w:r>
      </w:ins>
      <w:ins w:id="206" w:author="小宋" w:date="2026-07-06T23:20:47Z">
        <w:r>
          <w:rPr>
            <w:rFonts w:hint="eastAsia" w:ascii="Times New Roman Regular" w:hAnsi="Times New Roman Regular" w:cs="Times New Roman Regular"/>
            <w:sz w:val="21"/>
            <w:szCs w:val="21"/>
            <w:lang w:val="en-US" w:eastAsia="zh-CN"/>
          </w:rPr>
          <w:t>1</w:t>
        </w:r>
      </w:ins>
      <w:ins w:id="207" w:author="小宋" w:date="2026-07-06T23:20:47Z">
        <w:r>
          <w:rPr>
            <w:rFonts w:hint="eastAsia" w:ascii="Times New Roman Regular" w:hAnsi="Times New Roman Regular" w:cs="Times New Roman Regular"/>
            <w:sz w:val="21"/>
            <w:szCs w:val="21"/>
            <w:lang w:eastAsia="zh-Hans"/>
          </w:rPr>
          <w:t xml:space="preserve"> </w:t>
        </w:r>
      </w:ins>
      <w:ins w:id="208" w:author="小宋" w:date="2026-07-06T23:26:35Z">
        <w:r>
          <w:rPr>
            <w:rFonts w:hint="eastAsia" w:ascii="Times New Roman Regular" w:hAnsi="Times New Roman Regular" w:cs="Times New Roman Regular"/>
            <w:sz w:val="21"/>
            <w:szCs w:val="21"/>
            <w:lang w:val="en-US" w:eastAsia="zh-CN"/>
          </w:rPr>
          <w:t>C</w:t>
        </w:r>
      </w:ins>
      <w:ins w:id="209" w:author="小宋" w:date="2026-07-06T23:26:33Z">
        <w:r>
          <w:rPr>
            <w:rFonts w:hint="eastAsia" w:ascii="Times New Roman Regular" w:hAnsi="Times New Roman Regular" w:cs="Times New Roman Regular"/>
            <w:sz w:val="21"/>
            <w:szCs w:val="21"/>
          </w:rPr>
          <w:t xml:space="preserve">omparison of inarialist 2018 dataset and </w:t>
        </w:r>
      </w:ins>
      <w:ins w:id="210" w:author="小宋" w:date="2026-07-06T23:26:43Z">
        <w:r>
          <w:rPr>
            <w:rFonts w:hint="eastAsia" w:ascii="Times New Roman Regular" w:hAnsi="Times New Roman Regular" w:cs="Times New Roman Regular"/>
            <w:sz w:val="21"/>
            <w:szCs w:val="21"/>
            <w:lang w:val="en-US" w:eastAsia="zh-CN"/>
          </w:rPr>
          <w:t>BFATH</w:t>
        </w:r>
      </w:ins>
      <w:ins w:id="211" w:author="小宋" w:date="2026-07-06T23:26:33Z">
        <w:r>
          <w:rPr>
            <w:rFonts w:hint="eastAsia" w:ascii="Times New Roman Regular" w:hAnsi="Times New Roman Regular" w:cs="Times New Roman Regular"/>
            <w:sz w:val="21"/>
            <w:szCs w:val="21"/>
          </w:rPr>
          <w:t xml:space="preserve"> self built dataset</w:t>
        </w:r>
      </w:ins>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Change w:id="212" w:author="小宋" w:date="2026-07-06T23:53:29Z">
          <w:tblPr>
            <w:tblStyle w:val="23"/>
            <w:tblW w:w="6683"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PrChange>
      </w:tblPr>
      <w:tblGrid>
        <w:gridCol w:w="1475"/>
        <w:gridCol w:w="3203"/>
        <w:gridCol w:w="3979"/>
        <w:tblGridChange w:id="213">
          <w:tblGrid>
            <w:gridCol w:w="1424"/>
            <w:gridCol w:w="1697"/>
            <w:gridCol w:w="3562"/>
          </w:tblGrid>
        </w:tblGridChange>
      </w:tblGrid>
      <w:tr w14:paraId="34CD748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215" w:author="小宋" w:date="2026-07-06T23:53:29Z">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rPr>
          <w:trHeight w:val="340" w:hRule="atLeast"/>
          <w:jc w:val="center"/>
          <w:ins w:id="214" w:author="小宋" w:date="2026-07-06T23:20:47Z"/>
          <w:trPrChange w:id="215" w:author="小宋" w:date="2026-07-06T23:53:29Z">
            <w:trPr>
              <w:trHeight w:val="283" w:hRule="atLeast"/>
              <w:tblHeader/>
              <w:jc w:val="center"/>
            </w:trPr>
          </w:trPrChange>
        </w:trPr>
        <w:tc>
          <w:tcPr>
            <w:tcW w:w="1475" w:type="dxa"/>
            <w:tcBorders>
              <w:top w:val="single" w:color="auto" w:sz="12" w:space="0"/>
              <w:left w:val="nil"/>
              <w:bottom w:val="nil"/>
              <w:right w:val="nil"/>
            </w:tcBorders>
            <w:noWrap w:val="0"/>
            <w:tcMar>
              <w:top w:w="-1" w:type="dxa"/>
              <w:left w:w="-1" w:type="dxa"/>
              <w:bottom w:w="-1" w:type="dxa"/>
              <w:right w:w="-1" w:type="dxa"/>
            </w:tcMar>
            <w:vAlign w:val="center"/>
            <w:tcPrChange w:id="216" w:author="小宋" w:date="2026-07-06T23:53:29Z">
              <w:tcPr>
                <w:tcW w:w="1424" w:type="dxa"/>
                <w:tcBorders>
                  <w:top w:val="single" w:color="auto" w:sz="12" w:space="0"/>
                  <w:left w:val="nil"/>
                  <w:bottom w:val="nil"/>
                  <w:right w:val="nil"/>
                </w:tcBorders>
                <w:noWrap w:val="0"/>
                <w:tcMar>
                  <w:top w:w="-1" w:type="dxa"/>
                  <w:left w:w="-1" w:type="dxa"/>
                  <w:bottom w:w="-1" w:type="dxa"/>
                  <w:right w:w="-1" w:type="dxa"/>
                </w:tcMar>
                <w:vAlign w:val="center"/>
              </w:tcPr>
            </w:tcPrChange>
          </w:tcPr>
          <w:p w14:paraId="7B624DEA">
            <w:pPr>
              <w:snapToGrid w:val="0"/>
              <w:spacing w:line="240" w:lineRule="auto"/>
              <w:ind w:left="0" w:leftChars="0" w:right="0" w:rightChars="0" w:firstLine="0" w:firstLineChars="0"/>
              <w:jc w:val="center"/>
              <w:rPr>
                <w:ins w:id="217" w:author="小宋" w:date="2026-07-06T23:20:47Z"/>
                <w:rFonts w:hint="default" w:ascii="宋体" w:hAnsi="宋体" w:eastAsia="宋体" w:cs="宋体"/>
                <w:b/>
                <w:bCs/>
                <w:sz w:val="21"/>
                <w:szCs w:val="21"/>
                <w:lang w:val="en-US" w:eastAsia="zh-CN"/>
                <w:rPrChange w:id="218" w:author="小宋" w:date="2026-07-06T23:52:31Z">
                  <w:rPr>
                    <w:ins w:id="219" w:author="小宋" w:date="2026-07-06T23:20:47Z"/>
                    <w:rFonts w:hint="default" w:ascii="宋体" w:hAnsi="宋体" w:eastAsia="宋体" w:cs="宋体"/>
                    <w:b/>
                    <w:bCs/>
                    <w:sz w:val="21"/>
                    <w:szCs w:val="21"/>
                    <w:lang w:val="en-US" w:eastAsia="zh-CN"/>
                  </w:rPr>
                </w:rPrChange>
              </w:rPr>
            </w:pPr>
            <w:ins w:id="220" w:author="小宋" w:date="2026-07-06T23:21:47Z">
              <w:r>
                <w:rPr>
                  <w:rFonts w:hint="eastAsia" w:ascii="宋体" w:hAnsi="宋体" w:cs="宋体"/>
                  <w:b/>
                  <w:bCs/>
                  <w:sz w:val="21"/>
                  <w:szCs w:val="21"/>
                  <w:lang w:val="en-US" w:eastAsia="zh-CN"/>
                  <w:rPrChange w:id="221" w:author="小宋" w:date="2026-07-06T23:52:31Z">
                    <w:rPr>
                      <w:rFonts w:hint="eastAsia" w:ascii="宋体" w:hAnsi="宋体" w:cs="宋体"/>
                      <w:b/>
                      <w:bCs/>
                      <w:sz w:val="21"/>
                      <w:szCs w:val="21"/>
                      <w:lang w:val="en-US" w:eastAsia="zh-CN"/>
                    </w:rPr>
                  </w:rPrChange>
                </w:rPr>
                <w:t>对比</w:t>
              </w:r>
            </w:ins>
            <w:ins w:id="223" w:author="小宋" w:date="2026-07-06T23:21:48Z">
              <w:r>
                <w:rPr>
                  <w:rFonts w:hint="eastAsia" w:ascii="宋体" w:hAnsi="宋体" w:cs="宋体"/>
                  <w:b/>
                  <w:bCs/>
                  <w:sz w:val="21"/>
                  <w:szCs w:val="21"/>
                  <w:lang w:val="en-US" w:eastAsia="zh-CN"/>
                  <w:rPrChange w:id="224" w:author="小宋" w:date="2026-07-06T23:52:31Z">
                    <w:rPr>
                      <w:rFonts w:hint="eastAsia" w:ascii="宋体" w:hAnsi="宋体" w:cs="宋体"/>
                      <w:b/>
                      <w:bCs/>
                      <w:sz w:val="21"/>
                      <w:szCs w:val="21"/>
                      <w:lang w:val="en-US" w:eastAsia="zh-CN"/>
                    </w:rPr>
                  </w:rPrChange>
                </w:rPr>
                <w:t>项</w:t>
              </w:r>
            </w:ins>
          </w:p>
        </w:tc>
        <w:tc>
          <w:tcPr>
            <w:tcW w:w="3203" w:type="dxa"/>
            <w:tcBorders>
              <w:top w:val="single" w:color="auto" w:sz="12" w:space="0"/>
              <w:left w:val="nil"/>
              <w:bottom w:val="nil"/>
              <w:right w:val="nil"/>
            </w:tcBorders>
            <w:noWrap w:val="0"/>
            <w:tcMar>
              <w:top w:w="-1" w:type="dxa"/>
              <w:left w:w="-1" w:type="dxa"/>
              <w:bottom w:w="-1" w:type="dxa"/>
              <w:right w:w="-1" w:type="dxa"/>
            </w:tcMar>
            <w:vAlign w:val="center"/>
            <w:tcPrChange w:id="226" w:author="小宋" w:date="2026-07-06T23:53:29Z">
              <w:tcPr>
                <w:tcW w:w="1697" w:type="dxa"/>
                <w:tcBorders>
                  <w:top w:val="single" w:color="auto" w:sz="12" w:space="0"/>
                  <w:left w:val="nil"/>
                  <w:bottom w:val="nil"/>
                  <w:right w:val="nil"/>
                </w:tcBorders>
                <w:noWrap w:val="0"/>
                <w:tcMar>
                  <w:top w:w="-1" w:type="dxa"/>
                  <w:left w:w="-1" w:type="dxa"/>
                  <w:bottom w:w="-1" w:type="dxa"/>
                  <w:right w:w="-1" w:type="dxa"/>
                </w:tcMar>
                <w:vAlign w:val="center"/>
              </w:tcPr>
            </w:tcPrChange>
          </w:tcPr>
          <w:p w14:paraId="3A100898">
            <w:pPr>
              <w:snapToGrid w:val="0"/>
              <w:spacing w:line="240" w:lineRule="auto"/>
              <w:ind w:left="0" w:leftChars="0" w:right="0" w:rightChars="0" w:firstLine="0" w:firstLineChars="0"/>
              <w:jc w:val="center"/>
              <w:rPr>
                <w:ins w:id="227" w:author="小宋" w:date="2026-07-06T23:20:47Z"/>
                <w:rFonts w:hint="eastAsia" w:ascii="宋体" w:hAnsi="宋体" w:eastAsia="宋体" w:cs="宋体"/>
                <w:b/>
                <w:bCs/>
                <w:sz w:val="21"/>
                <w:szCs w:val="21"/>
                <w:lang w:val="en-US" w:eastAsia="zh-CN"/>
                <w:rPrChange w:id="228" w:author="小宋" w:date="2026-07-06T23:52:31Z">
                  <w:rPr>
                    <w:ins w:id="229" w:author="小宋" w:date="2026-07-06T23:20:47Z"/>
                    <w:rFonts w:hint="eastAsia" w:ascii="宋体" w:hAnsi="宋体" w:eastAsia="宋体" w:cs="宋体"/>
                    <w:b/>
                    <w:bCs/>
                    <w:sz w:val="21"/>
                    <w:szCs w:val="21"/>
                    <w:lang w:val="en-US" w:eastAsia="zh-CN"/>
                  </w:rPr>
                </w:rPrChange>
              </w:rPr>
            </w:pPr>
            <w:ins w:id="230" w:author="小宋" w:date="2026-07-06T23:21:56Z">
              <w:r>
                <w:rPr>
                  <w:rFonts w:hint="eastAsia" w:ascii="Times New Roman Regular" w:hAnsi="Times New Roman Regular" w:cs="Times New Roman Regular"/>
                  <w:b/>
                  <w:bCs/>
                  <w:sz w:val="21"/>
                  <w:szCs w:val="21"/>
                  <w:rPrChange w:id="231" w:author="小宋" w:date="2026-07-06T23:52:31Z">
                    <w:rPr>
                      <w:rFonts w:hint="eastAsia" w:ascii="Times New Roman Regular" w:hAnsi="Times New Roman Regular" w:cs="Times New Roman Regular"/>
                      <w:sz w:val="21"/>
                      <w:szCs w:val="21"/>
                    </w:rPr>
                  </w:rPrChange>
                </w:rPr>
                <w:t>iNaturalist 2018</w:t>
              </w:r>
            </w:ins>
            <w:ins w:id="233" w:author="小宋" w:date="2026-07-06T23:22:31Z">
              <w:r>
                <w:rPr>
                  <w:rFonts w:hint="eastAsia" w:ascii="Times New Roman Regular" w:hAnsi="Times New Roman Regular" w:cs="Times New Roman Regular"/>
                  <w:b/>
                  <w:bCs/>
                  <w:sz w:val="21"/>
                  <w:szCs w:val="21"/>
                  <w:lang w:val="en-US" w:eastAsia="zh-CN"/>
                  <w:rPrChange w:id="234" w:author="小宋" w:date="2026-07-06T23:52:31Z">
                    <w:rPr>
                      <w:rFonts w:hint="eastAsia" w:ascii="Times New Roman Regular" w:hAnsi="Times New Roman Regular" w:cs="Times New Roman Regular"/>
                      <w:sz w:val="21"/>
                      <w:szCs w:val="21"/>
                      <w:lang w:val="en-US" w:eastAsia="zh-CN"/>
                    </w:rPr>
                  </w:rPrChange>
                </w:rPr>
                <w:t>数据集</w:t>
              </w:r>
            </w:ins>
          </w:p>
        </w:tc>
        <w:tc>
          <w:tcPr>
            <w:tcW w:w="3979" w:type="dxa"/>
            <w:tcBorders>
              <w:top w:val="single" w:color="auto" w:sz="12" w:space="0"/>
              <w:left w:val="nil"/>
              <w:bottom w:val="nil"/>
              <w:right w:val="nil"/>
            </w:tcBorders>
            <w:noWrap w:val="0"/>
            <w:tcMar>
              <w:top w:w="-1" w:type="dxa"/>
              <w:left w:w="-1" w:type="dxa"/>
              <w:bottom w:w="-1" w:type="dxa"/>
              <w:right w:w="-1" w:type="dxa"/>
            </w:tcMar>
            <w:vAlign w:val="center"/>
            <w:tcPrChange w:id="236" w:author="小宋" w:date="2026-07-06T23:53:29Z">
              <w:tcPr>
                <w:tcW w:w="3562" w:type="dxa"/>
                <w:tcBorders>
                  <w:top w:val="single" w:color="auto" w:sz="12" w:space="0"/>
                  <w:left w:val="nil"/>
                  <w:bottom w:val="nil"/>
                  <w:right w:val="nil"/>
                </w:tcBorders>
                <w:noWrap w:val="0"/>
                <w:tcMar>
                  <w:top w:w="-1" w:type="dxa"/>
                  <w:left w:w="-1" w:type="dxa"/>
                  <w:bottom w:w="-1" w:type="dxa"/>
                  <w:right w:w="-1" w:type="dxa"/>
                </w:tcMar>
                <w:vAlign w:val="center"/>
              </w:tcPr>
            </w:tcPrChange>
          </w:tcPr>
          <w:p w14:paraId="1627C649">
            <w:pPr>
              <w:snapToGrid w:val="0"/>
              <w:spacing w:line="240" w:lineRule="auto"/>
              <w:ind w:left="0" w:leftChars="0" w:right="0" w:rightChars="0" w:firstLine="0" w:firstLineChars="0"/>
              <w:jc w:val="center"/>
              <w:rPr>
                <w:ins w:id="237" w:author="小宋" w:date="2026-07-06T23:20:47Z"/>
                <w:rFonts w:hint="eastAsia" w:ascii="宋体" w:hAnsi="宋体" w:eastAsia="宋体" w:cs="宋体"/>
                <w:b/>
                <w:bCs/>
                <w:sz w:val="21"/>
                <w:szCs w:val="21"/>
                <w:rPrChange w:id="238" w:author="小宋" w:date="2026-07-06T23:52:31Z">
                  <w:rPr>
                    <w:ins w:id="239" w:author="小宋" w:date="2026-07-06T23:20:47Z"/>
                    <w:rFonts w:hint="eastAsia" w:ascii="宋体" w:hAnsi="宋体" w:eastAsia="宋体" w:cs="宋体"/>
                    <w:b/>
                    <w:bCs/>
                    <w:sz w:val="21"/>
                    <w:szCs w:val="21"/>
                  </w:rPr>
                </w:rPrChange>
              </w:rPr>
            </w:pPr>
            <w:ins w:id="240" w:author="小宋" w:date="2026-07-06T23:22:27Z">
              <w:r>
                <w:rPr>
                  <w:rFonts w:hint="eastAsia" w:ascii="Times New Roman Regular" w:hAnsi="Times New Roman Regular" w:cs="Times New Roman Regular"/>
                  <w:b/>
                  <w:bCs/>
                  <w:sz w:val="21"/>
                  <w:szCs w:val="21"/>
                  <w:rPrChange w:id="241" w:author="小宋" w:date="2026-07-06T23:52:31Z">
                    <w:rPr>
                      <w:rFonts w:hint="eastAsia" w:ascii="Times New Roman Regular" w:hAnsi="Times New Roman Regular" w:cs="Times New Roman Regular"/>
                      <w:sz w:val="21"/>
                      <w:szCs w:val="21"/>
                    </w:rPr>
                  </w:rPrChange>
                </w:rPr>
                <w:t>BFATH</w:t>
              </w:r>
            </w:ins>
            <w:ins w:id="243" w:author="小宋" w:date="2026-07-06T23:22:27Z">
              <w:r>
                <w:rPr>
                  <w:rFonts w:hint="eastAsia" w:ascii="Times New Roman Regular" w:hAnsi="Times New Roman Regular" w:cs="Times New Roman Regular"/>
                  <w:b/>
                  <w:bCs/>
                  <w:sz w:val="21"/>
                  <w:szCs w:val="21"/>
                  <w:lang w:val="en-US" w:eastAsia="zh-CN"/>
                  <w:rPrChange w:id="244" w:author="小宋" w:date="2026-07-06T23:52:31Z">
                    <w:rPr>
                      <w:rFonts w:hint="eastAsia" w:ascii="Times New Roman Regular" w:hAnsi="Times New Roman Regular" w:cs="Times New Roman Regular"/>
                      <w:sz w:val="21"/>
                      <w:szCs w:val="21"/>
                      <w:lang w:val="en-US" w:eastAsia="zh-CN"/>
                    </w:rPr>
                  </w:rPrChange>
                </w:rPr>
                <w:t>自建</w:t>
              </w:r>
            </w:ins>
            <w:ins w:id="246" w:author="小宋" w:date="2026-07-06T23:22:27Z">
              <w:r>
                <w:rPr>
                  <w:rFonts w:hint="eastAsia" w:ascii="Times New Roman Regular" w:hAnsi="Times New Roman Regular" w:cs="Times New Roman Regular"/>
                  <w:b/>
                  <w:bCs/>
                  <w:sz w:val="21"/>
                  <w:szCs w:val="21"/>
                  <w:rPrChange w:id="247" w:author="小宋" w:date="2026-07-06T23:52:31Z">
                    <w:rPr>
                      <w:rFonts w:hint="eastAsia" w:ascii="Times New Roman Regular" w:hAnsi="Times New Roman Regular" w:cs="Times New Roman Regular"/>
                      <w:sz w:val="21"/>
                      <w:szCs w:val="21"/>
                    </w:rPr>
                  </w:rPrChange>
                </w:rPr>
                <w:t>数据集</w:t>
              </w:r>
            </w:ins>
          </w:p>
        </w:tc>
      </w:tr>
      <w:tr w14:paraId="2D7C4DC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250" w:author="小宋" w:date="2026-07-06T23:53:29Z">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rPr>
          <w:trHeight w:val="340" w:hRule="atLeast"/>
          <w:jc w:val="center"/>
          <w:ins w:id="249" w:author="小宋" w:date="2026-07-06T23:20:47Z"/>
          <w:trPrChange w:id="250" w:author="小宋" w:date="2026-07-06T23:53:29Z">
            <w:trPr>
              <w:trHeight w:val="283" w:hRule="atLeast"/>
              <w:jc w:val="center"/>
            </w:trPr>
          </w:trPrChange>
        </w:trPr>
        <w:tc>
          <w:tcPr>
            <w:tcW w:w="1475" w:type="dxa"/>
            <w:tcBorders>
              <w:top w:val="single" w:color="auto" w:sz="4" w:space="0"/>
              <w:left w:val="nil"/>
              <w:bottom w:val="nil"/>
              <w:right w:val="nil"/>
            </w:tcBorders>
            <w:noWrap w:val="0"/>
            <w:tcMar>
              <w:top w:w="-1" w:type="dxa"/>
              <w:left w:w="-1" w:type="dxa"/>
              <w:bottom w:w="-1" w:type="dxa"/>
              <w:right w:w="-1" w:type="dxa"/>
            </w:tcMar>
            <w:vAlign w:val="center"/>
            <w:tcPrChange w:id="251" w:author="小宋" w:date="2026-07-06T23:53:29Z">
              <w:tcPr>
                <w:tcW w:w="1424" w:type="dxa"/>
                <w:tcBorders>
                  <w:top w:val="nil"/>
                  <w:left w:val="nil"/>
                  <w:bottom w:val="nil"/>
                  <w:right w:val="nil"/>
                </w:tcBorders>
                <w:noWrap w:val="0"/>
                <w:tcMar>
                  <w:top w:w="-1" w:type="dxa"/>
                  <w:left w:w="-1" w:type="dxa"/>
                  <w:bottom w:w="-1" w:type="dxa"/>
                  <w:right w:w="-1" w:type="dxa"/>
                </w:tcMar>
                <w:vAlign w:val="center"/>
              </w:tcPr>
            </w:tcPrChange>
          </w:tcPr>
          <w:p w14:paraId="4353B453">
            <w:pPr>
              <w:snapToGrid w:val="0"/>
              <w:spacing w:line="240" w:lineRule="auto"/>
              <w:ind w:left="0" w:leftChars="0" w:right="0" w:rightChars="0" w:firstLine="0" w:firstLineChars="0"/>
              <w:jc w:val="center"/>
              <w:rPr>
                <w:ins w:id="252" w:author="小宋" w:date="2026-07-06T23:20:47Z"/>
                <w:rFonts w:hint="default" w:ascii="Times New Roman Regular" w:hAnsi="Times New Roman Regular" w:eastAsia="宋体" w:cs="Times New Roman Regular"/>
                <w:sz w:val="21"/>
                <w:szCs w:val="21"/>
                <w:lang w:val="en-US" w:eastAsia="zh-CN"/>
              </w:rPr>
            </w:pPr>
            <w:ins w:id="253" w:author="小宋" w:date="2026-07-06T23:23:46Z">
              <w:r>
                <w:rPr>
                  <w:rFonts w:hint="eastAsia" w:ascii="Times New Roman Regular"/>
                  <w:sz w:val="21"/>
                  <w:szCs w:val="21"/>
                  <w:lang w:val="en-US" w:eastAsia="zh-CN"/>
                </w:rPr>
                <w:t>数据来源</w:t>
              </w:r>
            </w:ins>
          </w:p>
        </w:tc>
        <w:tc>
          <w:tcPr>
            <w:tcW w:w="3203" w:type="dxa"/>
            <w:tcBorders>
              <w:top w:val="single" w:color="auto" w:sz="4" w:space="0"/>
              <w:left w:val="nil"/>
              <w:bottom w:val="nil"/>
              <w:right w:val="nil"/>
            </w:tcBorders>
            <w:noWrap w:val="0"/>
            <w:tcMar>
              <w:top w:w="-1" w:type="dxa"/>
              <w:left w:w="-1" w:type="dxa"/>
              <w:bottom w:w="-1" w:type="dxa"/>
              <w:right w:w="-1" w:type="dxa"/>
            </w:tcMar>
            <w:vAlign w:val="center"/>
            <w:tcPrChange w:id="254" w:author="小宋" w:date="2026-07-06T23:53:29Z">
              <w:tcPr>
                <w:tcW w:w="1697" w:type="dxa"/>
                <w:tcBorders>
                  <w:top w:val="nil"/>
                  <w:left w:val="nil"/>
                  <w:bottom w:val="nil"/>
                  <w:right w:val="nil"/>
                </w:tcBorders>
                <w:noWrap w:val="0"/>
                <w:tcMar>
                  <w:top w:w="-1" w:type="dxa"/>
                  <w:left w:w="-1" w:type="dxa"/>
                  <w:bottom w:w="-1" w:type="dxa"/>
                  <w:right w:w="-1" w:type="dxa"/>
                </w:tcMar>
                <w:vAlign w:val="center"/>
              </w:tcPr>
            </w:tcPrChange>
          </w:tcPr>
          <w:p w14:paraId="6BEE55FE">
            <w:pPr>
              <w:snapToGrid w:val="0"/>
              <w:spacing w:line="240" w:lineRule="auto"/>
              <w:ind w:left="0" w:leftChars="0" w:right="0" w:rightChars="0" w:firstLine="0" w:firstLineChars="0"/>
              <w:jc w:val="center"/>
              <w:rPr>
                <w:ins w:id="255" w:author="小宋" w:date="2026-07-06T23:20:47Z"/>
                <w:rFonts w:ascii="Times New Roman Regular" w:hAnsi="Times New Roman Regular" w:eastAsia="宋体" w:cs="Times New Roman Regular"/>
                <w:sz w:val="21"/>
                <w:szCs w:val="21"/>
              </w:rPr>
            </w:pPr>
            <w:ins w:id="256" w:author="小宋" w:date="2026-07-06T23:24:32Z">
              <w:r>
                <w:rPr>
                  <w:rFonts w:hint="eastAsia" w:eastAsiaTheme="minorEastAsia"/>
                  <w:b w:val="0"/>
                  <w:bCs w:val="0"/>
                  <w:sz w:val="21"/>
                  <w:szCs w:val="21"/>
                  <w:lang w:val="en-US" w:eastAsia="zh-CN"/>
                </w:rPr>
                <w:t>iNaturalist 众包平台</w:t>
              </w:r>
            </w:ins>
          </w:p>
        </w:tc>
        <w:tc>
          <w:tcPr>
            <w:tcW w:w="3979" w:type="dxa"/>
            <w:tcBorders>
              <w:top w:val="single" w:color="auto" w:sz="4" w:space="0"/>
              <w:left w:val="nil"/>
              <w:bottom w:val="nil"/>
              <w:right w:val="nil"/>
            </w:tcBorders>
            <w:noWrap w:val="0"/>
            <w:tcMar>
              <w:top w:w="-1" w:type="dxa"/>
              <w:left w:w="-1" w:type="dxa"/>
              <w:bottom w:w="-1" w:type="dxa"/>
              <w:right w:w="-1" w:type="dxa"/>
            </w:tcMar>
            <w:vAlign w:val="center"/>
            <w:tcPrChange w:id="257" w:author="小宋" w:date="2026-07-06T23:53:29Z">
              <w:tcPr>
                <w:tcW w:w="3562" w:type="dxa"/>
                <w:tcBorders>
                  <w:top w:val="nil"/>
                  <w:left w:val="nil"/>
                  <w:bottom w:val="nil"/>
                  <w:right w:val="nil"/>
                </w:tcBorders>
                <w:noWrap w:val="0"/>
                <w:tcMar>
                  <w:top w:w="-1" w:type="dxa"/>
                  <w:left w:w="-1" w:type="dxa"/>
                  <w:bottom w:w="-1" w:type="dxa"/>
                  <w:right w:w="-1" w:type="dxa"/>
                </w:tcMar>
                <w:vAlign w:val="center"/>
              </w:tcPr>
            </w:tcPrChange>
          </w:tcPr>
          <w:p w14:paraId="7FAF58B0">
            <w:pPr>
              <w:snapToGrid w:val="0"/>
              <w:spacing w:line="240" w:lineRule="auto"/>
              <w:ind w:left="0" w:leftChars="0" w:right="0" w:rightChars="0" w:firstLine="0" w:firstLineChars="0"/>
              <w:jc w:val="center"/>
              <w:rPr>
                <w:ins w:id="258" w:author="小宋" w:date="2026-07-06T23:20:47Z"/>
                <w:rFonts w:ascii="Times New Roman Regular" w:hAnsi="Times New Roman Regular" w:eastAsia="宋体" w:cs="Times New Roman Regular"/>
                <w:sz w:val="21"/>
                <w:szCs w:val="21"/>
              </w:rPr>
            </w:pPr>
            <w:ins w:id="259" w:author="小宋" w:date="2026-07-06T23:24:07Z">
              <w:r>
                <w:rPr>
                  <w:rFonts w:hint="eastAsia" w:eastAsiaTheme="minorEastAsia"/>
                  <w:b w:val="0"/>
                  <w:bCs w:val="0"/>
                  <w:sz w:val="21"/>
                  <w:szCs w:val="21"/>
                  <w:lang w:val="en-US" w:eastAsia="zh-CN"/>
                </w:rPr>
                <w:t>《京津冀古树寻踪》书籍数字化</w:t>
              </w:r>
            </w:ins>
          </w:p>
        </w:tc>
      </w:tr>
      <w:tr w14:paraId="1342DEA3">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261" w:author="小宋" w:date="2026-07-06T23:53:29Z">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rPr>
          <w:trHeight w:val="340" w:hRule="atLeast"/>
          <w:jc w:val="center"/>
          <w:ins w:id="260" w:author="小宋" w:date="2026-07-06T23:20:47Z"/>
          <w:trPrChange w:id="261" w:author="小宋" w:date="2026-07-06T23:53:29Z">
            <w:trPr>
              <w:trHeight w:val="283" w:hRule="atLeast"/>
              <w:jc w:val="center"/>
            </w:trPr>
          </w:trPrChange>
        </w:trPr>
        <w:tc>
          <w:tcPr>
            <w:tcW w:w="1475" w:type="dxa"/>
            <w:tcBorders>
              <w:top w:val="nil"/>
              <w:left w:val="nil"/>
              <w:bottom w:val="nil"/>
              <w:right w:val="nil"/>
              <w:tl2br w:val="nil"/>
              <w:tr2bl w:val="nil"/>
            </w:tcBorders>
            <w:noWrap w:val="0"/>
            <w:tcMar>
              <w:top w:w="-1" w:type="dxa"/>
              <w:left w:w="-1" w:type="dxa"/>
              <w:bottom w:w="-1" w:type="dxa"/>
              <w:right w:w="-1" w:type="dxa"/>
            </w:tcMar>
            <w:vAlign w:val="center"/>
            <w:tcPrChange w:id="262" w:author="小宋" w:date="2026-07-06T23:53:29Z">
              <w:tcPr>
                <w:tcW w:w="1424" w:type="dxa"/>
                <w:tcBorders>
                  <w:top w:val="nil"/>
                  <w:left w:val="nil"/>
                  <w:bottom w:val="nil"/>
                  <w:right w:val="nil"/>
                  <w:tl2br w:val="nil"/>
                  <w:tr2bl w:val="nil"/>
                </w:tcBorders>
                <w:noWrap w:val="0"/>
                <w:tcMar>
                  <w:top w:w="-1" w:type="dxa"/>
                  <w:left w:w="-1" w:type="dxa"/>
                  <w:bottom w:w="-1" w:type="dxa"/>
                  <w:right w:w="-1" w:type="dxa"/>
                </w:tcMar>
                <w:vAlign w:val="center"/>
              </w:tcPr>
            </w:tcPrChange>
          </w:tcPr>
          <w:p w14:paraId="70E9E9DF">
            <w:pPr>
              <w:snapToGrid w:val="0"/>
              <w:spacing w:line="240" w:lineRule="auto"/>
              <w:ind w:left="0" w:leftChars="0" w:right="0" w:rightChars="0" w:firstLine="0" w:firstLineChars="0"/>
              <w:jc w:val="center"/>
              <w:rPr>
                <w:ins w:id="263" w:author="小宋" w:date="2026-07-06T23:20:47Z"/>
                <w:rFonts w:hint="default" w:ascii="Times New Roman Regular" w:hAnsi="Times New Roman Regular" w:eastAsia="宋体" w:cs="Times New Roman Regular"/>
                <w:sz w:val="21"/>
                <w:szCs w:val="21"/>
                <w:lang w:val="en-US" w:eastAsia="zh-CN"/>
              </w:rPr>
            </w:pPr>
            <w:ins w:id="264" w:author="小宋" w:date="2026-07-06T23:23:46Z">
              <w:r>
                <w:rPr>
                  <w:rFonts w:hint="eastAsia" w:ascii="Times New Roman Regular" w:hAnsi="Times New Roman Regular" w:cs="Times New Roman Regular"/>
                  <w:sz w:val="21"/>
                  <w:szCs w:val="21"/>
                  <w:lang w:val="en-US" w:eastAsia="zh-CN"/>
                </w:rPr>
                <w:t>数据规模</w:t>
              </w:r>
            </w:ins>
          </w:p>
        </w:tc>
        <w:tc>
          <w:tcPr>
            <w:tcW w:w="3203" w:type="dxa"/>
            <w:tcBorders>
              <w:top w:val="nil"/>
              <w:left w:val="nil"/>
              <w:bottom w:val="nil"/>
              <w:right w:val="nil"/>
              <w:tl2br w:val="nil"/>
              <w:tr2bl w:val="nil"/>
            </w:tcBorders>
            <w:noWrap w:val="0"/>
            <w:tcMar>
              <w:top w:w="-1" w:type="dxa"/>
              <w:left w:w="-1" w:type="dxa"/>
              <w:bottom w:w="-1" w:type="dxa"/>
              <w:right w:w="-1" w:type="dxa"/>
            </w:tcMar>
            <w:vAlign w:val="center"/>
            <w:tcPrChange w:id="265" w:author="小宋" w:date="2026-07-06T23:53:29Z">
              <w:tcPr>
                <w:tcW w:w="1697" w:type="dxa"/>
                <w:tcBorders>
                  <w:top w:val="nil"/>
                  <w:left w:val="nil"/>
                  <w:bottom w:val="nil"/>
                  <w:right w:val="nil"/>
                  <w:tl2br w:val="nil"/>
                  <w:tr2bl w:val="nil"/>
                </w:tcBorders>
                <w:noWrap w:val="0"/>
                <w:tcMar>
                  <w:top w:w="-1" w:type="dxa"/>
                  <w:left w:w="-1" w:type="dxa"/>
                  <w:bottom w:w="-1" w:type="dxa"/>
                  <w:right w:w="-1" w:type="dxa"/>
                </w:tcMar>
                <w:vAlign w:val="center"/>
              </w:tcPr>
            </w:tcPrChange>
          </w:tcPr>
          <w:p w14:paraId="73B2E257">
            <w:pPr>
              <w:snapToGrid w:val="0"/>
              <w:spacing w:line="240" w:lineRule="auto"/>
              <w:ind w:left="0" w:leftChars="0" w:right="0" w:rightChars="0" w:firstLine="0" w:firstLineChars="0"/>
              <w:jc w:val="center"/>
              <w:rPr>
                <w:ins w:id="266" w:author="小宋" w:date="2026-07-06T23:20:47Z"/>
                <w:rFonts w:ascii="Times New Roman Regular" w:hAnsi="Times New Roman Regular" w:eastAsia="宋体" w:cs="Times New Roman Regular"/>
                <w:sz w:val="21"/>
                <w:szCs w:val="21"/>
              </w:rPr>
            </w:pPr>
            <w:ins w:id="267" w:author="小宋" w:date="2026-07-06T23:24:27Z">
              <w:r>
                <w:rPr>
                  <w:rFonts w:hint="eastAsia" w:ascii="Times New Roman Regular" w:hAnsi="Times New Roman Regular" w:eastAsia="宋体" w:cs="Times New Roman Regular"/>
                  <w:sz w:val="21"/>
                  <w:szCs w:val="21"/>
                </w:rPr>
                <w:t>12,544 张图像 / 197 物种</w:t>
              </w:r>
            </w:ins>
          </w:p>
        </w:tc>
        <w:tc>
          <w:tcPr>
            <w:tcW w:w="3979" w:type="dxa"/>
            <w:tcBorders>
              <w:top w:val="nil"/>
              <w:left w:val="nil"/>
              <w:bottom w:val="nil"/>
              <w:right w:val="nil"/>
              <w:tl2br w:val="nil"/>
              <w:tr2bl w:val="nil"/>
            </w:tcBorders>
            <w:noWrap w:val="0"/>
            <w:tcMar>
              <w:top w:w="-1" w:type="dxa"/>
              <w:left w:w="-1" w:type="dxa"/>
              <w:bottom w:w="-1" w:type="dxa"/>
              <w:right w:w="-1" w:type="dxa"/>
            </w:tcMar>
            <w:vAlign w:val="center"/>
            <w:tcPrChange w:id="268" w:author="小宋" w:date="2026-07-06T23:53:29Z">
              <w:tcPr>
                <w:tcW w:w="3562" w:type="dxa"/>
                <w:tcBorders>
                  <w:top w:val="nil"/>
                  <w:left w:val="nil"/>
                  <w:bottom w:val="nil"/>
                  <w:right w:val="nil"/>
                  <w:tl2br w:val="nil"/>
                  <w:tr2bl w:val="nil"/>
                </w:tcBorders>
                <w:noWrap w:val="0"/>
                <w:tcMar>
                  <w:top w:w="-1" w:type="dxa"/>
                  <w:left w:w="-1" w:type="dxa"/>
                  <w:bottom w:w="-1" w:type="dxa"/>
                  <w:right w:w="-1" w:type="dxa"/>
                </w:tcMar>
                <w:vAlign w:val="center"/>
              </w:tcPr>
            </w:tcPrChange>
          </w:tcPr>
          <w:p w14:paraId="0762C8A1">
            <w:pPr>
              <w:snapToGrid w:val="0"/>
              <w:spacing w:line="240" w:lineRule="auto"/>
              <w:ind w:left="0" w:leftChars="0" w:right="0" w:rightChars="0" w:firstLine="0" w:firstLineChars="0"/>
              <w:jc w:val="center"/>
              <w:rPr>
                <w:ins w:id="269" w:author="小宋" w:date="2026-07-06T23:20:47Z"/>
                <w:rFonts w:ascii="Times New Roman Regular" w:hAnsi="Times New Roman Regular" w:eastAsia="宋体" w:cs="Times New Roman Regular"/>
                <w:sz w:val="21"/>
                <w:szCs w:val="21"/>
              </w:rPr>
            </w:pPr>
            <w:ins w:id="270" w:author="小宋" w:date="2026-07-06T23:24:21Z">
              <w:r>
                <w:rPr>
                  <w:rFonts w:hint="eastAsia" w:eastAsiaTheme="minorEastAsia"/>
                  <w:b w:val="0"/>
                  <w:bCs w:val="0"/>
                  <w:sz w:val="21"/>
                  <w:szCs w:val="21"/>
                  <w:lang w:val="en-US" w:eastAsia="zh-CN"/>
                </w:rPr>
                <w:t>300 张图像 / 15 个典型树种</w:t>
              </w:r>
            </w:ins>
          </w:p>
        </w:tc>
      </w:tr>
      <w:tr w14:paraId="3F0A511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272" w:author="小宋" w:date="2026-07-06T23:53:29Z">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rPr>
          <w:trHeight w:val="340" w:hRule="atLeast"/>
          <w:jc w:val="center"/>
          <w:ins w:id="271" w:author="小宋" w:date="2026-07-06T23:20:47Z"/>
          <w:trPrChange w:id="272" w:author="小宋" w:date="2026-07-06T23:53:29Z">
            <w:trPr>
              <w:trHeight w:val="283" w:hRule="atLeast"/>
              <w:jc w:val="center"/>
            </w:trPr>
          </w:trPrChange>
        </w:trPr>
        <w:tc>
          <w:tcPr>
            <w:tcW w:w="1475" w:type="dxa"/>
            <w:tcBorders>
              <w:top w:val="nil"/>
              <w:left w:val="nil"/>
              <w:bottom w:val="nil"/>
              <w:right w:val="nil"/>
              <w:tl2br w:val="nil"/>
              <w:tr2bl w:val="nil"/>
            </w:tcBorders>
            <w:noWrap w:val="0"/>
            <w:tcMar>
              <w:top w:w="-1" w:type="dxa"/>
              <w:left w:w="-1" w:type="dxa"/>
              <w:bottom w:w="-1" w:type="dxa"/>
              <w:right w:w="-1" w:type="dxa"/>
            </w:tcMar>
            <w:vAlign w:val="center"/>
            <w:tcPrChange w:id="273" w:author="小宋" w:date="2026-07-06T23:53:29Z">
              <w:tcPr>
                <w:tcW w:w="1424" w:type="dxa"/>
                <w:tcBorders>
                  <w:top w:val="nil"/>
                  <w:left w:val="nil"/>
                  <w:bottom w:val="nil"/>
                  <w:right w:val="nil"/>
                  <w:tl2br w:val="nil"/>
                  <w:tr2bl w:val="nil"/>
                </w:tcBorders>
                <w:noWrap w:val="0"/>
                <w:tcMar>
                  <w:top w:w="-1" w:type="dxa"/>
                  <w:left w:w="-1" w:type="dxa"/>
                  <w:bottom w:w="-1" w:type="dxa"/>
                  <w:right w:w="-1" w:type="dxa"/>
                </w:tcMar>
                <w:vAlign w:val="center"/>
              </w:tcPr>
            </w:tcPrChange>
          </w:tcPr>
          <w:p w14:paraId="2523CD5B">
            <w:pPr>
              <w:snapToGrid w:val="0"/>
              <w:spacing w:line="240" w:lineRule="auto"/>
              <w:ind w:left="0" w:leftChars="0" w:right="0" w:rightChars="0" w:firstLine="0" w:firstLineChars="0"/>
              <w:jc w:val="center"/>
              <w:rPr>
                <w:ins w:id="274" w:author="小宋" w:date="2026-07-06T23:20:47Z"/>
                <w:rFonts w:hint="default" w:ascii="Times New Roman Regular" w:hAnsi="Times New Roman Regular" w:eastAsia="宋体" w:cs="Times New Roman Regular"/>
                <w:sz w:val="21"/>
                <w:szCs w:val="21"/>
                <w:lang w:val="en-US" w:eastAsia="zh-CN"/>
              </w:rPr>
            </w:pPr>
            <w:ins w:id="275" w:author="小宋" w:date="2026-07-06T23:23:46Z">
              <w:r>
                <w:rPr>
                  <w:rFonts w:hint="eastAsia" w:ascii="Times New Roman Regular" w:hAnsi="Times New Roman Regular" w:cs="Times New Roman Regular"/>
                  <w:sz w:val="21"/>
                  <w:szCs w:val="21"/>
                  <w:lang w:val="en-US" w:eastAsia="zh-CN"/>
                </w:rPr>
                <w:t>数据划分</w:t>
              </w:r>
            </w:ins>
          </w:p>
        </w:tc>
        <w:tc>
          <w:tcPr>
            <w:tcW w:w="3203" w:type="dxa"/>
            <w:tcBorders>
              <w:top w:val="nil"/>
              <w:left w:val="nil"/>
              <w:bottom w:val="nil"/>
              <w:right w:val="nil"/>
              <w:tl2br w:val="nil"/>
              <w:tr2bl w:val="nil"/>
            </w:tcBorders>
            <w:noWrap w:val="0"/>
            <w:tcMar>
              <w:top w:w="-1" w:type="dxa"/>
              <w:left w:w="-1" w:type="dxa"/>
              <w:bottom w:w="-1" w:type="dxa"/>
              <w:right w:w="-1" w:type="dxa"/>
            </w:tcMar>
            <w:vAlign w:val="center"/>
            <w:tcPrChange w:id="276" w:author="小宋" w:date="2026-07-06T23:53:29Z">
              <w:tcPr>
                <w:tcW w:w="1697" w:type="dxa"/>
                <w:tcBorders>
                  <w:top w:val="nil"/>
                  <w:left w:val="nil"/>
                  <w:bottom w:val="nil"/>
                  <w:right w:val="nil"/>
                  <w:tl2br w:val="nil"/>
                  <w:tr2bl w:val="nil"/>
                </w:tcBorders>
                <w:noWrap w:val="0"/>
                <w:tcMar>
                  <w:top w:w="-1" w:type="dxa"/>
                  <w:left w:w="-1" w:type="dxa"/>
                  <w:bottom w:w="-1" w:type="dxa"/>
                  <w:right w:w="-1" w:type="dxa"/>
                </w:tcMar>
                <w:vAlign w:val="center"/>
              </w:tcPr>
            </w:tcPrChange>
          </w:tcPr>
          <w:p w14:paraId="66D66197">
            <w:pPr>
              <w:snapToGrid w:val="0"/>
              <w:spacing w:line="240" w:lineRule="auto"/>
              <w:ind w:left="0" w:leftChars="0" w:right="0" w:rightChars="0" w:firstLine="0" w:firstLineChars="0"/>
              <w:jc w:val="center"/>
              <w:rPr>
                <w:ins w:id="277" w:author="小宋" w:date="2026-07-06T23:20:47Z"/>
                <w:rFonts w:ascii="Times New Roman Regular" w:hAnsi="Times New Roman Regular" w:eastAsia="宋体" w:cs="Times New Roman Regular"/>
                <w:sz w:val="21"/>
                <w:szCs w:val="21"/>
              </w:rPr>
            </w:pPr>
            <w:ins w:id="278" w:author="小宋" w:date="2026-07-06T23:24:40Z">
              <w:r>
                <w:rPr>
                  <w:rFonts w:hint="eastAsia" w:ascii="Times New Roman Regular" w:hAnsi="Times New Roman Regular" w:eastAsia="宋体" w:cs="Times New Roman Regular"/>
                  <w:sz w:val="21"/>
                  <w:szCs w:val="21"/>
                </w:rPr>
                <w:t>训练集 8781 / 验证集 2509 / 测试集 1254（约 7:2:1）</w:t>
              </w:r>
            </w:ins>
          </w:p>
        </w:tc>
        <w:tc>
          <w:tcPr>
            <w:tcW w:w="3979" w:type="dxa"/>
            <w:tcBorders>
              <w:top w:val="nil"/>
              <w:left w:val="nil"/>
              <w:bottom w:val="nil"/>
              <w:right w:val="nil"/>
              <w:tl2br w:val="nil"/>
              <w:tr2bl w:val="nil"/>
            </w:tcBorders>
            <w:noWrap w:val="0"/>
            <w:tcMar>
              <w:top w:w="-1" w:type="dxa"/>
              <w:left w:w="-1" w:type="dxa"/>
              <w:bottom w:w="-1" w:type="dxa"/>
              <w:right w:w="-1" w:type="dxa"/>
            </w:tcMar>
            <w:vAlign w:val="center"/>
            <w:tcPrChange w:id="279" w:author="小宋" w:date="2026-07-06T23:53:29Z">
              <w:tcPr>
                <w:tcW w:w="3562" w:type="dxa"/>
                <w:tcBorders>
                  <w:top w:val="nil"/>
                  <w:left w:val="nil"/>
                  <w:bottom w:val="nil"/>
                  <w:right w:val="nil"/>
                  <w:tl2br w:val="nil"/>
                  <w:tr2bl w:val="nil"/>
                </w:tcBorders>
                <w:noWrap w:val="0"/>
                <w:tcMar>
                  <w:top w:w="-1" w:type="dxa"/>
                  <w:left w:w="-1" w:type="dxa"/>
                  <w:bottom w:w="-1" w:type="dxa"/>
                  <w:right w:w="-1" w:type="dxa"/>
                </w:tcMar>
                <w:vAlign w:val="center"/>
              </w:tcPr>
            </w:tcPrChange>
          </w:tcPr>
          <w:p w14:paraId="56D96553">
            <w:pPr>
              <w:snapToGrid w:val="0"/>
              <w:spacing w:line="240" w:lineRule="auto"/>
              <w:ind w:left="0" w:leftChars="0" w:right="0" w:rightChars="0" w:firstLine="0" w:firstLineChars="0"/>
              <w:jc w:val="center"/>
              <w:rPr>
                <w:ins w:id="280" w:author="小宋" w:date="2026-07-06T23:20:47Z"/>
                <w:rFonts w:hint="default" w:ascii="Times New Roman Regular" w:hAnsi="Times New Roman Regular" w:eastAsia="宋体" w:cs="Times New Roman Regular"/>
                <w:sz w:val="21"/>
                <w:szCs w:val="21"/>
                <w:lang w:val="en-US" w:eastAsia="zh-CN"/>
              </w:rPr>
            </w:pPr>
            <w:ins w:id="281" w:author="小宋" w:date="2026-07-06T23:24:45Z">
              <w:r>
                <w:rPr>
                  <w:rFonts w:hint="eastAsia" w:eastAsiaTheme="minorEastAsia"/>
                  <w:b w:val="0"/>
                  <w:bCs w:val="0"/>
                  <w:sz w:val="21"/>
                  <w:szCs w:val="21"/>
                  <w:lang w:val="en-US" w:eastAsia="zh-CN"/>
                </w:rPr>
                <w:t>训练集 240 / 验证集 30 / 测试集 30（8:1:1）</w:t>
              </w:r>
            </w:ins>
          </w:p>
        </w:tc>
      </w:tr>
      <w:tr w14:paraId="25E83B07">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283" w:author="小宋" w:date="2026-07-06T23:53:29Z">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rPr>
          <w:trHeight w:val="340" w:hRule="atLeast"/>
          <w:jc w:val="center"/>
          <w:ins w:id="282" w:author="小宋" w:date="2026-07-06T23:20:47Z"/>
          <w:trPrChange w:id="283" w:author="小宋" w:date="2026-07-06T23:53:29Z">
            <w:trPr>
              <w:trHeight w:val="283" w:hRule="atLeast"/>
              <w:jc w:val="center"/>
            </w:trPr>
          </w:trPrChange>
        </w:trPr>
        <w:tc>
          <w:tcPr>
            <w:tcW w:w="1475" w:type="dxa"/>
            <w:tcBorders>
              <w:top w:val="nil"/>
              <w:left w:val="nil"/>
              <w:bottom w:val="nil"/>
              <w:right w:val="nil"/>
            </w:tcBorders>
            <w:noWrap w:val="0"/>
            <w:tcMar>
              <w:top w:w="-1" w:type="dxa"/>
              <w:left w:w="-1" w:type="dxa"/>
              <w:bottom w:w="-1" w:type="dxa"/>
              <w:right w:w="-1" w:type="dxa"/>
            </w:tcMar>
            <w:vAlign w:val="center"/>
            <w:tcPrChange w:id="284" w:author="小宋" w:date="2026-07-06T23:53:29Z">
              <w:tcPr>
                <w:tcW w:w="1424" w:type="dxa"/>
                <w:tcBorders>
                  <w:top w:val="nil"/>
                  <w:left w:val="nil"/>
                  <w:bottom w:val="nil"/>
                  <w:right w:val="nil"/>
                </w:tcBorders>
                <w:noWrap w:val="0"/>
                <w:tcMar>
                  <w:top w:w="-1" w:type="dxa"/>
                  <w:left w:w="-1" w:type="dxa"/>
                  <w:bottom w:w="-1" w:type="dxa"/>
                  <w:right w:w="-1" w:type="dxa"/>
                </w:tcMar>
                <w:vAlign w:val="center"/>
              </w:tcPr>
            </w:tcPrChange>
          </w:tcPr>
          <w:p w14:paraId="3E234AF8">
            <w:pPr>
              <w:snapToGrid w:val="0"/>
              <w:spacing w:line="240" w:lineRule="auto"/>
              <w:ind w:left="0" w:leftChars="0" w:right="0" w:rightChars="0" w:firstLine="0" w:firstLineChars="0"/>
              <w:jc w:val="center"/>
              <w:rPr>
                <w:ins w:id="285" w:author="小宋" w:date="2026-07-06T23:20:47Z"/>
                <w:rFonts w:hint="default" w:ascii="Times New Roman Regular" w:hAnsi="Times New Roman Regular" w:eastAsia="宋体" w:cs="Times New Roman Regular"/>
                <w:sz w:val="21"/>
                <w:szCs w:val="21"/>
                <w:lang w:val="en-US" w:eastAsia="zh-CN"/>
              </w:rPr>
            </w:pPr>
            <w:ins w:id="286" w:author="小宋" w:date="2026-07-06T23:23:46Z">
              <w:r>
                <w:rPr>
                  <w:rFonts w:hint="eastAsia" w:ascii="Times New Roman Regular" w:hAnsi="Times New Roman Regular" w:cs="Times New Roman Regular"/>
                  <w:sz w:val="21"/>
                  <w:szCs w:val="21"/>
                  <w:lang w:val="en-US" w:eastAsia="zh-CN"/>
                </w:rPr>
                <w:t>核心用途</w:t>
              </w:r>
            </w:ins>
          </w:p>
        </w:tc>
        <w:tc>
          <w:tcPr>
            <w:tcW w:w="3203" w:type="dxa"/>
            <w:tcBorders>
              <w:top w:val="nil"/>
              <w:left w:val="nil"/>
              <w:bottom w:val="nil"/>
              <w:right w:val="nil"/>
            </w:tcBorders>
            <w:noWrap w:val="0"/>
            <w:tcMar>
              <w:top w:w="-1" w:type="dxa"/>
              <w:left w:w="-1" w:type="dxa"/>
              <w:bottom w:w="-1" w:type="dxa"/>
              <w:right w:w="-1" w:type="dxa"/>
            </w:tcMar>
            <w:vAlign w:val="center"/>
            <w:tcPrChange w:id="287" w:author="小宋" w:date="2026-07-06T23:53:29Z">
              <w:tcPr>
                <w:tcW w:w="1697" w:type="dxa"/>
                <w:tcBorders>
                  <w:top w:val="nil"/>
                  <w:left w:val="nil"/>
                  <w:bottom w:val="nil"/>
                  <w:right w:val="nil"/>
                </w:tcBorders>
                <w:noWrap w:val="0"/>
                <w:tcMar>
                  <w:top w:w="-1" w:type="dxa"/>
                  <w:left w:w="-1" w:type="dxa"/>
                  <w:bottom w:w="-1" w:type="dxa"/>
                  <w:right w:w="-1" w:type="dxa"/>
                </w:tcMar>
                <w:vAlign w:val="center"/>
              </w:tcPr>
            </w:tcPrChange>
          </w:tcPr>
          <w:p w14:paraId="163AE0C2">
            <w:pPr>
              <w:snapToGrid w:val="0"/>
              <w:spacing w:line="240" w:lineRule="auto"/>
              <w:ind w:left="0" w:leftChars="0" w:right="0" w:rightChars="0" w:firstLine="0" w:firstLineChars="0"/>
              <w:jc w:val="center"/>
              <w:rPr>
                <w:ins w:id="288" w:author="小宋" w:date="2026-07-06T23:20:47Z"/>
                <w:rFonts w:ascii="Times New Roman Regular" w:hAnsi="Times New Roman Regular" w:eastAsia="宋体" w:cs="Times New Roman Regular"/>
                <w:sz w:val="21"/>
                <w:szCs w:val="21"/>
              </w:rPr>
            </w:pPr>
            <w:ins w:id="289" w:author="小宋" w:date="2026-07-06T23:24:50Z">
              <w:r>
                <w:rPr>
                  <w:rFonts w:hint="eastAsia" w:eastAsiaTheme="minorEastAsia"/>
                  <w:b w:val="0"/>
                  <w:bCs w:val="0"/>
                  <w:sz w:val="21"/>
                  <w:szCs w:val="21"/>
                  <w:lang w:val="en-US" w:eastAsia="zh-CN"/>
                </w:rPr>
                <w:t>模型预训练、基线对比</w:t>
              </w:r>
            </w:ins>
            <w:ins w:id="290" w:author="小宋" w:date="2026-07-06T23:24:52Z">
              <w:r>
                <w:rPr>
                  <w:rFonts w:hint="eastAsia" w:eastAsiaTheme="minorEastAsia"/>
                  <w:b w:val="0"/>
                  <w:bCs w:val="0"/>
                  <w:sz w:val="21"/>
                  <w:szCs w:val="21"/>
                  <w:lang w:val="en-US" w:eastAsia="zh-CN"/>
                </w:rPr>
                <w:t>和</w:t>
              </w:r>
            </w:ins>
            <w:ins w:id="291" w:author="小宋" w:date="2026-07-06T23:24:50Z">
              <w:r>
                <w:rPr>
                  <w:rFonts w:hint="eastAsia" w:eastAsiaTheme="minorEastAsia"/>
                  <w:b w:val="0"/>
                  <w:bCs w:val="0"/>
                  <w:sz w:val="21"/>
                  <w:szCs w:val="21"/>
                  <w:lang w:val="en-US" w:eastAsia="zh-CN"/>
                </w:rPr>
                <w:t>消融实验</w:t>
              </w:r>
            </w:ins>
          </w:p>
        </w:tc>
        <w:tc>
          <w:tcPr>
            <w:tcW w:w="3979" w:type="dxa"/>
            <w:tcBorders>
              <w:top w:val="nil"/>
              <w:left w:val="nil"/>
              <w:bottom w:val="nil"/>
              <w:right w:val="nil"/>
            </w:tcBorders>
            <w:noWrap w:val="0"/>
            <w:tcMar>
              <w:top w:w="-1" w:type="dxa"/>
              <w:left w:w="-1" w:type="dxa"/>
              <w:bottom w:w="-1" w:type="dxa"/>
              <w:right w:w="-1" w:type="dxa"/>
            </w:tcMar>
            <w:vAlign w:val="center"/>
            <w:tcPrChange w:id="292" w:author="小宋" w:date="2026-07-06T23:53:29Z">
              <w:tcPr>
                <w:tcW w:w="3562" w:type="dxa"/>
                <w:tcBorders>
                  <w:top w:val="nil"/>
                  <w:left w:val="nil"/>
                  <w:bottom w:val="nil"/>
                  <w:right w:val="nil"/>
                </w:tcBorders>
                <w:noWrap w:val="0"/>
                <w:tcMar>
                  <w:top w:w="-1" w:type="dxa"/>
                  <w:left w:w="-1" w:type="dxa"/>
                  <w:bottom w:w="-1" w:type="dxa"/>
                  <w:right w:w="-1" w:type="dxa"/>
                </w:tcMar>
                <w:vAlign w:val="center"/>
              </w:tcPr>
            </w:tcPrChange>
          </w:tcPr>
          <w:p w14:paraId="59CEDC49">
            <w:pPr>
              <w:snapToGrid w:val="0"/>
              <w:spacing w:line="240" w:lineRule="auto"/>
              <w:ind w:left="0" w:leftChars="0" w:right="0" w:rightChars="0" w:firstLine="0" w:firstLineChars="0"/>
              <w:jc w:val="center"/>
              <w:rPr>
                <w:ins w:id="293" w:author="小宋" w:date="2026-07-06T23:20:47Z"/>
                <w:rFonts w:hint="default" w:ascii="Times New Roman Regular" w:hAnsi="Times New Roman Regular" w:eastAsia="宋体" w:cs="Times New Roman Regular"/>
                <w:sz w:val="21"/>
                <w:szCs w:val="21"/>
                <w:lang w:val="en-US" w:eastAsia="zh-CN"/>
              </w:rPr>
            </w:pPr>
            <w:ins w:id="294" w:author="小宋" w:date="2026-07-06T23:24:56Z">
              <w:r>
                <w:rPr>
                  <w:rFonts w:hint="default" w:ascii="Times New Roman Regular" w:hAnsi="Times New Roman Regular" w:eastAsia="宋体" w:cs="Times New Roman Regular"/>
                  <w:sz w:val="21"/>
                  <w:szCs w:val="21"/>
                  <w:lang w:val="en-US" w:eastAsia="zh-CN"/>
                </w:rPr>
                <w:t>领域微调、系统演示</w:t>
              </w:r>
            </w:ins>
          </w:p>
        </w:tc>
      </w:tr>
      <w:tr w14:paraId="3DCD041A">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296" w:author="小宋" w:date="2026-07-06T23:53:29Z">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rPr>
          <w:trHeight w:val="340" w:hRule="atLeast"/>
          <w:jc w:val="center"/>
          <w:ins w:id="295" w:author="小宋" w:date="2026-07-06T23:20:47Z"/>
          <w:trPrChange w:id="296" w:author="小宋" w:date="2026-07-06T23:53:29Z">
            <w:trPr>
              <w:trHeight w:val="283" w:hRule="atLeast"/>
              <w:jc w:val="center"/>
            </w:trPr>
          </w:trPrChange>
        </w:trPr>
        <w:tc>
          <w:tcPr>
            <w:tcW w:w="1475" w:type="dxa"/>
            <w:tcBorders>
              <w:top w:val="nil"/>
              <w:left w:val="nil"/>
              <w:bottom w:val="nil"/>
              <w:right w:val="nil"/>
            </w:tcBorders>
            <w:noWrap w:val="0"/>
            <w:tcMar>
              <w:top w:w="-1" w:type="dxa"/>
              <w:left w:w="-1" w:type="dxa"/>
              <w:bottom w:w="-1" w:type="dxa"/>
              <w:right w:w="-1" w:type="dxa"/>
            </w:tcMar>
            <w:vAlign w:val="center"/>
            <w:tcPrChange w:id="297" w:author="小宋" w:date="2026-07-06T23:53:29Z">
              <w:tcPr>
                <w:tcW w:w="1424" w:type="dxa"/>
                <w:tcBorders>
                  <w:top w:val="nil"/>
                  <w:left w:val="nil"/>
                  <w:bottom w:val="nil"/>
                  <w:right w:val="nil"/>
                </w:tcBorders>
                <w:noWrap w:val="0"/>
                <w:tcMar>
                  <w:top w:w="-1" w:type="dxa"/>
                  <w:left w:w="-1" w:type="dxa"/>
                  <w:bottom w:w="-1" w:type="dxa"/>
                  <w:right w:w="-1" w:type="dxa"/>
                </w:tcMar>
                <w:vAlign w:val="center"/>
              </w:tcPr>
            </w:tcPrChange>
          </w:tcPr>
          <w:p w14:paraId="791A62E7">
            <w:pPr>
              <w:snapToGrid w:val="0"/>
              <w:spacing w:line="240" w:lineRule="auto"/>
              <w:ind w:left="0" w:leftChars="0" w:right="0" w:rightChars="0" w:firstLine="0" w:firstLineChars="0"/>
              <w:jc w:val="center"/>
              <w:rPr>
                <w:ins w:id="298" w:author="小宋" w:date="2026-07-06T23:20:47Z"/>
                <w:rFonts w:ascii="Times New Roman Regular" w:hAnsi="Times New Roman Regular" w:eastAsia="宋体" w:cs="Times New Roman Regular"/>
                <w:sz w:val="21"/>
                <w:szCs w:val="21"/>
              </w:rPr>
            </w:pPr>
            <w:ins w:id="299" w:author="小宋" w:date="2026-07-06T23:23:46Z">
              <w:r>
                <w:rPr>
                  <w:rFonts w:hint="eastAsia" w:ascii="Times New Roman Regular" w:hAnsi="Times New Roman Regular" w:cs="Times New Roman Regular"/>
                  <w:sz w:val="21"/>
                  <w:szCs w:val="21"/>
                  <w:lang w:val="en-US" w:eastAsia="zh-CN"/>
                </w:rPr>
                <w:t>字段特点</w:t>
              </w:r>
            </w:ins>
          </w:p>
        </w:tc>
        <w:tc>
          <w:tcPr>
            <w:tcW w:w="3203" w:type="dxa"/>
            <w:tcBorders>
              <w:top w:val="nil"/>
              <w:left w:val="nil"/>
              <w:bottom w:val="nil"/>
              <w:right w:val="nil"/>
            </w:tcBorders>
            <w:noWrap w:val="0"/>
            <w:tcMar>
              <w:top w:w="-1" w:type="dxa"/>
              <w:left w:w="-1" w:type="dxa"/>
              <w:bottom w:w="-1" w:type="dxa"/>
              <w:right w:w="-1" w:type="dxa"/>
            </w:tcMar>
            <w:vAlign w:val="center"/>
            <w:tcPrChange w:id="300" w:author="小宋" w:date="2026-07-06T23:53:29Z">
              <w:tcPr>
                <w:tcW w:w="1697" w:type="dxa"/>
                <w:tcBorders>
                  <w:top w:val="nil"/>
                  <w:left w:val="nil"/>
                  <w:bottom w:val="nil"/>
                  <w:right w:val="nil"/>
                </w:tcBorders>
                <w:noWrap w:val="0"/>
                <w:tcMar>
                  <w:top w:w="-1" w:type="dxa"/>
                  <w:left w:w="-1" w:type="dxa"/>
                  <w:bottom w:w="-1" w:type="dxa"/>
                  <w:right w:w="-1" w:type="dxa"/>
                </w:tcMar>
                <w:vAlign w:val="center"/>
              </w:tcPr>
            </w:tcPrChange>
          </w:tcPr>
          <w:p w14:paraId="3BC9E0CA">
            <w:pPr>
              <w:snapToGrid w:val="0"/>
              <w:spacing w:line="240" w:lineRule="auto"/>
              <w:ind w:left="0" w:leftChars="0" w:right="0" w:rightChars="0" w:firstLine="0" w:firstLineChars="0"/>
              <w:jc w:val="center"/>
              <w:rPr>
                <w:ins w:id="301" w:author="小宋" w:date="2026-07-06T23:20:47Z"/>
                <w:rFonts w:ascii="Times New Roman Regular" w:hAnsi="Times New Roman Regular" w:eastAsia="宋体" w:cs="Times New Roman Regular"/>
                <w:sz w:val="21"/>
                <w:szCs w:val="21"/>
              </w:rPr>
            </w:pPr>
            <w:ins w:id="302" w:author="小宋" w:date="2026-07-06T23:25:05Z">
              <w:r>
                <w:rPr>
                  <w:rFonts w:hint="eastAsia" w:ascii="Times New Roman Regular" w:hAnsi="Times New Roman Regular" w:eastAsia="宋体" w:cs="Times New Roman Regular"/>
                  <w:sz w:val="21"/>
                  <w:szCs w:val="21"/>
                </w:rPr>
                <w:t>图像、物种标签、位置坐标</w:t>
              </w:r>
            </w:ins>
          </w:p>
        </w:tc>
        <w:tc>
          <w:tcPr>
            <w:tcW w:w="3979" w:type="dxa"/>
            <w:tcBorders>
              <w:top w:val="nil"/>
              <w:left w:val="nil"/>
              <w:bottom w:val="nil"/>
              <w:right w:val="nil"/>
            </w:tcBorders>
            <w:noWrap w:val="0"/>
            <w:tcMar>
              <w:top w:w="-1" w:type="dxa"/>
              <w:left w:w="-1" w:type="dxa"/>
              <w:bottom w:w="-1" w:type="dxa"/>
              <w:right w:w="-1" w:type="dxa"/>
            </w:tcMar>
            <w:vAlign w:val="center"/>
            <w:tcPrChange w:id="303" w:author="小宋" w:date="2026-07-06T23:53:29Z">
              <w:tcPr>
                <w:tcW w:w="3562" w:type="dxa"/>
                <w:tcBorders>
                  <w:top w:val="nil"/>
                  <w:left w:val="nil"/>
                  <w:bottom w:val="nil"/>
                  <w:right w:val="nil"/>
                </w:tcBorders>
                <w:noWrap w:val="0"/>
                <w:tcMar>
                  <w:top w:w="-1" w:type="dxa"/>
                  <w:left w:w="-1" w:type="dxa"/>
                  <w:bottom w:w="-1" w:type="dxa"/>
                  <w:right w:w="-1" w:type="dxa"/>
                </w:tcMar>
                <w:vAlign w:val="center"/>
              </w:tcPr>
            </w:tcPrChange>
          </w:tcPr>
          <w:p w14:paraId="7B7BBEAF">
            <w:pPr>
              <w:snapToGrid w:val="0"/>
              <w:spacing w:line="240" w:lineRule="auto"/>
              <w:ind w:left="0" w:leftChars="0" w:right="0" w:rightChars="0" w:firstLine="0" w:firstLineChars="0"/>
              <w:jc w:val="center"/>
              <w:rPr>
                <w:ins w:id="304" w:author="小宋" w:date="2026-07-06T23:20:47Z"/>
                <w:rFonts w:hint="default" w:ascii="Times New Roman Regular" w:hAnsi="Times New Roman Regular" w:eastAsia="宋体" w:cs="Times New Roman Regular"/>
                <w:sz w:val="21"/>
                <w:szCs w:val="21"/>
                <w:lang w:val="en-US" w:eastAsia="zh-CN"/>
              </w:rPr>
            </w:pPr>
            <w:ins w:id="305" w:author="小宋" w:date="2026-07-06T23:25:10Z">
              <w:r>
                <w:rPr>
                  <w:rFonts w:hint="eastAsia" w:eastAsiaTheme="minorEastAsia"/>
                  <w:b w:val="0"/>
                  <w:bCs w:val="0"/>
                  <w:sz w:val="21"/>
                  <w:szCs w:val="21"/>
                  <w:lang w:val="en-US" w:eastAsia="zh-CN"/>
                </w:rPr>
                <w:t>图像、物种标签、位置坐标、树龄/树高/保护级别（仅展示）</w:t>
              </w:r>
            </w:ins>
          </w:p>
        </w:tc>
      </w:tr>
      <w:tr w14:paraId="505E040A">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307" w:author="小宋" w:date="2026-07-06T23:53:29Z">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rPr>
          <w:trHeight w:val="340" w:hRule="atLeast"/>
          <w:jc w:val="center"/>
          <w:ins w:id="306" w:author="小宋" w:date="2026-07-06T23:20:47Z"/>
          <w:trPrChange w:id="307" w:author="小宋" w:date="2026-07-06T23:53:29Z">
            <w:trPr>
              <w:trHeight w:val="283" w:hRule="atLeast"/>
              <w:jc w:val="center"/>
            </w:trPr>
          </w:trPrChange>
        </w:trPr>
        <w:tc>
          <w:tcPr>
            <w:tcW w:w="1475" w:type="dxa"/>
            <w:tcBorders>
              <w:top w:val="nil"/>
              <w:left w:val="nil"/>
              <w:bottom w:val="single" w:color="auto" w:sz="12" w:space="0"/>
              <w:right w:val="nil"/>
            </w:tcBorders>
            <w:noWrap w:val="0"/>
            <w:tcMar>
              <w:top w:w="-1" w:type="dxa"/>
              <w:left w:w="-1" w:type="dxa"/>
              <w:bottom w:w="-1" w:type="dxa"/>
              <w:right w:w="-1" w:type="dxa"/>
            </w:tcMar>
            <w:vAlign w:val="center"/>
            <w:tcPrChange w:id="308" w:author="小宋" w:date="2026-07-06T23:53:29Z">
              <w:tcPr>
                <w:tcW w:w="1424" w:type="dxa"/>
                <w:tcBorders>
                  <w:bottom w:val="single" w:color="auto" w:sz="12" w:space="0"/>
                </w:tcBorders>
                <w:noWrap w:val="0"/>
                <w:tcMar>
                  <w:top w:w="-1" w:type="dxa"/>
                  <w:left w:w="-1" w:type="dxa"/>
                  <w:bottom w:w="-1" w:type="dxa"/>
                  <w:right w:w="-1" w:type="dxa"/>
                </w:tcMar>
                <w:vAlign w:val="center"/>
              </w:tcPr>
            </w:tcPrChange>
          </w:tcPr>
          <w:p w14:paraId="1DCEA1B4">
            <w:pPr>
              <w:snapToGrid w:val="0"/>
              <w:spacing w:line="240" w:lineRule="auto"/>
              <w:ind w:left="0" w:leftChars="0" w:right="0" w:rightChars="0" w:firstLine="0" w:firstLineChars="0"/>
              <w:jc w:val="center"/>
              <w:rPr>
                <w:ins w:id="309" w:author="小宋" w:date="2026-07-06T23:20:47Z"/>
                <w:rFonts w:ascii="Times New Roman Regular" w:hAnsi="Times New Roman Regular" w:eastAsia="宋体" w:cs="Times New Roman Regular"/>
                <w:sz w:val="21"/>
                <w:szCs w:val="21"/>
              </w:rPr>
            </w:pPr>
            <w:ins w:id="310" w:author="小宋" w:date="2026-07-06T23:25:26Z">
              <w:r>
                <w:rPr>
                  <w:rFonts w:hint="eastAsia" w:ascii="Times New Roman Regular" w:hAnsi="Times New Roman Regular" w:cs="Times New Roman Regular"/>
                  <w:sz w:val="21"/>
                  <w:szCs w:val="21"/>
                  <w:lang w:val="en-US" w:eastAsia="zh-CN"/>
                </w:rPr>
                <w:t>数据定位</w:t>
              </w:r>
            </w:ins>
          </w:p>
        </w:tc>
        <w:tc>
          <w:tcPr>
            <w:tcW w:w="3203" w:type="dxa"/>
            <w:tcBorders>
              <w:top w:val="nil"/>
              <w:left w:val="nil"/>
              <w:bottom w:val="single" w:color="auto" w:sz="12" w:space="0"/>
              <w:right w:val="nil"/>
            </w:tcBorders>
            <w:noWrap w:val="0"/>
            <w:tcMar>
              <w:top w:w="-1" w:type="dxa"/>
              <w:left w:w="-1" w:type="dxa"/>
              <w:bottom w:w="-1" w:type="dxa"/>
              <w:right w:w="-1" w:type="dxa"/>
            </w:tcMar>
            <w:vAlign w:val="center"/>
            <w:tcPrChange w:id="311" w:author="小宋" w:date="2026-07-06T23:53:29Z">
              <w:tcPr>
                <w:tcW w:w="1697" w:type="dxa"/>
                <w:tcBorders>
                  <w:top w:val="nil"/>
                  <w:left w:val="nil"/>
                  <w:bottom w:val="single" w:color="auto" w:sz="12" w:space="0"/>
                  <w:right w:val="nil"/>
                </w:tcBorders>
                <w:noWrap w:val="0"/>
                <w:tcMar>
                  <w:top w:w="-1" w:type="dxa"/>
                  <w:left w:w="-1" w:type="dxa"/>
                  <w:bottom w:w="-1" w:type="dxa"/>
                  <w:right w:w="-1" w:type="dxa"/>
                </w:tcMar>
                <w:vAlign w:val="center"/>
              </w:tcPr>
            </w:tcPrChange>
          </w:tcPr>
          <w:p w14:paraId="2CEC4A55">
            <w:pPr>
              <w:snapToGrid w:val="0"/>
              <w:spacing w:line="240" w:lineRule="auto"/>
              <w:ind w:left="0" w:leftChars="0" w:right="0" w:rightChars="0" w:firstLine="0" w:firstLineChars="0"/>
              <w:jc w:val="center"/>
              <w:rPr>
                <w:ins w:id="312" w:author="小宋" w:date="2026-07-06T23:20:47Z"/>
                <w:rFonts w:hint="eastAsia" w:ascii="Times New Roman Regular" w:hAnsi="Times New Roman Regular" w:eastAsia="宋体" w:cs="Times New Roman Regular"/>
                <w:sz w:val="21"/>
                <w:szCs w:val="21"/>
                <w:lang w:val="en-US" w:eastAsia="zh-CN"/>
              </w:rPr>
            </w:pPr>
            <w:ins w:id="313" w:author="小宋" w:date="2026-07-06T23:25:26Z">
              <w:r>
                <w:rPr>
                  <w:rFonts w:hint="eastAsia" w:ascii="Times New Roman Regular" w:hAnsi="Times New Roman Regular" w:eastAsia="宋体" w:cs="Times New Roman Regular"/>
                  <w:sz w:val="21"/>
                  <w:szCs w:val="21"/>
                </w:rPr>
                <w:t>通用预训练与性能基准</w:t>
              </w:r>
            </w:ins>
          </w:p>
        </w:tc>
        <w:tc>
          <w:tcPr>
            <w:tcW w:w="3979" w:type="dxa"/>
            <w:tcBorders>
              <w:top w:val="nil"/>
              <w:left w:val="nil"/>
              <w:bottom w:val="single" w:color="auto" w:sz="12" w:space="0"/>
              <w:right w:val="nil"/>
            </w:tcBorders>
            <w:noWrap w:val="0"/>
            <w:tcMar>
              <w:top w:w="-1" w:type="dxa"/>
              <w:left w:w="-1" w:type="dxa"/>
              <w:bottom w:w="-1" w:type="dxa"/>
              <w:right w:w="-1" w:type="dxa"/>
            </w:tcMar>
            <w:vAlign w:val="center"/>
            <w:tcPrChange w:id="314" w:author="小宋" w:date="2026-07-06T23:53:29Z">
              <w:tcPr>
                <w:tcW w:w="3562" w:type="dxa"/>
                <w:tcBorders>
                  <w:top w:val="nil"/>
                  <w:left w:val="nil"/>
                  <w:bottom w:val="single" w:color="auto" w:sz="12" w:space="0"/>
                  <w:right w:val="nil"/>
                </w:tcBorders>
                <w:noWrap w:val="0"/>
                <w:tcMar>
                  <w:top w:w="-1" w:type="dxa"/>
                  <w:left w:w="-1" w:type="dxa"/>
                  <w:bottom w:w="-1" w:type="dxa"/>
                  <w:right w:w="-1" w:type="dxa"/>
                </w:tcMar>
                <w:vAlign w:val="center"/>
              </w:tcPr>
            </w:tcPrChange>
          </w:tcPr>
          <w:p w14:paraId="37131E9D">
            <w:pPr>
              <w:snapToGrid w:val="0"/>
              <w:spacing w:line="240" w:lineRule="auto"/>
              <w:ind w:left="0" w:leftChars="0" w:right="0" w:rightChars="0" w:firstLine="0" w:firstLineChars="0"/>
              <w:jc w:val="center"/>
              <w:rPr>
                <w:ins w:id="315" w:author="小宋" w:date="2026-07-06T23:20:47Z"/>
                <w:rFonts w:hint="default" w:ascii="Times New Roman Regular" w:hAnsi="Times New Roman Regular" w:eastAsia="宋体" w:cs="Times New Roman Regular"/>
                <w:sz w:val="21"/>
                <w:szCs w:val="21"/>
                <w:lang w:val="en-US" w:eastAsia="zh-CN"/>
              </w:rPr>
            </w:pPr>
            <w:ins w:id="316" w:author="小宋" w:date="2026-07-06T23:25:26Z">
              <w:r>
                <w:rPr>
                  <w:rFonts w:hint="default" w:ascii="Times New Roman" w:hAnsi="Times New Roman" w:cs="Times New Roman" w:eastAsiaTheme="minorEastAsia"/>
                  <w:b w:val="0"/>
                  <w:bCs w:val="0"/>
                  <w:sz w:val="21"/>
                  <w:szCs w:val="21"/>
                  <w:lang w:val="en-US" w:eastAsia="zh-CN"/>
                </w:rPr>
                <w:t>古树名木领域迁移验证</w:t>
              </w:r>
            </w:ins>
          </w:p>
        </w:tc>
      </w:tr>
    </w:tbl>
    <w:p w14:paraId="1CD8FF9C">
      <w:pPr>
        <w:bidi w:val="0"/>
        <w:ind w:firstLine="0" w:firstLineChars="0"/>
        <w:rPr>
          <w:rFonts w:hint="eastAsia"/>
        </w:rPr>
        <w:pPrChange w:id="317" w:author="小宋" w:date="2026-07-06T23:26:59Z">
          <w:pPr>
            <w:bidi w:val="0"/>
          </w:pPr>
        </w:pPrChange>
      </w:pPr>
    </w:p>
    <w:p w14:paraId="19013A6B">
      <w:pPr>
        <w:pStyle w:val="4"/>
      </w:pPr>
      <w:bookmarkStart w:id="111" w:name="_Toc1770392442"/>
      <w:bookmarkStart w:id="112" w:name="_Toc14020"/>
      <w:bookmarkStart w:id="113" w:name="_Toc6854"/>
      <w:bookmarkStart w:id="114" w:name="_Toc2909"/>
      <w:r>
        <w:t>3.</w:t>
      </w:r>
      <w:r>
        <w:rPr>
          <w:rFonts w:hint="eastAsia"/>
        </w:rPr>
        <w:t>3</w:t>
      </w:r>
      <w:r>
        <w:t>.</w:t>
      </w:r>
      <w:bookmarkEnd w:id="111"/>
      <w:ins w:id="318" w:author="小宋" w:date="2026-07-06T23:04:36Z">
        <w:r>
          <w:rPr>
            <w:rFonts w:hint="eastAsia"/>
            <w:lang w:val="en-US" w:eastAsia="zh-CN"/>
          </w:rPr>
          <w:t>3</w:t>
        </w:r>
      </w:ins>
      <w:del w:id="319" w:author="小宋" w:date="2026-07-06T23:04:36Z">
        <w:r>
          <w:rPr>
            <w:rFonts w:hint="eastAsia"/>
          </w:rPr>
          <w:delText>2</w:delText>
        </w:r>
        <w:bookmarkEnd w:id="112"/>
      </w:del>
      <w:r>
        <w:rPr>
          <w:rFonts w:hint="eastAsia"/>
          <w:lang w:val="en-US" w:eastAsia="zh-CN"/>
        </w:rPr>
        <w:t xml:space="preserve"> </w:t>
      </w:r>
      <w:r>
        <w:rPr>
          <w:rFonts w:hint="eastAsia"/>
        </w:rPr>
        <w:t>数据预处理</w:t>
      </w:r>
      <w:bookmarkEnd w:id="113"/>
      <w:bookmarkEnd w:id="114"/>
    </w:p>
    <w:p w14:paraId="4A34BC90">
      <w:pPr>
        <w:bidi w:val="0"/>
        <w:rPr>
          <w:rFonts w:hint="eastAsia"/>
        </w:rPr>
      </w:pPr>
      <w:bookmarkStart w:id="115" w:name="_Toc764"/>
      <w:r>
        <w:rPr>
          <w:rFonts w:hint="eastAsia"/>
        </w:rPr>
        <w:t>为提升模型对古树名木图像的特征提取能力与检索鲁棒性，降低拍摄角度、光照变化、背景干扰及样本不平衡等因素对检索性能的影响，本研究对数据集进行标准化预处理。整体流程包含图像变换、数据增强、像素归一化、地理位置元数据预处理四个核心环节，具体实现如下：</w:t>
      </w:r>
    </w:p>
    <w:p w14:paraId="27AA28A9">
      <w:pPr>
        <w:numPr>
          <w:ilvl w:val="0"/>
          <w:numId w:val="9"/>
        </w:numPr>
        <w:ind w:firstLine="420"/>
        <w:rPr>
          <w:rFonts w:hint="eastAsia" w:ascii="宋体" w:hAnsi="宋体" w:cs="宋体"/>
          <w:lang w:val="en-US" w:eastAsia="zh-CN"/>
        </w:rPr>
      </w:pPr>
      <w:r>
        <w:rPr>
          <w:rFonts w:hint="eastAsia" w:ascii="宋体" w:hAnsi="宋体" w:cs="宋体"/>
          <w:lang w:val="en-US" w:eastAsia="zh-CN"/>
        </w:rPr>
        <w:t>图像变换</w:t>
      </w:r>
    </w:p>
    <w:p w14:paraId="45A837EC">
      <w:pPr>
        <w:bidi w:val="0"/>
        <w:rPr>
          <w:rFonts w:hint="eastAsia"/>
          <w:lang w:val="en-US" w:eastAsia="zh-CN"/>
        </w:rPr>
      </w:pPr>
      <w:r>
        <w:rPr>
          <w:rFonts w:hint="eastAsia"/>
          <w:lang w:val="en-US" w:eastAsia="zh-CN"/>
        </w:rPr>
        <w:t>为适配深度哈希学习模型的输入规范，消除图像分辨率不一致带来的计算冗余与特征偏差，所有训练、验证及测试图像均统一缩放至</w:t>
      </w:r>
      <w:r>
        <w:rPr>
          <w:rFonts w:hint="default"/>
          <w:lang w:val="en-US" w:eastAsia="zh-CN"/>
        </w:rPr>
        <w:t>224×224</w:t>
      </w:r>
      <w:r>
        <w:rPr>
          <w:rFonts w:hint="eastAsia"/>
          <w:lang w:val="en-US" w:eastAsia="zh-CN"/>
        </w:rPr>
        <w:t>像素。缩放过程采用双线性插值算法，在降低分辨率的同时保留古树名木枝干形态、纹理、冠形等关键图像特征，保证图像结构完整性与语义一致性。注：本研究默认使用</w:t>
      </w:r>
      <w:r>
        <w:rPr>
          <w:rFonts w:hint="default"/>
          <w:lang w:val="en-US" w:eastAsia="zh-CN"/>
        </w:rPr>
        <w:t>224×224</w:t>
      </w:r>
      <w:r>
        <w:rPr>
          <w:rFonts w:hint="eastAsia"/>
          <w:lang w:val="en-US" w:eastAsia="zh-CN"/>
        </w:rPr>
        <w:t>作为统一输入尺寸，与</w:t>
      </w:r>
      <w:r>
        <w:rPr>
          <w:rFonts w:hint="default"/>
          <w:lang w:val="en-US" w:eastAsia="zh-CN"/>
        </w:rPr>
        <w:t>ResNet-50</w:t>
      </w:r>
      <w:r>
        <w:rPr>
          <w:rFonts w:hint="eastAsia"/>
          <w:lang w:val="en-US" w:eastAsia="zh-CN"/>
        </w:rPr>
        <w:t>等主流骨干网络兼容。</w:t>
      </w:r>
    </w:p>
    <w:p w14:paraId="7D509208">
      <w:pPr>
        <w:numPr>
          <w:ilvl w:val="0"/>
          <w:numId w:val="9"/>
        </w:numPr>
        <w:ind w:firstLine="420"/>
        <w:rPr>
          <w:rFonts w:hint="default" w:ascii="宋体" w:hAnsi="宋体" w:cs="宋体"/>
          <w:lang w:val="en-US" w:eastAsia="zh-CN"/>
        </w:rPr>
      </w:pPr>
      <w:r>
        <w:rPr>
          <w:rFonts w:hint="eastAsia" w:ascii="宋体" w:hAnsi="宋体" w:cs="宋体"/>
          <w:lang w:val="en-US" w:eastAsia="zh-CN"/>
        </w:rPr>
        <w:t>数据增强</w:t>
      </w:r>
    </w:p>
    <w:p w14:paraId="17E24E6E">
      <w:pPr>
        <w:bidi w:val="0"/>
        <w:rPr>
          <w:rFonts w:hint="default"/>
          <w:lang w:val="en-US" w:eastAsia="zh-CN"/>
        </w:rPr>
      </w:pPr>
      <w:r>
        <w:rPr>
          <w:rFonts w:hint="default"/>
          <w:lang w:val="en-US" w:eastAsia="zh-CN"/>
        </w:rPr>
        <w:t>针对古树名木数据集存在的样本分布不均、拍摄场景多样、视角单一等问题，在模型训练阶段引入在线数据增强</w:t>
      </w:r>
      <w:r>
        <w:rPr>
          <w:rFonts w:hint="default"/>
          <w:vertAlign w:val="superscript"/>
          <w:lang w:val="en-US" w:eastAsia="zh-CN"/>
        </w:rPr>
        <w:fldChar w:fldCharType="begin"/>
      </w:r>
      <w:r>
        <w:instrText xml:space="preserve"> REF _Ref1092881161 \r \h  \* MERGEFORMAT</w:instrText>
      </w:r>
      <w:r>
        <w:rPr>
          <w:rFonts w:hint="default"/>
          <w:vertAlign w:val="superscript"/>
          <w:lang w:val="en-US" w:eastAsia="zh-CN"/>
        </w:rPr>
        <w:fldChar w:fldCharType="separate"/>
      </w:r>
      <w:r>
        <w:rPr>
          <w:rFonts w:hint="default"/>
          <w:vertAlign w:val="superscript"/>
          <w:lang w:val="en-US" w:eastAsia="zh-CN"/>
        </w:rPr>
        <w:t>[45]</w:t>
      </w:r>
      <w:r>
        <w:rPr>
          <w:rFonts w:hint="default"/>
          <w:vertAlign w:val="superscript"/>
          <w:lang w:val="en-US" w:eastAsia="zh-CN"/>
        </w:rPr>
        <w:fldChar w:fldCharType="end"/>
      </w:r>
      <w:r>
        <w:rPr>
          <w:rFonts w:hint="default"/>
          <w:lang w:val="en-US" w:eastAsia="zh-CN"/>
        </w:rPr>
        <w:t>策略，以扩充有效样本多样性、提升模型泛化能力。具体增强参数设置如下：随机水平翻转：概率0.5</w:t>
      </w:r>
      <w:r>
        <w:rPr>
          <w:rFonts w:hint="eastAsia"/>
          <w:lang w:val="en-US" w:eastAsia="zh-CN"/>
        </w:rPr>
        <w:t>；</w:t>
      </w:r>
      <w:r>
        <w:rPr>
          <w:rFonts w:hint="default"/>
          <w:lang w:val="en-US" w:eastAsia="zh-CN"/>
        </w:rPr>
        <w:t>随机旋转：角度范围[-15°, +15°]（保守设置，避免树冠方向混乱）</w:t>
      </w:r>
      <w:r>
        <w:rPr>
          <w:rFonts w:hint="eastAsia"/>
          <w:lang w:val="en-US" w:eastAsia="zh-CN"/>
        </w:rPr>
        <w:t>；</w:t>
      </w:r>
      <w:r>
        <w:rPr>
          <w:rFonts w:hint="default"/>
          <w:lang w:val="en-US" w:eastAsia="zh-CN"/>
        </w:rPr>
        <w:t>随机裁剪：裁剪比例[0.8, 1.0]，保持长宽比（保护挂牌信息不被过度裁剪）</w:t>
      </w:r>
      <w:r>
        <w:rPr>
          <w:rFonts w:hint="eastAsia"/>
          <w:lang w:val="en-US" w:eastAsia="zh-CN"/>
        </w:rPr>
        <w:t>；</w:t>
      </w:r>
      <w:r>
        <w:rPr>
          <w:rFonts w:hint="default"/>
          <w:lang w:val="en-US" w:eastAsia="zh-CN"/>
        </w:rPr>
        <w:t>颜色抖动：亮度±0.2、对比度±0.2、饱和度±0.2、色相±0.1（保守设置，保留树皮纹理特征）</w:t>
      </w:r>
      <w:r>
        <w:rPr>
          <w:rFonts w:hint="eastAsia"/>
          <w:lang w:val="en-US" w:eastAsia="zh-CN"/>
        </w:rPr>
        <w:t>。测试阶段仅执行图像缩放和归一化。</w:t>
      </w:r>
    </w:p>
    <w:p w14:paraId="537B5F3C">
      <w:pPr>
        <w:numPr>
          <w:ilvl w:val="0"/>
          <w:numId w:val="9"/>
        </w:numPr>
        <w:ind w:firstLine="420"/>
        <w:rPr>
          <w:rFonts w:hint="default" w:ascii="宋体" w:hAnsi="宋体" w:cs="宋体"/>
          <w:lang w:val="en-US" w:eastAsia="zh-CN"/>
        </w:rPr>
      </w:pPr>
      <w:r>
        <w:rPr>
          <w:rFonts w:hint="eastAsia" w:ascii="宋体" w:hAnsi="宋体" w:cs="宋体"/>
          <w:lang w:val="en-US" w:eastAsia="zh-CN"/>
        </w:rPr>
        <w:t>归一化</w:t>
      </w:r>
    </w:p>
    <w:p w14:paraId="3F718BB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ascii="宋体" w:hAnsi="宋体" w:cs="宋体"/>
          <w:lang w:val="en-US" w:eastAsia="zh-CN"/>
        </w:rPr>
      </w:pPr>
      <w:r>
        <w:rPr>
          <w:rFonts w:hint="default" w:ascii="宋体" w:hAnsi="宋体" w:cs="宋体"/>
          <w:lang w:val="en-US" w:eastAsia="zh-CN"/>
        </w:rPr>
        <w:t>为加速模型收敛并匹配预训练模型的特征分布，所有图像在输入网络前均采用</w:t>
      </w:r>
      <w:r>
        <w:rPr>
          <w:rFonts w:hint="default" w:ascii="Times New Roman" w:hAnsi="Times New Roman" w:cs="Times New Roman"/>
          <w:lang w:val="en-US" w:eastAsia="zh-CN"/>
        </w:rPr>
        <w:t>ImageNet</w:t>
      </w:r>
      <w:r>
        <w:rPr>
          <w:rFonts w:hint="default" w:ascii="宋体" w:hAnsi="宋体" w:cs="宋体"/>
          <w:lang w:val="en-US" w:eastAsia="zh-CN"/>
        </w:rPr>
        <w:t>预训练模型的标准归一化参数</w:t>
      </w:r>
      <w:r>
        <w:rPr>
          <w:rFonts w:hint="eastAsia" w:ascii="宋体" w:hAnsi="宋体" w:cs="宋体"/>
          <w:lang w:val="en-US" w:eastAsia="zh-CN"/>
        </w:rPr>
        <w:t>：</w:t>
      </w:r>
      <w:r>
        <w:rPr>
          <w:rFonts w:hint="default" w:ascii="宋体" w:hAnsi="宋体" w:cs="宋体"/>
          <w:lang w:val="en-US" w:eastAsia="zh-CN"/>
        </w:rPr>
        <w:t>均值</w:t>
      </w:r>
      <w:r>
        <w:rPr>
          <w:rFonts w:hint="default" w:ascii="Times New Roman" w:hAnsi="Times New Roman" w:cs="Times New Roman"/>
          <w:lang w:val="en-US" w:eastAsia="zh-CN"/>
        </w:rPr>
        <w:t>μ</w:t>
      </w:r>
      <w:r>
        <w:rPr>
          <w:rFonts w:hint="default" w:ascii="宋体" w:hAnsi="宋体" w:cs="宋体"/>
          <w:lang w:val="en-US" w:eastAsia="zh-CN"/>
        </w:rPr>
        <w:t>=[</w:t>
      </w:r>
      <w:r>
        <w:rPr>
          <w:rFonts w:hint="default" w:ascii="Times New Roman" w:hAnsi="Times New Roman" w:cs="Times New Roman"/>
          <w:lang w:val="en-US" w:eastAsia="zh-CN"/>
        </w:rPr>
        <w:t>0.485, 0.456, 0.406</w:t>
      </w:r>
      <w:r>
        <w:rPr>
          <w:rFonts w:hint="default" w:ascii="宋体" w:hAnsi="宋体" w:cs="宋体"/>
          <w:lang w:val="en-US" w:eastAsia="zh-CN"/>
        </w:rPr>
        <w:t>]，标准差</w:t>
      </w:r>
      <w:r>
        <w:rPr>
          <w:rFonts w:hint="default" w:ascii="Times New Roman" w:hAnsi="Times New Roman" w:cs="Times New Roman"/>
          <w:lang w:val="en-US" w:eastAsia="zh-CN"/>
        </w:rPr>
        <w:t>σ</w:t>
      </w:r>
      <w:r>
        <w:rPr>
          <w:rFonts w:hint="default" w:ascii="宋体" w:hAnsi="宋体" w:cs="宋体"/>
          <w:lang w:val="en-US" w:eastAsia="zh-CN"/>
        </w:rPr>
        <w:t>=[</w:t>
      </w:r>
      <w:r>
        <w:rPr>
          <w:rFonts w:hint="default" w:ascii="Times New Roman" w:hAnsi="Times New Roman" w:cs="Times New Roman"/>
          <w:lang w:val="en-US" w:eastAsia="zh-CN"/>
        </w:rPr>
        <w:t>0.229, 0.224, 0.225</w:t>
      </w:r>
      <w:r>
        <w:rPr>
          <w:rFonts w:hint="default" w:ascii="宋体" w:hAnsi="宋体" w:cs="宋体"/>
          <w:lang w:val="en-US" w:eastAsia="zh-CN"/>
        </w:rPr>
        <w:t>]。该操作可将图像像素值映射至标准分布区间，消除不同图像间的灰度与色彩差异，提升特征提取的稳定性与训练效率。</w:t>
      </w:r>
    </w:p>
    <w:p w14:paraId="21B88DC1">
      <w:pPr>
        <w:numPr>
          <w:ilvl w:val="0"/>
          <w:numId w:val="9"/>
        </w:numPr>
        <w:ind w:firstLine="420"/>
        <w:rPr>
          <w:rFonts w:hint="default" w:ascii="宋体" w:hAnsi="宋体" w:cs="宋体"/>
          <w:lang w:val="en-US" w:eastAsia="zh-CN"/>
        </w:rPr>
      </w:pPr>
      <w:r>
        <w:rPr>
          <w:rFonts w:hint="eastAsia" w:ascii="宋体" w:hAnsi="宋体" w:cs="宋体"/>
          <w:lang w:val="en-US" w:eastAsia="zh-CN"/>
        </w:rPr>
        <w:t>地理位置元数据预处理</w:t>
      </w:r>
    </w:p>
    <w:p w14:paraId="2EDE52A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rPr>
      </w:pPr>
      <w:r>
        <w:rPr>
          <w:rFonts w:hint="default" w:ascii="宋体" w:hAnsi="宋体" w:cs="宋体"/>
          <w:lang w:val="en-US" w:eastAsia="zh-CN"/>
        </w:rPr>
        <w:t>鉴于本研究采用图像</w:t>
      </w:r>
      <w:r>
        <w:rPr>
          <w:rFonts w:hint="eastAsia" w:ascii="宋体" w:hAnsi="宋体" w:cs="宋体"/>
          <w:lang w:val="en-US" w:eastAsia="zh-CN"/>
        </w:rPr>
        <w:t>与</w:t>
      </w:r>
      <w:r>
        <w:rPr>
          <w:rFonts w:hint="default" w:ascii="宋体" w:hAnsi="宋体" w:cs="宋体"/>
          <w:lang w:val="en-US" w:eastAsia="zh-CN"/>
        </w:rPr>
        <w:t>地理位置</w:t>
      </w:r>
      <w:r>
        <w:rPr>
          <w:rFonts w:hint="eastAsia" w:ascii="宋体" w:hAnsi="宋体" w:cs="宋体"/>
          <w:lang w:val="en-US" w:eastAsia="zh-CN"/>
        </w:rPr>
        <w:t>元数据</w:t>
      </w:r>
      <w:r>
        <w:rPr>
          <w:rFonts w:hint="default" w:ascii="宋体" w:hAnsi="宋体" w:cs="宋体"/>
          <w:lang w:val="en-US" w:eastAsia="zh-CN"/>
        </w:rPr>
        <w:t>多模态融合，位置坐标需进行如下预处理：坐标归一化</w:t>
      </w:r>
      <w:r>
        <w:rPr>
          <w:rFonts w:hint="eastAsia" w:ascii="宋体" w:hAnsi="宋体" w:cs="宋体"/>
          <w:lang w:val="en-US" w:eastAsia="zh-CN"/>
        </w:rPr>
        <w:t>，</w:t>
      </w:r>
      <w:r>
        <w:rPr>
          <w:rFonts w:hint="default" w:ascii="宋体" w:hAnsi="宋体" w:cs="宋体"/>
          <w:lang w:val="en-US" w:eastAsia="zh-CN"/>
        </w:rPr>
        <w:t>将原始</w:t>
      </w:r>
      <w:r>
        <w:rPr>
          <w:rFonts w:hint="default" w:ascii="Times New Roman" w:hAnsi="Times New Roman" w:cs="Times New Roman"/>
          <w:lang w:val="en-US" w:eastAsia="zh-CN"/>
        </w:rPr>
        <w:t>WGS84</w:t>
      </w:r>
      <w:r>
        <w:rPr>
          <w:rFonts w:hint="default" w:ascii="宋体" w:hAnsi="宋体" w:cs="宋体"/>
          <w:lang w:val="en-US" w:eastAsia="zh-CN"/>
        </w:rPr>
        <w:t>坐标（范围：纬度</w:t>
      </w:r>
      <w:r>
        <w:rPr>
          <w:rFonts w:hint="default" w:ascii="Times New Roman" w:hAnsi="Times New Roman" w:cs="Times New Roman"/>
          <w:lang w:val="en-US" w:eastAsia="zh-CN"/>
        </w:rPr>
        <w:t>[-90, 90</w:t>
      </w:r>
      <w:r>
        <w:rPr>
          <w:rFonts w:hint="default" w:ascii="宋体" w:hAnsi="宋体" w:cs="宋体"/>
          <w:lang w:val="en-US" w:eastAsia="zh-CN"/>
        </w:rPr>
        <w:t>]，经度[</w:t>
      </w:r>
      <w:r>
        <w:rPr>
          <w:rFonts w:hint="default" w:ascii="Times New Roman" w:hAnsi="Times New Roman" w:cs="Times New Roman"/>
          <w:lang w:val="en-US" w:eastAsia="zh-CN"/>
        </w:rPr>
        <w:t>-180, 180</w:t>
      </w:r>
      <w:r>
        <w:rPr>
          <w:rFonts w:hint="default" w:ascii="宋体" w:hAnsi="宋体" w:cs="宋体"/>
          <w:lang w:val="en-US" w:eastAsia="zh-CN"/>
        </w:rPr>
        <w:t>]）线性映射至[</w:t>
      </w:r>
      <w:r>
        <w:rPr>
          <w:rFonts w:hint="default" w:ascii="Times New Roman" w:hAnsi="Times New Roman" w:cs="Times New Roman"/>
          <w:lang w:val="en-US" w:eastAsia="zh-CN"/>
        </w:rPr>
        <w:t>-1, 1</w:t>
      </w:r>
      <w:r>
        <w:rPr>
          <w:rFonts w:hint="default" w:ascii="宋体" w:hAnsi="宋体" w:cs="宋体"/>
          <w:lang w:val="en-US" w:eastAsia="zh-CN"/>
        </w:rPr>
        <w:t>]区间，以匹配神经网络输入要求；异常值检测：剔除坐标明显异常（纬度超出[</w:t>
      </w:r>
      <w:r>
        <w:rPr>
          <w:rFonts w:hint="default" w:ascii="Times New Roman" w:hAnsi="Times New Roman" w:cs="Times New Roman"/>
          <w:lang w:val="en-US" w:eastAsia="zh-CN"/>
        </w:rPr>
        <w:t>-90,90</w:t>
      </w:r>
      <w:r>
        <w:rPr>
          <w:rFonts w:hint="default" w:ascii="宋体" w:hAnsi="宋体" w:cs="宋体"/>
          <w:lang w:val="en-US" w:eastAsia="zh-CN"/>
        </w:rPr>
        <w:t>]、经度超出[</w:t>
      </w:r>
      <w:r>
        <w:rPr>
          <w:rFonts w:hint="default" w:ascii="Times New Roman" w:hAnsi="Times New Roman" w:cs="Times New Roman"/>
          <w:lang w:val="en-US" w:eastAsia="zh-CN"/>
        </w:rPr>
        <w:t>-180,180</w:t>
      </w:r>
      <w:r>
        <w:rPr>
          <w:rFonts w:hint="default" w:ascii="宋体" w:hAnsi="宋体" w:cs="宋体"/>
          <w:lang w:val="en-US" w:eastAsia="zh-CN"/>
        </w:rPr>
        <w:t>]）及定位不确定性（</w:t>
      </w:r>
      <w:r>
        <w:rPr>
          <w:rFonts w:hint="default" w:ascii="Times New Roman" w:hAnsi="Times New Roman" w:cs="Times New Roman"/>
          <w:lang w:val="en-US" w:eastAsia="zh-CN"/>
        </w:rPr>
        <w:t>loc_uncert</w:t>
      </w:r>
      <w:r>
        <w:rPr>
          <w:rFonts w:hint="default" w:ascii="宋体" w:hAnsi="宋体" w:cs="宋体"/>
          <w:lang w:val="en-US" w:eastAsia="zh-CN"/>
        </w:rPr>
        <w:t>）大于</w:t>
      </w:r>
      <w:r>
        <w:rPr>
          <w:rFonts w:hint="default" w:ascii="Times New Roman" w:hAnsi="Times New Roman" w:cs="Times New Roman"/>
          <w:lang w:val="en-US" w:eastAsia="zh-CN"/>
        </w:rPr>
        <w:t>200</w:t>
      </w:r>
      <w:r>
        <w:rPr>
          <w:rFonts w:hint="default" w:ascii="宋体" w:hAnsi="宋体" w:cs="宋体"/>
          <w:lang w:val="en-US" w:eastAsia="zh-CN"/>
        </w:rPr>
        <w:t>米的样本；剔除水生植物、温室盆栽等非野外生长场景的类别。；缺失值处理：本研究在数据筛选阶段已剔除缺失坐标样本，所有用于实验的</w:t>
      </w:r>
      <w:r>
        <w:rPr>
          <w:rFonts w:hint="default" w:ascii="Times New Roman" w:hAnsi="Times New Roman" w:cs="Times New Roman"/>
          <w:lang w:val="en-US" w:eastAsia="zh-CN"/>
        </w:rPr>
        <w:t>12</w:t>
      </w:r>
      <w:r>
        <w:rPr>
          <w:rFonts w:hint="eastAsia" w:cs="Times New Roman"/>
          <w:lang w:val="en-US" w:eastAsia="zh-CN"/>
        </w:rPr>
        <w:t>544</w:t>
      </w:r>
      <w:r>
        <w:rPr>
          <w:rFonts w:hint="default" w:ascii="宋体" w:hAnsi="宋体" w:cs="宋体"/>
          <w:lang w:val="en-US" w:eastAsia="zh-CN"/>
        </w:rPr>
        <w:t>张图像均具有有效位置坐标，无需额外缺失值处理。</w:t>
      </w:r>
    </w:p>
    <w:p w14:paraId="2216568B">
      <w:pPr>
        <w:pStyle w:val="4"/>
      </w:pPr>
      <w:bookmarkStart w:id="116" w:name="_Toc11187"/>
      <w:bookmarkStart w:id="117" w:name="_Toc3128"/>
      <w:r>
        <w:t>3.</w:t>
      </w:r>
      <w:r>
        <w:rPr>
          <w:rFonts w:hint="eastAsia"/>
        </w:rPr>
        <w:t>3</w:t>
      </w:r>
      <w:r>
        <w:t>.</w:t>
      </w:r>
      <w:ins w:id="320" w:author="小宋" w:date="2026-07-06T23:04:56Z">
        <w:r>
          <w:rPr>
            <w:rFonts w:hint="eastAsia"/>
            <w:lang w:val="en-US" w:eastAsia="zh-CN"/>
          </w:rPr>
          <w:t>4</w:t>
        </w:r>
      </w:ins>
      <w:del w:id="321" w:author="小宋" w:date="2026-07-06T23:04:56Z">
        <w:r>
          <w:rPr>
            <w:rFonts w:hint="eastAsia"/>
          </w:rPr>
          <w:delText>3</w:delText>
        </w:r>
      </w:del>
      <w:r>
        <w:rPr>
          <w:rFonts w:hint="eastAsia"/>
          <w:lang w:val="en-US" w:eastAsia="zh-CN"/>
        </w:rPr>
        <w:t xml:space="preserve"> </w:t>
      </w:r>
      <w:r>
        <w:rPr>
          <w:rFonts w:hint="eastAsia"/>
        </w:rPr>
        <w:t>评价指标</w:t>
      </w:r>
      <w:bookmarkEnd w:id="116"/>
      <w:bookmarkEnd w:id="117"/>
    </w:p>
    <w:p w14:paraId="2241994F">
      <w:pPr>
        <w:ind w:firstLine="420"/>
        <w:rPr>
          <w:rFonts w:hint="eastAsia"/>
        </w:rPr>
      </w:pPr>
      <w:r>
        <w:rPr>
          <w:rFonts w:hint="eastAsia"/>
        </w:rPr>
        <w:t>为全面地评估深度哈希学习模型在古树名木多模态检索任务中的性能，研究采用图像检索领域通用的标准评价指标</w:t>
      </w:r>
      <w:r>
        <w:rPr>
          <w:rFonts w:hint="eastAsia"/>
          <w:vertAlign w:val="superscript"/>
          <w:lang w:eastAsia="zh-CN"/>
        </w:rPr>
        <w:fldChar w:fldCharType="begin"/>
      </w:r>
      <w:r>
        <w:instrText xml:space="preserve"> REF _Ref1093385371 \r \h  \* MERGEFORMAT</w:instrText>
      </w:r>
      <w:r>
        <w:rPr>
          <w:rFonts w:hint="eastAsia"/>
          <w:vertAlign w:val="superscript"/>
          <w:lang w:eastAsia="zh-CN"/>
        </w:rPr>
        <w:fldChar w:fldCharType="separate"/>
      </w:r>
      <w:r>
        <w:rPr>
          <w:rFonts w:hint="eastAsia"/>
          <w:vertAlign w:val="superscript"/>
          <w:lang w:eastAsia="zh-CN"/>
        </w:rPr>
        <w:t>[46]</w:t>
      </w:r>
      <w:r>
        <w:rPr>
          <w:rFonts w:hint="eastAsia"/>
          <w:vertAlign w:val="superscript"/>
          <w:lang w:eastAsia="zh-CN"/>
        </w:rPr>
        <w:fldChar w:fldCharType="end"/>
      </w:r>
      <w:r>
        <w:rPr>
          <w:rFonts w:hint="eastAsia"/>
        </w:rPr>
        <w:t>，并针对哈希码特性与检索任务进行扩展。</w:t>
      </w:r>
    </w:p>
    <w:p w14:paraId="4208CB69">
      <w:pPr>
        <w:ind w:firstLine="420"/>
        <w:rPr>
          <w:rFonts w:hint="eastAsia"/>
        </w:rPr>
      </w:pPr>
      <w:r>
        <w:rPr>
          <w:rFonts w:hint="eastAsia"/>
        </w:rPr>
        <w:t>（1）mAP@K（mean Average Precision at K）</w:t>
      </w:r>
    </w:p>
    <w:p w14:paraId="2AB1D240">
      <w:pPr>
        <w:ind w:firstLine="420"/>
        <w:rPr>
          <w:rFonts w:hint="eastAsia"/>
          <w:lang w:eastAsia="zh-CN"/>
        </w:rPr>
      </w:pPr>
      <w:r>
        <w:rPr>
          <w:rFonts w:hint="eastAsia"/>
        </w:rPr>
        <w:t>平均精度均值，是衡量图像检索整体精度的核心指标。该指标先计算每个查询样本在前K个检索结果中的平均精度（AP），再对所有查询样本取均值得到mAP@K。此处查询样本的相关性判定基于物种标签（同类别视为相关），但计算过程是对查询样本而非类别进行平均。mAP数值越高，表明模型对不同类别古树名木的检索准确性越</w:t>
      </w:r>
      <w:r>
        <w:rPr>
          <w:rFonts w:hint="eastAsia"/>
          <w:lang w:val="en-US" w:eastAsia="zh-CN"/>
        </w:rPr>
        <w:t>高</w:t>
      </w:r>
      <w:r>
        <w:rPr>
          <w:rFonts w:hint="eastAsia"/>
        </w:rPr>
        <w:t>。</w:t>
      </w:r>
    </w:p>
    <w:p w14:paraId="15B997FD">
      <w:pPr>
        <w:numPr>
          <w:ilvl w:val="0"/>
          <w:numId w:val="10"/>
        </w:numPr>
        <w:ind w:firstLine="420"/>
        <w:rPr>
          <w:rFonts w:hint="eastAsia"/>
          <w:lang w:eastAsia="zh-CN"/>
        </w:rPr>
      </w:pPr>
      <w:r>
        <w:rPr>
          <w:rFonts w:hint="eastAsia"/>
          <w:lang w:eastAsia="zh-CN"/>
        </w:rPr>
        <w:t>Recall@K（Top-K召回率）</w:t>
      </w:r>
    </w:p>
    <w:p w14:paraId="5F94B9A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召回率，用于衡量模型检索的命中能力。其含义为：在所有查询中，模型返回的Top-K个最相似结果中至少包含一个正确相关样本的查询所占比例。Recall@K越高，说明模型越能在前K位结果中成功命中目标类别，漏检率越低。以iNaturalist 2018测试集为例，该子集包含</w:t>
      </w:r>
      <w:r>
        <w:rPr>
          <w:rFonts w:hint="eastAsia"/>
          <w:lang w:val="en-US" w:eastAsia="zh-CN"/>
        </w:rPr>
        <w:t>25</w:t>
      </w:r>
      <w:r>
        <w:rPr>
          <w:rFonts w:hint="eastAsia"/>
          <w:lang w:eastAsia="zh-CN"/>
        </w:rPr>
        <w:t>个古树名木相关类别、1254张测试样本，平均每类约34.6张。BFATH测试集规模较小（30张），因此在评价指标说明中以iNaturalist为例阐述计算方法。该定义与DSH、HashNet等深度哈希学习文献的评价方式一致。需要说明的是，当K=1时，Recall@1与Precision@1在数值上相等。这是上述定义下的数学恒等关系：Top-1仅返回一个结果，“至少包含一个相关样本”等价于“该结果为相关样本”，二者的判定条件完全一致。当K&gt;1时，两个指标呈现不同的度量特性：Precision@K随K增大而单调递减，反映检索结果中相关样本的纯度；Recall@K随K增大而单调递增，反映相关样本被成功命中的覆盖面。因此，Precision@K与Recall@K在K&gt;1时提供互补的评价视角。本研究选取K∈{1,5,10}，该K值集合与DCH等基线论文一致，保证实验可比性。</w:t>
      </w:r>
    </w:p>
    <w:p w14:paraId="12CB4019">
      <w:pPr>
        <w:numPr>
          <w:ilvl w:val="0"/>
          <w:numId w:val="10"/>
        </w:numPr>
        <w:ind w:left="0" w:leftChars="0" w:firstLine="420" w:firstLineChars="0"/>
        <w:rPr>
          <w:rFonts w:hint="eastAsia"/>
          <w:lang w:eastAsia="zh-CN"/>
        </w:rPr>
      </w:pPr>
      <w:r>
        <w:rPr>
          <w:rFonts w:hint="eastAsia"/>
          <w:lang w:eastAsia="zh-CN"/>
        </w:rPr>
        <w:t>Precision@K（Top-K精确率）</w:t>
      </w:r>
    </w:p>
    <w:p w14:paraId="4717AA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精确率，用于衡量模型检索的精准度。其含义为：在模型返回的Top-K个检索结果中，正确相关样本所占的比例。Precision@K越高，说明模型返回的前列结果可靠性越高，误检率越低。该指标与Recall@K结合，可评价检索结果的排序质量。</w:t>
      </w:r>
    </w:p>
    <w:p w14:paraId="64CC6E84">
      <w:pPr>
        <w:numPr>
          <w:ilvl w:val="0"/>
          <w:numId w:val="10"/>
        </w:numPr>
        <w:ind w:left="0" w:leftChars="0" w:firstLine="420" w:firstLineChars="0"/>
        <w:rPr>
          <w:rFonts w:hint="eastAsia"/>
          <w:lang w:eastAsia="zh-CN"/>
        </w:rPr>
      </w:pPr>
      <w:r>
        <w:rPr>
          <w:rFonts w:hint="eastAsia"/>
          <w:lang w:eastAsia="zh-CN"/>
        </w:rPr>
        <w:t>双向检索评价策略</w:t>
      </w:r>
    </w:p>
    <w:p w14:paraId="6D1A437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本文采用双向检索评价策略，分别评估以图搜图、以图搜位置和以位置搜图三个检索任务的性能。</w:t>
      </w:r>
    </w:p>
    <w:p w14:paraId="77EB09A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以图搜图（Image-to-Image，简称I2I）以图像</w:t>
      </w:r>
      <w:r>
        <w:rPr>
          <w:rFonts w:hint="eastAsia"/>
          <w:lang w:val="en-US" w:eastAsia="zh-CN"/>
        </w:rPr>
        <w:t>数据</w:t>
      </w:r>
      <w:r>
        <w:rPr>
          <w:rFonts w:hint="eastAsia"/>
          <w:lang w:eastAsia="zh-CN"/>
        </w:rPr>
        <w:t>为查询，在图像数据库中检索同类图像，采用标准图像检索指标mAP-I2I、Recall@K-I2I、Precision@K-I2I。</w:t>
      </w:r>
    </w:p>
    <w:p w14:paraId="5C1E772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图搜位置（Image-to-Location，简称I2L），以图像为查询，检索地理位置元数据。将返回的位置坐标与查询图像的真实位置计算地理距离，距离&lt;1km视为相关样本，地理距离阈值设为1km，对应城市/景区级古树名木检索的管理单元尺度。计算mAP-I2L、Recall@K-I2L、Precision@K-I2L。</w:t>
      </w:r>
    </w:p>
    <w:p w14:paraId="31B1776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以位置搜图（Location-to-Image，简称L2I）利用位置哈希码与图像哈希码在同一哈希空间中的可比性，通过汉明距离度量位置查询与图像库样本的相似性。以地理位置坐标为查询，</w:t>
      </w:r>
      <w:r>
        <w:rPr>
          <w:rFonts w:hint="eastAsia"/>
          <w:lang w:val="en-US" w:eastAsia="zh-CN"/>
        </w:rPr>
        <w:t>检索半径＜</w:t>
      </w:r>
      <w:r>
        <w:rPr>
          <w:rFonts w:hint="eastAsia"/>
          <w:lang w:eastAsia="zh-CN"/>
        </w:rPr>
        <w:t>1km</w:t>
      </w:r>
      <w:r>
        <w:rPr>
          <w:rFonts w:hint="eastAsia"/>
          <w:lang w:val="en-US" w:eastAsia="zh-CN"/>
        </w:rPr>
        <w:t>等距离</w:t>
      </w:r>
      <w:r>
        <w:rPr>
          <w:rFonts w:hint="eastAsia"/>
          <w:lang w:eastAsia="zh-CN"/>
        </w:rPr>
        <w:t>的图像视为相关样本，</w:t>
      </w:r>
      <w:r>
        <w:rPr>
          <w:rFonts w:hint="eastAsia"/>
          <w:lang w:val="en-US" w:eastAsia="zh-CN"/>
        </w:rPr>
        <w:t>在图像数据库中检索相似图像数据</w:t>
      </w:r>
      <w:r>
        <w:rPr>
          <w:rFonts w:hint="eastAsia"/>
          <w:lang w:eastAsia="zh-CN"/>
        </w:rPr>
        <w:t>，计算mAP-L2I、Recall@K-L2I、Precision@K-L2I。</w:t>
      </w:r>
    </w:p>
    <w:p w14:paraId="19D0FB43">
      <w:pPr>
        <w:numPr>
          <w:ilvl w:val="0"/>
          <w:numId w:val="10"/>
        </w:numPr>
        <w:ind w:left="0" w:leftChars="0" w:firstLine="420" w:firstLineChars="0"/>
        <w:rPr>
          <w:rFonts w:hint="eastAsia"/>
          <w:lang w:eastAsia="zh-CN"/>
        </w:rPr>
      </w:pPr>
      <w:r>
        <w:rPr>
          <w:rFonts w:hint="eastAsia"/>
          <w:lang w:eastAsia="zh-CN"/>
        </w:rPr>
        <w:t>哈希码检索性能分析</w:t>
      </w:r>
    </w:p>
    <w:p w14:paraId="0FEF872D">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lang w:eastAsia="zh-CN"/>
        </w:rPr>
      </w:pPr>
      <w:r>
        <w:rPr>
          <w:rFonts w:hint="eastAsia"/>
          <w:lang w:eastAsia="zh-CN"/>
        </w:rPr>
        <w:t>为验证二进制哈希码的检索效率与精度，本研究补充以下对比分析：汉明距离检索，基于128位二进制哈希码的汉明距离计算Top-K检索结果与512维浮点特征的余弦相似度检索对比，量化哈希码的精度损失。</w:t>
      </w:r>
    </w:p>
    <w:p w14:paraId="49A33009">
      <w:pPr>
        <w:pStyle w:val="4"/>
      </w:pPr>
      <w:bookmarkStart w:id="118" w:name="_Toc31614"/>
      <w:bookmarkStart w:id="119" w:name="_Toc18063"/>
      <w:r>
        <w:t>3.</w:t>
      </w:r>
      <w:r>
        <w:rPr>
          <w:rFonts w:hint="eastAsia"/>
        </w:rPr>
        <w:t>3</w:t>
      </w:r>
      <w:r>
        <w:t>.</w:t>
      </w:r>
      <w:ins w:id="322" w:author="小宋" w:date="2026-07-06T23:04:59Z">
        <w:r>
          <w:rPr>
            <w:rFonts w:hint="eastAsia"/>
            <w:lang w:val="en-US" w:eastAsia="zh-CN"/>
          </w:rPr>
          <w:t>5</w:t>
        </w:r>
      </w:ins>
      <w:del w:id="323" w:author="小宋" w:date="2026-07-06T23:04:59Z">
        <w:r>
          <w:rPr>
            <w:rFonts w:hint="eastAsia"/>
          </w:rPr>
          <w:delText>4</w:delText>
        </w:r>
      </w:del>
      <w:r>
        <w:rPr>
          <w:rFonts w:hint="eastAsia"/>
          <w:lang w:val="en-US" w:eastAsia="zh-CN"/>
        </w:rPr>
        <w:t xml:space="preserve"> </w:t>
      </w:r>
      <w:r>
        <w:rPr>
          <w:rFonts w:hint="eastAsia"/>
        </w:rPr>
        <w:t>实验运行环境</w:t>
      </w:r>
      <w:bookmarkEnd w:id="118"/>
      <w:bookmarkEnd w:id="119"/>
    </w:p>
    <w:p w14:paraId="62C4A81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lang w:eastAsia="zh-CN"/>
        </w:rPr>
      </w:pPr>
      <w:r>
        <w:rPr>
          <w:rFonts w:hint="eastAsia"/>
        </w:rPr>
        <w:t>实验环境详细配置见</w:t>
      </w:r>
      <w:r>
        <w:rPr>
          <w:rFonts w:hint="eastAsia"/>
          <w:lang w:val="en-US" w:eastAsia="zh-CN"/>
        </w:rPr>
        <w:t>下</w:t>
      </w:r>
      <w:r>
        <w:rPr>
          <w:rFonts w:hint="eastAsia"/>
        </w:rPr>
        <w:t>表3.</w:t>
      </w:r>
      <w:ins w:id="324" w:author="小宋" w:date="2026-07-06T23:32:03Z">
        <w:r>
          <w:rPr>
            <w:rFonts w:hint="eastAsia"/>
            <w:lang w:val="en-US" w:eastAsia="zh-CN"/>
          </w:rPr>
          <w:t>2</w:t>
        </w:r>
      </w:ins>
      <w:del w:id="325" w:author="小宋" w:date="2026-07-06T23:32:03Z">
        <w:r>
          <w:rPr>
            <w:rFonts w:hint="eastAsia"/>
            <w:lang w:val="en-US" w:eastAsia="zh-CN"/>
          </w:rPr>
          <w:delText>1</w:delText>
        </w:r>
      </w:del>
      <w:r>
        <w:rPr>
          <w:rFonts w:hint="eastAsia"/>
        </w:rPr>
        <w:t>所示</w:t>
      </w:r>
      <w:r>
        <w:rPr>
          <w:rFonts w:hint="eastAsia"/>
          <w:lang w:eastAsia="zh-CN"/>
        </w:rPr>
        <w:t>。</w:t>
      </w:r>
    </w:p>
    <w:p w14:paraId="2674815E">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lang w:eastAsia="zh-Hans"/>
        </w:rPr>
      </w:pPr>
    </w:p>
    <w:p w14:paraId="6AE17D19">
      <w:pPr>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ins w:id="326" w:author="小宋" w:date="2026-07-06T23:32:05Z">
        <w:r>
          <w:rPr>
            <w:rFonts w:hint="eastAsia" w:ascii="Times New Roman Regular" w:hAnsi="Times New Roman Regular" w:cs="Times New Roman Regular"/>
            <w:sz w:val="21"/>
            <w:szCs w:val="21"/>
            <w:lang w:val="en-US" w:eastAsia="zh-CN"/>
          </w:rPr>
          <w:t>2</w:t>
        </w:r>
      </w:ins>
      <w:del w:id="327" w:author="小宋" w:date="2026-07-06T23:32:05Z">
        <w:r>
          <w:rPr>
            <w:rFonts w:hint="eastAsia" w:ascii="Times New Roman Regular" w:hAnsi="Times New Roman Regular" w:cs="Times New Roman Regular"/>
            <w:sz w:val="21"/>
            <w:szCs w:val="21"/>
            <w:lang w:val="en-US" w:eastAsia="zh-CN"/>
          </w:rPr>
          <w:delText>1</w:delText>
        </w:r>
      </w:del>
      <w:r>
        <w:rPr>
          <w:rFonts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实验环境</w:t>
      </w:r>
    </w:p>
    <w:p w14:paraId="67892775">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ins w:id="328" w:author="小宋" w:date="2026-07-06T23:32:07Z">
        <w:r>
          <w:rPr>
            <w:rFonts w:hint="eastAsia" w:ascii="Times New Roman Regular" w:hAnsi="Times New Roman Regular" w:cs="Times New Roman Regular"/>
            <w:sz w:val="21"/>
            <w:szCs w:val="21"/>
            <w:lang w:val="en-US" w:eastAsia="zh-CN"/>
          </w:rPr>
          <w:t>2</w:t>
        </w:r>
      </w:ins>
      <w:del w:id="329" w:author="小宋" w:date="2026-07-06T23:32:07Z">
        <w:r>
          <w:rPr>
            <w:rFonts w:hint="eastAsia" w:ascii="Times New Roman Regular" w:hAnsi="Times New Roman Regular" w:cs="Times New Roman Regular"/>
            <w:sz w:val="21"/>
            <w:szCs w:val="21"/>
            <w:lang w:val="en-US" w:eastAsia="zh-CN"/>
          </w:rPr>
          <w:delText>1</w:delText>
        </w:r>
      </w:del>
      <w:r>
        <w:rPr>
          <w:rFonts w:hint="eastAsia"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E</w:t>
      </w:r>
      <w:r>
        <w:rPr>
          <w:rFonts w:hint="eastAsia" w:ascii="Times New Roman Regular" w:hAnsi="Times New Roman Regular" w:cs="Times New Roman Regular"/>
          <w:sz w:val="21"/>
          <w:szCs w:val="21"/>
          <w:lang w:eastAsia="zh-Hans"/>
        </w:rPr>
        <w:t xml:space="preserve">xperimental </w:t>
      </w:r>
      <w:r>
        <w:rPr>
          <w:rFonts w:hint="eastAsia" w:ascii="Times New Roman Regular" w:hAnsi="Times New Roman Regular" w:cs="Times New Roman Regular"/>
          <w:sz w:val="21"/>
          <w:szCs w:val="21"/>
          <w:lang w:val="en-US" w:eastAsia="zh-CN"/>
        </w:rPr>
        <w:t>E</w:t>
      </w:r>
      <w:r>
        <w:rPr>
          <w:rFonts w:hint="eastAsia" w:ascii="Times New Roman Regular" w:hAnsi="Times New Roman Regular" w:cs="Times New Roman Regular"/>
          <w:sz w:val="21"/>
          <w:szCs w:val="21"/>
          <w:lang w:eastAsia="zh-Hans"/>
        </w:rPr>
        <w:t>nvironment</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4"/>
        <w:gridCol w:w="1697"/>
        <w:gridCol w:w="3562"/>
        <w:gridCol w:w="1974"/>
      </w:tblGrid>
      <w:tr w14:paraId="3F24FC9E">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blHeader/>
          <w:jc w:val="center"/>
        </w:trPr>
        <w:tc>
          <w:tcPr>
            <w:tcW w:w="1424" w:type="dxa"/>
            <w:tcBorders>
              <w:top w:val="single" w:color="auto" w:sz="12" w:space="0"/>
              <w:left w:val="nil"/>
              <w:bottom w:val="nil"/>
              <w:right w:val="nil"/>
            </w:tcBorders>
            <w:noWrap w:val="0"/>
            <w:tcMar>
              <w:top w:w="-1" w:type="dxa"/>
              <w:left w:w="-1" w:type="dxa"/>
              <w:bottom w:w="-1" w:type="dxa"/>
              <w:right w:w="-1" w:type="dxa"/>
            </w:tcMar>
            <w:vAlign w:val="center"/>
          </w:tcPr>
          <w:p w14:paraId="13BBAB9E">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环境类型</w:t>
            </w:r>
          </w:p>
        </w:tc>
        <w:tc>
          <w:tcPr>
            <w:tcW w:w="1697" w:type="dxa"/>
            <w:tcBorders>
              <w:top w:val="single" w:color="auto" w:sz="12" w:space="0"/>
              <w:left w:val="nil"/>
              <w:bottom w:val="nil"/>
              <w:right w:val="nil"/>
            </w:tcBorders>
            <w:noWrap w:val="0"/>
            <w:tcMar>
              <w:top w:w="-1" w:type="dxa"/>
              <w:left w:w="-1" w:type="dxa"/>
              <w:bottom w:w="-1" w:type="dxa"/>
              <w:right w:w="-1" w:type="dxa"/>
            </w:tcMar>
            <w:vAlign w:val="center"/>
          </w:tcPr>
          <w:p w14:paraId="21B38665">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名称</w:t>
            </w:r>
          </w:p>
        </w:tc>
        <w:tc>
          <w:tcPr>
            <w:tcW w:w="3562" w:type="dxa"/>
            <w:tcBorders>
              <w:top w:val="single" w:color="auto" w:sz="12" w:space="0"/>
              <w:left w:val="nil"/>
              <w:bottom w:val="nil"/>
              <w:right w:val="nil"/>
            </w:tcBorders>
            <w:noWrap w:val="0"/>
            <w:tcMar>
              <w:top w:w="-1" w:type="dxa"/>
              <w:left w:w="-1" w:type="dxa"/>
              <w:bottom w:w="-1" w:type="dxa"/>
              <w:right w:w="-1" w:type="dxa"/>
            </w:tcMar>
            <w:vAlign w:val="center"/>
          </w:tcPr>
          <w:p w14:paraId="7F379ACB">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配置参数</w:t>
            </w:r>
          </w:p>
        </w:tc>
        <w:tc>
          <w:tcPr>
            <w:tcW w:w="1974" w:type="dxa"/>
            <w:tcBorders>
              <w:top w:val="single" w:color="auto" w:sz="12" w:space="0"/>
              <w:left w:val="nil"/>
              <w:bottom w:val="nil"/>
              <w:right w:val="nil"/>
            </w:tcBorders>
            <w:noWrap w:val="0"/>
            <w:tcMar>
              <w:top w:w="-1" w:type="dxa"/>
              <w:left w:w="-1" w:type="dxa"/>
              <w:bottom w:w="-1" w:type="dxa"/>
              <w:right w:w="-1" w:type="dxa"/>
            </w:tcMar>
            <w:vAlign w:val="center"/>
          </w:tcPr>
          <w:p w14:paraId="133A503D">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备注</w:t>
            </w:r>
          </w:p>
        </w:tc>
      </w:tr>
      <w:tr w14:paraId="704548B5">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restart"/>
            <w:tcBorders>
              <w:top w:val="single" w:color="auto" w:sz="4" w:space="0"/>
              <w:left w:val="nil"/>
              <w:bottom w:val="nil"/>
              <w:right w:val="nil"/>
            </w:tcBorders>
            <w:noWrap w:val="0"/>
            <w:tcMar>
              <w:top w:w="-1" w:type="dxa"/>
              <w:left w:w="-1" w:type="dxa"/>
              <w:bottom w:w="-1" w:type="dxa"/>
              <w:right w:w="-1" w:type="dxa"/>
            </w:tcMar>
            <w:vAlign w:val="center"/>
          </w:tcPr>
          <w:p w14:paraId="08FC05AE">
            <w:pPr>
              <w:snapToGrid w:val="0"/>
              <w:spacing w:line="240" w:lineRule="auto"/>
              <w:ind w:left="0" w:leftChars="0" w:right="0" w:rightChars="0" w:firstLine="0" w:firstLineChars="0"/>
              <w:jc w:val="center"/>
              <w:rPr>
                <w:rFonts w:ascii="Times New Roman Regular" w:eastAsia="宋体"/>
                <w:sz w:val="21"/>
                <w:szCs w:val="21"/>
              </w:rPr>
            </w:pPr>
            <w:r>
              <w:rPr>
                <w:rFonts w:hint="eastAsia" w:ascii="Times New Roman Regular" w:eastAsia="宋体"/>
                <w:sz w:val="21"/>
                <w:szCs w:val="21"/>
              </w:rPr>
              <w:t>硬件环境</w:t>
            </w:r>
          </w:p>
        </w:tc>
        <w:tc>
          <w:tcPr>
            <w:tcW w:w="1697" w:type="dxa"/>
            <w:tcBorders>
              <w:top w:val="single" w:color="auto" w:sz="4" w:space="0"/>
              <w:left w:val="nil"/>
              <w:bottom w:val="nil"/>
              <w:right w:val="nil"/>
            </w:tcBorders>
            <w:noWrap w:val="0"/>
            <w:tcMar>
              <w:top w:w="-1" w:type="dxa"/>
              <w:left w:w="-1" w:type="dxa"/>
              <w:bottom w:w="-1" w:type="dxa"/>
              <w:right w:w="-1" w:type="dxa"/>
            </w:tcMar>
            <w:vAlign w:val="center"/>
          </w:tcPr>
          <w:p w14:paraId="4772943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操作系统</w:t>
            </w:r>
          </w:p>
        </w:tc>
        <w:tc>
          <w:tcPr>
            <w:tcW w:w="3562" w:type="dxa"/>
            <w:tcBorders>
              <w:top w:val="single" w:color="auto" w:sz="4" w:space="0"/>
              <w:left w:val="nil"/>
              <w:bottom w:val="nil"/>
              <w:right w:val="nil"/>
            </w:tcBorders>
            <w:noWrap w:val="0"/>
            <w:tcMar>
              <w:top w:w="-1" w:type="dxa"/>
              <w:left w:w="-1" w:type="dxa"/>
              <w:bottom w:w="-1" w:type="dxa"/>
              <w:right w:w="-1" w:type="dxa"/>
            </w:tcMar>
            <w:vAlign w:val="center"/>
          </w:tcPr>
          <w:p w14:paraId="11ADD29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CentOS7</w:t>
            </w:r>
          </w:p>
        </w:tc>
        <w:tc>
          <w:tcPr>
            <w:tcW w:w="1974" w:type="dxa"/>
            <w:tcBorders>
              <w:top w:val="single" w:color="auto" w:sz="4" w:space="0"/>
              <w:left w:val="nil"/>
              <w:bottom w:val="nil"/>
              <w:right w:val="nil"/>
            </w:tcBorders>
            <w:noWrap w:val="0"/>
            <w:tcMar>
              <w:top w:w="-1" w:type="dxa"/>
              <w:left w:w="-1" w:type="dxa"/>
              <w:bottom w:w="-1" w:type="dxa"/>
              <w:right w:w="-1" w:type="dxa"/>
            </w:tcMar>
            <w:vAlign w:val="center"/>
          </w:tcPr>
          <w:p w14:paraId="54738F1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3BE3AF9D">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D03426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cBorders>
            <w:noWrap w:val="0"/>
            <w:tcMar>
              <w:top w:w="-1" w:type="dxa"/>
              <w:left w:w="-1" w:type="dxa"/>
              <w:bottom w:w="-1" w:type="dxa"/>
              <w:right w:w="-1" w:type="dxa"/>
            </w:tcMar>
            <w:vAlign w:val="center"/>
          </w:tcPr>
          <w:p w14:paraId="71179D51">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CPU</w:t>
            </w:r>
          </w:p>
        </w:tc>
        <w:tc>
          <w:tcPr>
            <w:tcW w:w="3562" w:type="dxa"/>
            <w:tcBorders>
              <w:top w:val="nil"/>
              <w:left w:val="nil"/>
              <w:bottom w:val="nil"/>
              <w:right w:val="nil"/>
            </w:tcBorders>
            <w:noWrap w:val="0"/>
            <w:tcMar>
              <w:top w:w="-1" w:type="dxa"/>
              <w:left w:w="-1" w:type="dxa"/>
              <w:bottom w:w="-1" w:type="dxa"/>
              <w:right w:w="-1" w:type="dxa"/>
            </w:tcMar>
            <w:vAlign w:val="center"/>
          </w:tcPr>
          <w:p w14:paraId="31FB313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Inte</w:t>
            </w:r>
            <w:r>
              <w:rPr>
                <w:rFonts w:hint="eastAsia" w:ascii="Times New Roman Regular" w:hAnsi="Times New Roman Regular" w:eastAsia="宋体" w:cs="Times New Roman Regular"/>
                <w:sz w:val="21"/>
                <w:szCs w:val="21"/>
                <w:lang w:val="en-US" w:eastAsia="zh-CN"/>
              </w:rPr>
              <w:t>l</w:t>
            </w:r>
            <w:r>
              <w:rPr>
                <w:rFonts w:hint="eastAsia" w:ascii="Times New Roman Regular" w:hAnsi="Times New Roman Regular" w:eastAsia="宋体" w:cs="Times New Roman Regular"/>
                <w:sz w:val="21"/>
                <w:szCs w:val="21"/>
              </w:rPr>
              <w:t xml:space="preserve"> Core </w:t>
            </w:r>
            <w:r>
              <w:rPr>
                <w:rFonts w:hint="eastAsia" w:ascii="Times New Roman Regular" w:hAnsi="Times New Roman Regular" w:cs="Times New Roman Regular"/>
                <w:sz w:val="21"/>
                <w:szCs w:val="21"/>
                <w:lang w:val="en-US" w:eastAsia="zh-CN"/>
              </w:rPr>
              <w:t>i</w:t>
            </w:r>
            <w:r>
              <w:rPr>
                <w:rFonts w:hint="eastAsia" w:ascii="Times New Roman Regular" w:hAnsi="Times New Roman Regular" w:eastAsia="宋体" w:cs="Times New Roman Regular"/>
                <w:sz w:val="21"/>
                <w:szCs w:val="21"/>
              </w:rPr>
              <w:t>9</w:t>
            </w:r>
          </w:p>
        </w:tc>
        <w:tc>
          <w:tcPr>
            <w:tcW w:w="1974" w:type="dxa"/>
            <w:tcBorders>
              <w:top w:val="nil"/>
              <w:left w:val="nil"/>
              <w:bottom w:val="nil"/>
              <w:right w:val="nil"/>
            </w:tcBorders>
            <w:noWrap w:val="0"/>
            <w:tcMar>
              <w:top w:w="-1" w:type="dxa"/>
              <w:left w:w="-1" w:type="dxa"/>
              <w:bottom w:w="-1" w:type="dxa"/>
              <w:right w:w="-1" w:type="dxa"/>
            </w:tcMar>
            <w:vAlign w:val="center"/>
          </w:tcPr>
          <w:p w14:paraId="0C9B464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728CB9E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8D4FF1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E4BD6A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GPU</w:t>
            </w:r>
          </w:p>
        </w:tc>
        <w:tc>
          <w:tcPr>
            <w:tcW w:w="3562" w:type="dxa"/>
            <w:tcBorders>
              <w:top w:val="nil"/>
              <w:left w:val="nil"/>
              <w:bottom w:val="nil"/>
              <w:right w:val="nil"/>
            </w:tcBorders>
            <w:noWrap w:val="0"/>
            <w:tcMar>
              <w:top w:w="-1" w:type="dxa"/>
              <w:left w:w="-1" w:type="dxa"/>
              <w:bottom w:w="-1" w:type="dxa"/>
              <w:right w:w="-1" w:type="dxa"/>
            </w:tcMar>
            <w:vAlign w:val="center"/>
          </w:tcPr>
          <w:p w14:paraId="0E76735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eastAsia="zh-Hans"/>
              </w:rPr>
              <w:t xml:space="preserve">NVIDIA GeForce RTX </w:t>
            </w:r>
            <w:r>
              <w:rPr>
                <w:rFonts w:hint="eastAsia" w:ascii="Times New Roman Regular" w:hAnsi="Times New Roman Regular" w:eastAsia="宋体" w:cs="Times New Roman Regular"/>
                <w:sz w:val="21"/>
                <w:szCs w:val="21"/>
                <w:lang w:val="en-US" w:eastAsia="zh-CN"/>
              </w:rPr>
              <w:t>4090</w:t>
            </w:r>
          </w:p>
        </w:tc>
        <w:tc>
          <w:tcPr>
            <w:tcW w:w="1974" w:type="dxa"/>
            <w:tcBorders>
              <w:top w:val="nil"/>
              <w:left w:val="nil"/>
              <w:bottom w:val="nil"/>
              <w:right w:val="nil"/>
            </w:tcBorders>
            <w:noWrap w:val="0"/>
            <w:tcMar>
              <w:top w:w="-1" w:type="dxa"/>
              <w:left w:w="-1" w:type="dxa"/>
              <w:bottom w:w="-1" w:type="dxa"/>
              <w:right w:w="-1" w:type="dxa"/>
            </w:tcMar>
            <w:vAlign w:val="center"/>
          </w:tcPr>
          <w:p w14:paraId="7133FD63">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显存24G</w:t>
            </w:r>
          </w:p>
        </w:tc>
      </w:tr>
      <w:tr w14:paraId="013C0E82">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5BE1A1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18FB466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内存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7AC804A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64</w:t>
            </w:r>
            <w:r>
              <w:rPr>
                <w:rFonts w:hint="eastAsia" w:ascii="Times New Roman Regular" w:hAnsi="Times New Roman Regular" w:eastAsia="宋体" w:cs="Times New Roman Regular"/>
                <w:sz w:val="21"/>
                <w:szCs w:val="21"/>
              </w:rPr>
              <w:t>G</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66664F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636BBDE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8053C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7BE4ADA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硬盘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0EE7B02D">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2</w:t>
            </w:r>
            <w:r>
              <w:rPr>
                <w:rFonts w:hint="eastAsia" w:ascii="Times New Roman Regular" w:hAnsi="Times New Roman Regular" w:eastAsia="宋体" w:cs="Times New Roman Regular"/>
                <w:sz w:val="21"/>
                <w:szCs w:val="21"/>
              </w:rPr>
              <w:t>T</w:t>
            </w:r>
            <w:r>
              <w:rPr>
                <w:rFonts w:hint="eastAsia" w:ascii="Times New Roman Regular" w:hAnsi="Times New Roman Regular" w:eastAsia="宋体" w:cs="Times New Roman Regular"/>
                <w:sz w:val="21"/>
                <w:szCs w:val="21"/>
                <w:lang w:val="en-US" w:eastAsia="zh-CN"/>
              </w:rPr>
              <w:t>B SSD</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95E58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11C5007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restart"/>
            <w:tcBorders>
              <w:top w:val="nil"/>
              <w:left w:val="nil"/>
              <w:bottom w:val="nil"/>
              <w:right w:val="nil"/>
            </w:tcBorders>
            <w:noWrap w:val="0"/>
            <w:tcMar>
              <w:top w:w="-1" w:type="dxa"/>
              <w:left w:w="-1" w:type="dxa"/>
              <w:bottom w:w="-1" w:type="dxa"/>
              <w:right w:w="-1" w:type="dxa"/>
            </w:tcMar>
            <w:vAlign w:val="center"/>
          </w:tcPr>
          <w:p w14:paraId="3760308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软件环境</w:t>
            </w:r>
          </w:p>
        </w:tc>
        <w:tc>
          <w:tcPr>
            <w:tcW w:w="1697" w:type="dxa"/>
            <w:tcBorders>
              <w:top w:val="nil"/>
              <w:left w:val="nil"/>
              <w:bottom w:val="nil"/>
              <w:right w:val="nil"/>
            </w:tcBorders>
            <w:noWrap w:val="0"/>
            <w:tcMar>
              <w:top w:w="-1" w:type="dxa"/>
              <w:left w:w="-1" w:type="dxa"/>
              <w:bottom w:w="-1" w:type="dxa"/>
              <w:right w:w="-1" w:type="dxa"/>
            </w:tcMar>
            <w:vAlign w:val="center"/>
          </w:tcPr>
          <w:p w14:paraId="0032E2C5">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Python</w:t>
            </w:r>
          </w:p>
        </w:tc>
        <w:tc>
          <w:tcPr>
            <w:tcW w:w="3562" w:type="dxa"/>
            <w:tcBorders>
              <w:top w:val="nil"/>
              <w:left w:val="nil"/>
              <w:bottom w:val="nil"/>
              <w:right w:val="nil"/>
            </w:tcBorders>
            <w:noWrap w:val="0"/>
            <w:tcMar>
              <w:top w:w="-1" w:type="dxa"/>
              <w:left w:w="-1" w:type="dxa"/>
              <w:bottom w:w="-1" w:type="dxa"/>
              <w:right w:w="-1" w:type="dxa"/>
            </w:tcMar>
            <w:vAlign w:val="center"/>
          </w:tcPr>
          <w:p w14:paraId="3B3261BB">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rPr>
              <w:t>3.</w:t>
            </w:r>
            <w:r>
              <w:rPr>
                <w:rFonts w:hint="eastAsia" w:ascii="Times New Roman Regular" w:hAnsi="Times New Roman Regular" w:eastAsia="宋体" w:cs="Times New Roman Regular"/>
                <w:sz w:val="21"/>
                <w:szCs w:val="21"/>
                <w:lang w:val="en-US" w:eastAsia="zh-CN"/>
              </w:rPr>
              <w:t>10</w:t>
            </w:r>
          </w:p>
        </w:tc>
        <w:tc>
          <w:tcPr>
            <w:tcW w:w="1974" w:type="dxa"/>
            <w:tcBorders>
              <w:top w:val="nil"/>
              <w:left w:val="nil"/>
              <w:bottom w:val="nil"/>
              <w:right w:val="nil"/>
            </w:tcBorders>
            <w:noWrap w:val="0"/>
            <w:tcMar>
              <w:top w:w="-1" w:type="dxa"/>
              <w:left w:w="-1" w:type="dxa"/>
              <w:bottom w:w="-1" w:type="dxa"/>
              <w:right w:w="-1" w:type="dxa"/>
            </w:tcMar>
            <w:vAlign w:val="center"/>
          </w:tcPr>
          <w:p w14:paraId="16DC055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49E3F54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DAFC1B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6AA7D702">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包管理工具</w:t>
            </w:r>
          </w:p>
        </w:tc>
        <w:tc>
          <w:tcPr>
            <w:tcW w:w="3562" w:type="dxa"/>
            <w:tcBorders>
              <w:top w:val="nil"/>
              <w:left w:val="nil"/>
              <w:bottom w:val="nil"/>
              <w:right w:val="nil"/>
            </w:tcBorders>
            <w:noWrap w:val="0"/>
            <w:tcMar>
              <w:top w:w="-1" w:type="dxa"/>
              <w:left w:w="-1" w:type="dxa"/>
              <w:bottom w:w="-1" w:type="dxa"/>
              <w:right w:w="-1" w:type="dxa"/>
            </w:tcMar>
            <w:vAlign w:val="center"/>
          </w:tcPr>
          <w:p w14:paraId="43F04AC8">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uv</w:t>
            </w:r>
          </w:p>
        </w:tc>
        <w:tc>
          <w:tcPr>
            <w:tcW w:w="1974" w:type="dxa"/>
            <w:tcBorders>
              <w:top w:val="nil"/>
              <w:left w:val="nil"/>
              <w:bottom w:val="nil"/>
              <w:right w:val="nil"/>
            </w:tcBorders>
            <w:noWrap w:val="0"/>
            <w:tcMar>
              <w:top w:w="-1" w:type="dxa"/>
              <w:left w:w="-1" w:type="dxa"/>
              <w:bottom w:w="-1" w:type="dxa"/>
              <w:right w:w="-1" w:type="dxa"/>
            </w:tcMar>
            <w:vAlign w:val="center"/>
          </w:tcPr>
          <w:p w14:paraId="7471B970">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w:t>
            </w:r>
          </w:p>
        </w:tc>
      </w:tr>
      <w:tr w14:paraId="22E962D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945545F">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3C2A77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PyTorch</w:t>
            </w:r>
          </w:p>
        </w:tc>
        <w:tc>
          <w:tcPr>
            <w:tcW w:w="3562" w:type="dxa"/>
            <w:tcBorders>
              <w:top w:val="nil"/>
              <w:left w:val="nil"/>
              <w:bottom w:val="nil"/>
              <w:right w:val="nil"/>
            </w:tcBorders>
            <w:noWrap w:val="0"/>
            <w:tcMar>
              <w:top w:w="-1" w:type="dxa"/>
              <w:left w:w="-1" w:type="dxa"/>
              <w:bottom w:w="-1" w:type="dxa"/>
              <w:right w:w="-1" w:type="dxa"/>
            </w:tcMar>
            <w:vAlign w:val="center"/>
          </w:tcPr>
          <w:p w14:paraId="5D9F49BC">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2.1.</w:t>
            </w:r>
            <w:r>
              <w:rPr>
                <w:rFonts w:hint="eastAsia" w:ascii="Times New Roman Regular" w:hAnsi="Times New Roman Regular" w:eastAsia="宋体" w:cs="Times New Roman Regular"/>
                <w:sz w:val="21"/>
                <w:szCs w:val="21"/>
              </w:rPr>
              <w:t>0</w:t>
            </w:r>
          </w:p>
        </w:tc>
        <w:tc>
          <w:tcPr>
            <w:tcW w:w="1974" w:type="dxa"/>
            <w:tcBorders>
              <w:top w:val="nil"/>
              <w:left w:val="nil"/>
              <w:bottom w:val="nil"/>
              <w:right w:val="nil"/>
            </w:tcBorders>
            <w:noWrap w:val="0"/>
            <w:tcMar>
              <w:top w:w="-1" w:type="dxa"/>
              <w:left w:w="-1" w:type="dxa"/>
              <w:bottom w:w="-1" w:type="dxa"/>
              <w:right w:w="-1" w:type="dxa"/>
            </w:tcMar>
            <w:vAlign w:val="center"/>
          </w:tcPr>
          <w:p w14:paraId="42DC926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深度学习框架</w:t>
            </w:r>
          </w:p>
        </w:tc>
      </w:tr>
      <w:tr w14:paraId="643A60A3">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bottom w:val="single" w:color="auto" w:sz="12" w:space="0"/>
            </w:tcBorders>
            <w:noWrap w:val="0"/>
            <w:tcMar>
              <w:top w:w="-1" w:type="dxa"/>
              <w:left w:w="-1" w:type="dxa"/>
              <w:bottom w:w="-1" w:type="dxa"/>
              <w:right w:w="-1" w:type="dxa"/>
            </w:tcMar>
            <w:vAlign w:val="center"/>
          </w:tcPr>
          <w:p w14:paraId="5013ECA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bookmarkStart w:id="120" w:name="_Toc28291"/>
          </w:p>
        </w:tc>
        <w:tc>
          <w:tcPr>
            <w:tcW w:w="1697" w:type="dxa"/>
            <w:tcBorders>
              <w:top w:val="nil"/>
              <w:left w:val="nil"/>
              <w:bottom w:val="single" w:color="auto" w:sz="12" w:space="0"/>
              <w:right w:val="nil"/>
            </w:tcBorders>
            <w:noWrap w:val="0"/>
            <w:tcMar>
              <w:top w:w="-1" w:type="dxa"/>
              <w:left w:w="-1" w:type="dxa"/>
              <w:bottom w:w="-1" w:type="dxa"/>
              <w:right w:w="-1" w:type="dxa"/>
            </w:tcMar>
            <w:vAlign w:val="center"/>
          </w:tcPr>
          <w:p w14:paraId="5B350DDE">
            <w:pPr>
              <w:widowControl/>
              <w:snapToGrid w:val="0"/>
              <w:spacing w:line="240" w:lineRule="auto"/>
              <w:ind w:left="0" w:leftChars="0" w:right="0" w:rightChars="0" w:firstLine="0" w:firstLineChars="0"/>
              <w:jc w:val="center"/>
              <w:rPr>
                <w:rFonts w:hint="eastAsia"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CUDA</w:t>
            </w:r>
          </w:p>
        </w:tc>
        <w:tc>
          <w:tcPr>
            <w:tcW w:w="3562" w:type="dxa"/>
            <w:tcBorders>
              <w:top w:val="nil"/>
              <w:left w:val="nil"/>
              <w:bottom w:val="single" w:color="auto" w:sz="12" w:space="0"/>
              <w:right w:val="nil"/>
            </w:tcBorders>
            <w:noWrap w:val="0"/>
            <w:tcMar>
              <w:top w:w="-1" w:type="dxa"/>
              <w:left w:w="-1" w:type="dxa"/>
              <w:bottom w:w="-1" w:type="dxa"/>
              <w:right w:w="-1" w:type="dxa"/>
            </w:tcMar>
            <w:vAlign w:val="center"/>
          </w:tcPr>
          <w:p w14:paraId="05810185">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12.1</w:t>
            </w:r>
          </w:p>
        </w:tc>
        <w:tc>
          <w:tcPr>
            <w:tcW w:w="1974" w:type="dxa"/>
            <w:tcBorders>
              <w:top w:val="nil"/>
              <w:left w:val="nil"/>
              <w:bottom w:val="single" w:color="auto" w:sz="12" w:space="0"/>
              <w:right w:val="nil"/>
            </w:tcBorders>
            <w:noWrap w:val="0"/>
            <w:tcMar>
              <w:top w:w="-1" w:type="dxa"/>
              <w:left w:w="-1" w:type="dxa"/>
              <w:bottom w:w="-1" w:type="dxa"/>
              <w:right w:w="-1" w:type="dxa"/>
            </w:tcMar>
            <w:vAlign w:val="center"/>
          </w:tcPr>
          <w:p w14:paraId="52BA12B7">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GPU加速库</w:t>
            </w:r>
          </w:p>
        </w:tc>
      </w:tr>
    </w:tbl>
    <w:p w14:paraId="55930B8A">
      <w:pPr>
        <w:bidi w:val="0"/>
      </w:pPr>
      <w:bookmarkStart w:id="121" w:name="_Toc8211"/>
    </w:p>
    <w:p w14:paraId="6E81C1BF">
      <w:pPr>
        <w:pStyle w:val="4"/>
      </w:pPr>
      <w:r>
        <w:t>3.</w:t>
      </w:r>
      <w:r>
        <w:rPr>
          <w:rFonts w:hint="eastAsia"/>
        </w:rPr>
        <w:t>3</w:t>
      </w:r>
      <w:r>
        <w:t>.</w:t>
      </w:r>
      <w:ins w:id="330" w:author="小宋" w:date="2026-07-06T23:05:04Z">
        <w:r>
          <w:rPr>
            <w:rFonts w:hint="eastAsia"/>
            <w:lang w:val="en-US" w:eastAsia="zh-CN"/>
          </w:rPr>
          <w:t>6</w:t>
        </w:r>
      </w:ins>
      <w:del w:id="331" w:author="小宋" w:date="2026-07-06T23:05:04Z">
        <w:r>
          <w:rPr>
            <w:rFonts w:hint="eastAsia"/>
          </w:rPr>
          <w:delText>5</w:delText>
        </w:r>
      </w:del>
      <w:r>
        <w:rPr>
          <w:rFonts w:hint="eastAsia"/>
          <w:lang w:val="en-US" w:eastAsia="zh-CN"/>
        </w:rPr>
        <w:t xml:space="preserve"> </w:t>
      </w:r>
      <w:r>
        <w:rPr>
          <w:rFonts w:hint="eastAsia"/>
        </w:rPr>
        <w:t>模型参数设置</w:t>
      </w:r>
      <w:bookmarkEnd w:id="120"/>
      <w:bookmarkEnd w:id="121"/>
    </w:p>
    <w:p w14:paraId="26A1B80A">
      <w:pPr>
        <w:ind w:firstLine="420"/>
        <w:rPr>
          <w:rFonts w:hint="eastAsia"/>
          <w:lang w:eastAsia="zh-CN"/>
        </w:rPr>
      </w:pPr>
      <w:r>
        <w:rPr>
          <w:rFonts w:hint="eastAsia"/>
        </w:rPr>
        <w:t>本节对深度哈希学习模型的网络结构、训练超参数及多损失函数组合进行统一配置与规范化设置。所有参数均在多次预实验基础上调试确定</w:t>
      </w:r>
      <w:r>
        <w:rPr>
          <w:rFonts w:hint="eastAsia"/>
          <w:lang w:eastAsia="zh-CN"/>
        </w:rPr>
        <w:t>，</w:t>
      </w:r>
    </w:p>
    <w:p w14:paraId="785DF105">
      <w:pPr>
        <w:rPr>
          <w:rFonts w:hint="eastAsia"/>
          <w:lang w:eastAsia="zh-CN"/>
        </w:rPr>
      </w:pPr>
      <w:r>
        <w:rPr>
          <w:rFonts w:hint="eastAsia"/>
        </w:rPr>
        <w:t>具体配置见</w:t>
      </w:r>
      <w:r>
        <w:rPr>
          <w:rFonts w:hint="eastAsia"/>
          <w:lang w:val="en-US" w:eastAsia="zh-CN"/>
        </w:rPr>
        <w:t>下</w:t>
      </w:r>
      <w:r>
        <w:rPr>
          <w:rFonts w:hint="eastAsia"/>
        </w:rPr>
        <w:t>表3.</w:t>
      </w:r>
      <w:ins w:id="332" w:author="小宋" w:date="2026-07-06T23:32:18Z">
        <w:r>
          <w:rPr>
            <w:rFonts w:hint="eastAsia"/>
            <w:lang w:val="en-US" w:eastAsia="zh-CN"/>
          </w:rPr>
          <w:t>3</w:t>
        </w:r>
      </w:ins>
      <w:del w:id="333" w:author="小宋" w:date="2026-07-06T23:32:18Z">
        <w:r>
          <w:rPr>
            <w:rFonts w:hint="eastAsia"/>
          </w:rPr>
          <w:delText>2</w:delText>
        </w:r>
      </w:del>
      <w:r>
        <w:rPr>
          <w:rFonts w:hint="eastAsia"/>
        </w:rPr>
        <w:t>所示。</w:t>
      </w:r>
      <w:r>
        <w:rPr>
          <w:rFonts w:hint="eastAsia"/>
          <w:lang w:eastAsia="zh-Hans"/>
        </w:rPr>
        <w:t>在网络结构方面，骨干网络选用在ImageNet上预训练的ResNet-50，以平衡特征表达能力与计算效率。图像分支输出512维特征向量，位置分支LocationEncoder输出256维特征向量，两者拼接后经全连接层降维至哈希码长度。哈希码长度设为128位，参考HashNe</w:t>
      </w:r>
      <w:r>
        <w:rPr>
          <w:rFonts w:hint="eastAsia"/>
          <w:lang w:val="en-US" w:eastAsia="zh-CN"/>
        </w:rPr>
        <w:t>t</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eastAsia="zh-Hans"/>
        </w:rPr>
        <w:t>和DCH</w:t>
      </w:r>
      <w:r>
        <w:rPr>
          <w:rFonts w:hint="eastAsia"/>
          <w:vertAlign w:val="superscript"/>
          <w:lang w:eastAsia="zh-Hans"/>
        </w:rPr>
        <w:fldChar w:fldCharType="begin"/>
      </w:r>
      <w:r>
        <w:instrText xml:space="preserve"> REF _Ref1088561762 \r \h  \* MERGEFORMAT</w:instrText>
      </w:r>
      <w:r>
        <w:rPr>
          <w:rFonts w:hint="eastAsia"/>
          <w:vertAlign w:val="superscript"/>
          <w:lang w:eastAsia="zh-Hans"/>
        </w:rPr>
        <w:fldChar w:fldCharType="separate"/>
      </w:r>
      <w:r>
        <w:rPr>
          <w:rFonts w:hint="eastAsia"/>
          <w:vertAlign w:val="superscript"/>
          <w:lang w:eastAsia="zh-Hans"/>
        </w:rPr>
        <w:t>[41]</w:t>
      </w:r>
      <w:r>
        <w:rPr>
          <w:rFonts w:hint="eastAsia"/>
          <w:vertAlign w:val="superscript"/>
          <w:lang w:eastAsia="zh-Hans"/>
        </w:rPr>
        <w:fldChar w:fldCharType="end"/>
      </w:r>
      <w:r>
        <w:rPr>
          <w:rFonts w:hint="eastAsia"/>
          <w:lang w:eastAsia="zh-Hans"/>
        </w:rPr>
        <w:t>等基线方法的标准配置。在训练策略方面，采用Adam优化器，初始学习率采用余弦退火策略，避免学习率骤降导致的训练震荡。批次大小设为32，兼顾梯度估计的稳定性与三元组采样的多样性。训练采用</w:t>
      </w:r>
      <w:r>
        <w:rPr>
          <w:rFonts w:hint="eastAsia"/>
          <w:lang w:val="en-US" w:eastAsia="zh-CN"/>
        </w:rPr>
        <w:t>早停</w:t>
      </w:r>
      <w:r>
        <w:rPr>
          <w:rFonts w:hint="eastAsia"/>
          <w:lang w:eastAsia="zh-Hans"/>
        </w:rPr>
        <w:t>策略，当验证集性能连续5轮不提升时终止训练，以防止过拟合。在损失函数权重方面，Triplet Loss权重设为10/16作为主导损失，Contrastive Loss权重设为5/16提供辅助监督，Quantization Loss权重设为1/16作为轻约束项，三者的权重配比遵循</w:t>
      </w:r>
      <w:r>
        <w:rPr>
          <w:rFonts w:hint="eastAsia"/>
          <w:lang w:eastAsia="zh-CN"/>
        </w:rPr>
        <w:t>“</w:t>
      </w:r>
      <w:r>
        <w:rPr>
          <w:rFonts w:hint="eastAsia"/>
          <w:lang w:eastAsia="zh-Hans"/>
        </w:rPr>
        <w:t>主导-辅助-约束</w:t>
      </w:r>
      <w:r>
        <w:rPr>
          <w:rFonts w:hint="eastAsia"/>
          <w:lang w:eastAsia="zh-CN"/>
        </w:rPr>
        <w:t>”</w:t>
      </w:r>
      <w:r>
        <w:rPr>
          <w:rFonts w:hint="eastAsia"/>
          <w:lang w:eastAsia="zh-Hans"/>
        </w:rPr>
        <w:t>的分级设计原则，其合理性在3.4.4节超参数敏感性分析中进一步验证</w:t>
      </w:r>
      <w:r>
        <w:rPr>
          <w:rFonts w:hint="eastAsia"/>
          <w:lang w:eastAsia="zh-CN"/>
        </w:rPr>
        <w:t>。</w:t>
      </w:r>
    </w:p>
    <w:p w14:paraId="03F4576F">
      <w:pPr>
        <w:ind w:left="0" w:leftChars="0" w:firstLine="0" w:firstLineChars="0"/>
        <w:rPr>
          <w:rFonts w:hint="eastAsia"/>
          <w:lang w:eastAsia="zh-CN"/>
        </w:rPr>
      </w:pPr>
    </w:p>
    <w:p w14:paraId="038BB580">
      <w:pPr>
        <w:jc w:val="center"/>
        <w:rPr>
          <w:rFonts w:hint="default" w:ascii="Times New Roman Regular" w:hAnsi="Times New Roman Regular" w:cs="Times New Roman Regular" w:eastAsiaTheme="minorEastAsia"/>
          <w:sz w:val="21"/>
          <w:szCs w:val="21"/>
          <w:lang w:val="en-US"/>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ins w:id="334" w:author="小宋" w:date="2026-07-06T23:32:13Z">
        <w:r>
          <w:rPr>
            <w:rFonts w:hint="eastAsia" w:ascii="Times New Roman Regular" w:hAnsi="Times New Roman Regular" w:cs="Times New Roman Regular"/>
            <w:sz w:val="21"/>
            <w:szCs w:val="21"/>
            <w:lang w:val="en-US" w:eastAsia="zh-CN"/>
          </w:rPr>
          <w:t>3</w:t>
        </w:r>
      </w:ins>
      <w:del w:id="335" w:author="小宋" w:date="2026-07-06T23:32:13Z">
        <w:r>
          <w:rPr>
            <w:rFonts w:hint="eastAsia" w:ascii="Times New Roman Regular" w:hAnsi="Times New Roman Regular" w:cs="Times New Roman Regular"/>
            <w:sz w:val="21"/>
            <w:szCs w:val="21"/>
            <w:lang w:val="en-US" w:eastAsia="zh-CN"/>
          </w:rPr>
          <w:delText>2</w:delText>
        </w:r>
      </w:del>
      <w:r>
        <w:rPr>
          <w:rFonts w:hint="eastAsia" w:ascii="Times New Roman Regular" w:hAnsi="Times New Roman Regular" w:cs="Times New Roman Regular"/>
          <w:sz w:val="21"/>
          <w:szCs w:val="21"/>
          <w:lang w:val="en-US" w:eastAsia="zh-CN"/>
        </w:rPr>
        <w:t xml:space="preserve"> 模型参数设置</w:t>
      </w:r>
    </w:p>
    <w:p w14:paraId="116283D0">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ins w:id="336" w:author="小宋" w:date="2026-07-06T23:32:15Z">
        <w:r>
          <w:rPr>
            <w:rFonts w:hint="eastAsia" w:ascii="Times New Roman Regular" w:hAnsi="Times New Roman Regular" w:cs="Times New Roman Regular"/>
            <w:sz w:val="21"/>
            <w:szCs w:val="21"/>
            <w:lang w:val="en-US" w:eastAsia="zh-CN"/>
          </w:rPr>
          <w:t>3</w:t>
        </w:r>
      </w:ins>
      <w:del w:id="337" w:author="小宋" w:date="2026-07-06T23:32:14Z">
        <w:r>
          <w:rPr>
            <w:rFonts w:hint="eastAsia" w:ascii="Times New Roman Regular" w:hAnsi="Times New Roman Regular" w:cs="Times New Roman Regular"/>
            <w:sz w:val="21"/>
            <w:szCs w:val="21"/>
            <w:lang w:val="en-US" w:eastAsia="zh-CN"/>
          </w:rPr>
          <w:delText>2</w:delText>
        </w:r>
      </w:del>
      <w:r>
        <w:rPr>
          <w:rFonts w:hint="eastAsia" w:ascii="Times New Roman Regular" w:hAnsi="Times New Roman Regular" w:cs="Times New Roman Regular"/>
          <w:sz w:val="21"/>
          <w:szCs w:val="21"/>
          <w:lang w:val="en-US" w:eastAsia="zh-CN"/>
        </w:rPr>
        <w:t xml:space="preserve"> </w:t>
      </w:r>
      <w:r>
        <w:rPr>
          <w:rFonts w:hint="eastAsia" w:ascii="Times New Roman Regular" w:hAnsi="Times New Roman Regular" w:cs="Times New Roman Regular"/>
          <w:sz w:val="21"/>
          <w:szCs w:val="21"/>
          <w:lang w:eastAsia="zh-Hans"/>
        </w:rPr>
        <w:t xml:space="preserve">Model </w:t>
      </w:r>
      <w:r>
        <w:rPr>
          <w:rFonts w:hint="eastAsia" w:ascii="Times New Roman Regular" w:hAnsi="Times New Roman Regular" w:cs="Times New Roman Regular"/>
          <w:sz w:val="21"/>
          <w:szCs w:val="21"/>
          <w:lang w:val="en-US" w:eastAsia="zh-CN"/>
        </w:rPr>
        <w:t>P</w:t>
      </w:r>
      <w:r>
        <w:rPr>
          <w:rFonts w:hint="eastAsia" w:ascii="Times New Roman Regular" w:hAnsi="Times New Roman Regular" w:cs="Times New Roman Regular"/>
          <w:sz w:val="21"/>
          <w:szCs w:val="21"/>
          <w:lang w:eastAsia="zh-Hans"/>
        </w:rPr>
        <w:t xml:space="preserve">arameter </w:t>
      </w:r>
      <w:r>
        <w:rPr>
          <w:rFonts w:hint="eastAsia" w:ascii="Times New Roman Regular" w:hAnsi="Times New Roman Regular" w:cs="Times New Roman Regular"/>
          <w:sz w:val="21"/>
          <w:szCs w:val="21"/>
          <w:lang w:val="en-US" w:eastAsia="zh-CN"/>
        </w:rPr>
        <w:t>C</w:t>
      </w:r>
      <w:r>
        <w:rPr>
          <w:rFonts w:hint="eastAsia" w:ascii="Times New Roman Regular" w:hAnsi="Times New Roman Regular" w:cs="Times New Roman Regular"/>
          <w:sz w:val="21"/>
          <w:szCs w:val="21"/>
          <w:lang w:eastAsia="zh-Hans"/>
        </w:rPr>
        <w:t>onfiguration</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9"/>
        <w:gridCol w:w="1301"/>
        <w:gridCol w:w="2730"/>
        <w:gridCol w:w="2847"/>
      </w:tblGrid>
      <w:tr w14:paraId="148E11F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71A02D6">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参数类别</w:t>
            </w:r>
          </w:p>
        </w:tc>
        <w:tc>
          <w:tcPr>
            <w:tcW w:w="1281" w:type="dxa"/>
            <w:tcBorders>
              <w:top w:val="single" w:color="auto" w:sz="12" w:space="0"/>
              <w:left w:val="nil"/>
              <w:bottom w:val="nil"/>
              <w:right w:val="nil"/>
            </w:tcBorders>
            <w:noWrap w:val="0"/>
            <w:tcMar>
              <w:top w:w="-1" w:type="dxa"/>
              <w:left w:w="-1" w:type="dxa"/>
              <w:bottom w:w="-1" w:type="dxa"/>
              <w:right w:w="-1" w:type="dxa"/>
            </w:tcMar>
            <w:vAlign w:val="center"/>
          </w:tcPr>
          <w:p w14:paraId="3D2EC415">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参数名称</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442D47C">
            <w:pPr>
              <w:snapToGrid w:val="0"/>
              <w:spacing w:line="240" w:lineRule="auto"/>
              <w:ind w:left="0" w:leftChars="0" w:right="0" w:rightChars="0" w:firstLine="0" w:firstLineChars="0"/>
              <w:jc w:val="center"/>
              <w:rPr>
                <w:rFonts w:eastAsiaTheme="minorEastAsia"/>
                <w:b/>
                <w:bCs/>
                <w:sz w:val="21"/>
                <w:szCs w:val="21"/>
              </w:rPr>
            </w:pPr>
            <w:r>
              <w:rPr>
                <w:rFonts w:hint="eastAsia" w:eastAsiaTheme="minorEastAsia"/>
                <w:b/>
                <w:bCs/>
                <w:sz w:val="21"/>
                <w:szCs w:val="21"/>
              </w:rPr>
              <w:t>配置值</w:t>
            </w:r>
          </w:p>
        </w:tc>
        <w:tc>
          <w:tcPr>
            <w:tcW w:w="2856" w:type="dxa"/>
            <w:tcBorders>
              <w:top w:val="single" w:color="auto" w:sz="12" w:space="0"/>
              <w:left w:val="nil"/>
              <w:bottom w:val="nil"/>
              <w:right w:val="nil"/>
            </w:tcBorders>
            <w:noWrap w:val="0"/>
            <w:tcMar>
              <w:top w:w="-1" w:type="dxa"/>
              <w:left w:w="-1" w:type="dxa"/>
              <w:bottom w:w="-1" w:type="dxa"/>
              <w:right w:w="-1" w:type="dxa"/>
            </w:tcMar>
            <w:vAlign w:val="center"/>
          </w:tcPr>
          <w:p w14:paraId="25DE5F10">
            <w:pPr>
              <w:snapToGrid w:val="0"/>
              <w:spacing w:line="240" w:lineRule="auto"/>
              <w:ind w:left="0" w:leftChars="0" w:right="0" w:rightChars="0" w:firstLine="0" w:firstLineChars="0"/>
              <w:jc w:val="center"/>
              <w:rPr>
                <w:rFonts w:hint="eastAsia" w:eastAsia="宋体"/>
                <w:b/>
                <w:bCs/>
                <w:sz w:val="21"/>
                <w:szCs w:val="21"/>
                <w:lang w:val="en-US" w:eastAsia="zh-CN"/>
              </w:rPr>
            </w:pPr>
            <w:r>
              <w:rPr>
                <w:rFonts w:hint="eastAsia"/>
                <w:b/>
                <w:bCs/>
                <w:sz w:val="21"/>
                <w:szCs w:val="21"/>
              </w:rPr>
              <w:t>备注</w:t>
            </w:r>
          </w:p>
        </w:tc>
      </w:tr>
      <w:tr w14:paraId="15CC097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EF269AA">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网络结构参数</w:t>
            </w:r>
          </w:p>
        </w:tc>
        <w:tc>
          <w:tcPr>
            <w:tcW w:w="1281" w:type="dxa"/>
            <w:tcBorders>
              <w:top w:val="single" w:color="auto" w:sz="4" w:space="0"/>
              <w:left w:val="nil"/>
              <w:bottom w:val="nil"/>
              <w:right w:val="nil"/>
            </w:tcBorders>
            <w:noWrap w:val="0"/>
            <w:tcMar>
              <w:top w:w="-1" w:type="dxa"/>
              <w:left w:w="-1" w:type="dxa"/>
              <w:bottom w:w="-1" w:type="dxa"/>
              <w:right w:w="-1" w:type="dxa"/>
            </w:tcMar>
            <w:vAlign w:val="center"/>
          </w:tcPr>
          <w:p w14:paraId="288AA81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骨干网络</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7207DA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ResNet-50</w:t>
            </w:r>
          </w:p>
        </w:tc>
        <w:tc>
          <w:tcPr>
            <w:tcW w:w="2856" w:type="dxa"/>
            <w:tcBorders>
              <w:top w:val="single" w:color="auto" w:sz="4" w:space="0"/>
              <w:left w:val="nil"/>
              <w:bottom w:val="nil"/>
              <w:right w:val="nil"/>
            </w:tcBorders>
            <w:noWrap w:val="0"/>
            <w:tcMar>
              <w:top w:w="-1" w:type="dxa"/>
              <w:left w:w="-1" w:type="dxa"/>
              <w:bottom w:w="-1" w:type="dxa"/>
              <w:right w:w="-1" w:type="dxa"/>
            </w:tcMar>
            <w:vAlign w:val="center"/>
          </w:tcPr>
          <w:p w14:paraId="00A10733">
            <w:pPr>
              <w:snapToGrid w:val="0"/>
              <w:spacing w:line="240" w:lineRule="auto"/>
              <w:ind w:left="0" w:leftChars="0" w:right="0" w:rightChars="0" w:firstLine="0" w:firstLineChars="0"/>
              <w:jc w:val="center"/>
              <w:rPr>
                <w:rFonts w:hint="default" w:eastAsia="宋体"/>
                <w:b w:val="0"/>
                <w:bCs w:val="0"/>
                <w:sz w:val="21"/>
                <w:szCs w:val="21"/>
                <w:lang w:val="en-US" w:eastAsia="zh-CN"/>
              </w:rPr>
            </w:pPr>
            <w:r>
              <w:rPr>
                <w:rFonts w:hint="eastAsia"/>
                <w:b w:val="0"/>
                <w:bCs w:val="0"/>
                <w:sz w:val="21"/>
                <w:szCs w:val="21"/>
                <w:lang w:val="en-US" w:eastAsia="zh-CN"/>
              </w:rPr>
              <w:t>预训练权重</w:t>
            </w:r>
          </w:p>
        </w:tc>
      </w:tr>
      <w:tr w14:paraId="362796A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90C779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特征维度</w:t>
            </w:r>
          </w:p>
        </w:tc>
        <w:tc>
          <w:tcPr>
            <w:tcW w:w="1281" w:type="dxa"/>
            <w:tcBorders>
              <w:top w:val="nil"/>
              <w:left w:val="nil"/>
              <w:bottom w:val="nil"/>
              <w:right w:val="nil"/>
            </w:tcBorders>
            <w:noWrap w:val="0"/>
            <w:tcMar>
              <w:top w:w="-1" w:type="dxa"/>
              <w:left w:w="-1" w:type="dxa"/>
              <w:bottom w:w="-1" w:type="dxa"/>
              <w:right w:w="-1" w:type="dxa"/>
            </w:tcMar>
            <w:vAlign w:val="center"/>
          </w:tcPr>
          <w:p w14:paraId="57BF5404">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27EFC75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256/512维</w:t>
            </w:r>
          </w:p>
        </w:tc>
        <w:tc>
          <w:tcPr>
            <w:tcW w:w="2856" w:type="dxa"/>
            <w:tcBorders>
              <w:top w:val="nil"/>
              <w:left w:val="nil"/>
              <w:bottom w:val="nil"/>
              <w:right w:val="nil"/>
            </w:tcBorders>
            <w:noWrap w:val="0"/>
            <w:tcMar>
              <w:top w:w="-1" w:type="dxa"/>
              <w:left w:w="-1" w:type="dxa"/>
              <w:bottom w:w="-1" w:type="dxa"/>
              <w:right w:w="-1" w:type="dxa"/>
            </w:tcMar>
            <w:vAlign w:val="center"/>
          </w:tcPr>
          <w:p w14:paraId="1EF35765">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rPr>
              <w:t>位置</w:t>
            </w:r>
            <w:r>
              <w:rPr>
                <w:rFonts w:hint="eastAsia" w:eastAsiaTheme="minorEastAsia"/>
                <w:b w:val="0"/>
                <w:bCs w:val="0"/>
                <w:sz w:val="21"/>
                <w:szCs w:val="21"/>
                <w:lang w:val="en-US" w:eastAsia="zh-CN"/>
              </w:rPr>
              <w:t>256维/</w:t>
            </w:r>
            <w:r>
              <w:rPr>
                <w:rFonts w:hint="eastAsia" w:eastAsiaTheme="minorEastAsia"/>
                <w:b w:val="0"/>
                <w:bCs w:val="0"/>
                <w:sz w:val="21"/>
                <w:szCs w:val="21"/>
              </w:rPr>
              <w:t>图像</w:t>
            </w:r>
            <w:r>
              <w:rPr>
                <w:rFonts w:hint="eastAsia" w:eastAsiaTheme="minorEastAsia"/>
                <w:b w:val="0"/>
                <w:bCs w:val="0"/>
                <w:sz w:val="21"/>
                <w:szCs w:val="21"/>
                <w:lang w:val="en-US" w:eastAsia="zh-CN"/>
              </w:rPr>
              <w:t>512维</w:t>
            </w:r>
          </w:p>
        </w:tc>
      </w:tr>
      <w:tr w14:paraId="41D6128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09A942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哈希码长度</w:t>
            </w:r>
          </w:p>
        </w:tc>
        <w:tc>
          <w:tcPr>
            <w:tcW w:w="1281" w:type="dxa"/>
            <w:tcBorders>
              <w:top w:val="nil"/>
              <w:left w:val="nil"/>
              <w:bottom w:val="nil"/>
              <w:right w:val="nil"/>
            </w:tcBorders>
            <w:noWrap w:val="0"/>
            <w:tcMar>
              <w:top w:w="-1" w:type="dxa"/>
              <w:left w:w="-1" w:type="dxa"/>
              <w:bottom w:w="-1" w:type="dxa"/>
              <w:right w:w="-1" w:type="dxa"/>
            </w:tcMar>
            <w:vAlign w:val="center"/>
          </w:tcPr>
          <w:p w14:paraId="7AC13AD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77EF75B8">
            <w:pPr>
              <w:snapToGrid w:val="0"/>
              <w:spacing w:line="240" w:lineRule="auto"/>
              <w:ind w:left="0" w:leftChars="0" w:right="0" w:rightChars="0" w:firstLine="0" w:firstLineChars="0"/>
              <w:jc w:val="center"/>
              <w:rPr>
                <w:rFonts w:hint="eastAsia" w:eastAsiaTheme="minorEastAsia"/>
                <w:b w:val="0"/>
                <w:bCs w:val="0"/>
                <w:sz w:val="21"/>
                <w:szCs w:val="21"/>
              </w:rPr>
            </w:pPr>
            <w:r>
              <w:rPr>
                <w:rFonts w:hint="eastAsia" w:eastAsiaTheme="minorEastAsia"/>
                <w:b w:val="0"/>
                <w:bCs w:val="0"/>
                <w:sz w:val="21"/>
                <w:szCs w:val="21"/>
                <w:lang w:val="en-US" w:eastAsia="zh-CN"/>
              </w:rPr>
              <w:t>128位</w:t>
            </w:r>
          </w:p>
        </w:tc>
        <w:tc>
          <w:tcPr>
            <w:tcW w:w="2856" w:type="dxa"/>
            <w:tcBorders>
              <w:top w:val="nil"/>
              <w:left w:val="nil"/>
              <w:bottom w:val="nil"/>
              <w:right w:val="nil"/>
            </w:tcBorders>
            <w:noWrap w:val="0"/>
            <w:tcMar>
              <w:top w:w="-1" w:type="dxa"/>
              <w:left w:w="-1" w:type="dxa"/>
              <w:bottom w:w="-1" w:type="dxa"/>
              <w:right w:w="-1" w:type="dxa"/>
            </w:tcMar>
            <w:vAlign w:val="center"/>
          </w:tcPr>
          <w:p w14:paraId="05D95052">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rPr>
              <w:t>二值哈希码，汉明距离计算</w:t>
            </w:r>
          </w:p>
        </w:tc>
      </w:tr>
      <w:tr w14:paraId="792690E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81EEDEB">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训练超参数</w:t>
            </w:r>
          </w:p>
        </w:tc>
        <w:tc>
          <w:tcPr>
            <w:tcW w:w="1281" w:type="dxa"/>
            <w:tcBorders>
              <w:top w:val="nil"/>
              <w:left w:val="nil"/>
              <w:bottom w:val="nil"/>
              <w:right w:val="nil"/>
            </w:tcBorders>
            <w:noWrap w:val="0"/>
            <w:tcMar>
              <w:top w:w="-1" w:type="dxa"/>
              <w:left w:w="-1" w:type="dxa"/>
              <w:bottom w:w="-1" w:type="dxa"/>
              <w:right w:w="-1" w:type="dxa"/>
            </w:tcMar>
            <w:vAlign w:val="center"/>
          </w:tcPr>
          <w:p w14:paraId="32A29E8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批次大小</w:t>
            </w:r>
          </w:p>
        </w:tc>
        <w:tc>
          <w:tcPr>
            <w:tcW w:w="0" w:type="auto"/>
            <w:tcBorders>
              <w:top w:val="nil"/>
              <w:left w:val="nil"/>
              <w:bottom w:val="nil"/>
              <w:right w:val="nil"/>
            </w:tcBorders>
            <w:noWrap w:val="0"/>
            <w:tcMar>
              <w:top w:w="-1" w:type="dxa"/>
              <w:left w:w="-1" w:type="dxa"/>
              <w:bottom w:w="-1" w:type="dxa"/>
              <w:right w:w="-1" w:type="dxa"/>
            </w:tcMar>
            <w:vAlign w:val="center"/>
          </w:tcPr>
          <w:p w14:paraId="093C34B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32</w:t>
            </w:r>
          </w:p>
        </w:tc>
        <w:tc>
          <w:tcPr>
            <w:tcW w:w="2856" w:type="dxa"/>
            <w:tcBorders>
              <w:top w:val="nil"/>
              <w:left w:val="nil"/>
              <w:bottom w:val="nil"/>
              <w:right w:val="nil"/>
            </w:tcBorders>
            <w:noWrap w:val="0"/>
            <w:tcMar>
              <w:top w:w="-1" w:type="dxa"/>
              <w:left w:w="-1" w:type="dxa"/>
              <w:bottom w:w="-1" w:type="dxa"/>
              <w:right w:w="-1" w:type="dxa"/>
            </w:tcMar>
            <w:vAlign w:val="center"/>
          </w:tcPr>
          <w:p w14:paraId="7441B6A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梯度稳定与样本多样性平衡</w:t>
            </w:r>
          </w:p>
        </w:tc>
      </w:tr>
      <w:tr w14:paraId="53CAF2F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3FACCA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训练轮数</w:t>
            </w:r>
          </w:p>
        </w:tc>
        <w:tc>
          <w:tcPr>
            <w:tcW w:w="1281" w:type="dxa"/>
            <w:tcBorders>
              <w:top w:val="nil"/>
              <w:left w:val="nil"/>
              <w:bottom w:val="nil"/>
              <w:right w:val="nil"/>
            </w:tcBorders>
            <w:noWrap w:val="0"/>
            <w:tcMar>
              <w:top w:w="-1" w:type="dxa"/>
              <w:left w:w="-1" w:type="dxa"/>
              <w:bottom w:w="-1" w:type="dxa"/>
              <w:right w:w="-1" w:type="dxa"/>
            </w:tcMar>
            <w:vAlign w:val="center"/>
          </w:tcPr>
          <w:p w14:paraId="236BEB9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A33250D">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kern w:val="2"/>
                <w:sz w:val="21"/>
                <w:szCs w:val="21"/>
                <w:lang w:val="en-US" w:eastAsia="zh-CN" w:bidi="ar-SA"/>
              </w:rPr>
            </w:pPr>
            <w:r>
              <w:rPr>
                <w:rFonts w:hint="eastAsia" w:eastAsiaTheme="minorEastAsia"/>
                <w:b w:val="0"/>
                <w:bCs w:val="0"/>
                <w:sz w:val="21"/>
                <w:szCs w:val="21"/>
                <w:lang w:val="en-US" w:eastAsia="zh-CN"/>
              </w:rPr>
              <w:t>50-100轮</w:t>
            </w:r>
          </w:p>
        </w:tc>
        <w:tc>
          <w:tcPr>
            <w:tcW w:w="2856" w:type="dxa"/>
            <w:tcBorders>
              <w:top w:val="nil"/>
              <w:left w:val="nil"/>
              <w:bottom w:val="nil"/>
              <w:right w:val="nil"/>
            </w:tcBorders>
            <w:noWrap w:val="0"/>
            <w:tcMar>
              <w:top w:w="-1" w:type="dxa"/>
              <w:left w:w="-1" w:type="dxa"/>
              <w:bottom w:w="-1" w:type="dxa"/>
              <w:right w:w="-1" w:type="dxa"/>
            </w:tcMar>
            <w:vAlign w:val="center"/>
          </w:tcPr>
          <w:p w14:paraId="533CD84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验证集连续5轮不提升停止</w:t>
            </w:r>
          </w:p>
        </w:tc>
      </w:tr>
      <w:tr w14:paraId="7077175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E20F925">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w:t>
            </w:r>
          </w:p>
        </w:tc>
        <w:tc>
          <w:tcPr>
            <w:tcW w:w="1281" w:type="dxa"/>
            <w:tcBorders>
              <w:top w:val="nil"/>
              <w:left w:val="nil"/>
              <w:bottom w:val="nil"/>
              <w:right w:val="nil"/>
            </w:tcBorders>
            <w:noWrap w:val="0"/>
            <w:tcMar>
              <w:top w:w="-1" w:type="dxa"/>
              <w:left w:w="-1" w:type="dxa"/>
              <w:bottom w:w="-1" w:type="dxa"/>
              <w:right w:w="-1" w:type="dxa"/>
            </w:tcMar>
            <w:vAlign w:val="center"/>
          </w:tcPr>
          <w:p w14:paraId="40274B34">
            <w:pPr>
              <w:snapToGrid w:val="0"/>
              <w:spacing w:line="240" w:lineRule="auto"/>
              <w:ind w:left="0" w:leftChars="0" w:right="0" w:rightChars="0" w:firstLine="0" w:firstLineChars="0"/>
              <w:jc w:val="center"/>
              <w:rPr>
                <w:rFonts w:hint="default" w:eastAsiaTheme="minorEastAsia"/>
                <w:b w:val="0"/>
                <w:bCs w:val="0"/>
                <w:sz w:val="21"/>
                <w:szCs w:val="21"/>
                <w:vertAlign w:val="subscript"/>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5030D47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1×10</w:t>
            </w:r>
            <w:r>
              <w:rPr>
                <w:rFonts w:hint="default" w:ascii="Times New Roman" w:hAnsi="Times New Roman" w:cs="Times New Roman" w:eastAsiaTheme="minorEastAsia"/>
                <w:b w:val="0"/>
                <w:bCs w:val="0"/>
                <w:sz w:val="21"/>
                <w:szCs w:val="21"/>
                <w:vertAlign w:val="superscript"/>
                <w:lang w:val="en-US" w:eastAsia="zh-CN"/>
              </w:rPr>
              <w:t>-4</w:t>
            </w:r>
          </w:p>
        </w:tc>
        <w:tc>
          <w:tcPr>
            <w:tcW w:w="2856" w:type="dxa"/>
            <w:tcBorders>
              <w:top w:val="nil"/>
              <w:left w:val="nil"/>
              <w:bottom w:val="nil"/>
              <w:right w:val="nil"/>
            </w:tcBorders>
            <w:noWrap w:val="0"/>
            <w:tcMar>
              <w:top w:w="-1" w:type="dxa"/>
              <w:left w:w="-1" w:type="dxa"/>
              <w:bottom w:w="-1" w:type="dxa"/>
              <w:right w:w="-1" w:type="dxa"/>
            </w:tcMar>
            <w:vAlign w:val="center"/>
          </w:tcPr>
          <w:p w14:paraId="0ACE9A94">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lang w:val="en-US" w:eastAsia="zh-CN"/>
              </w:rPr>
              <w:t>初始学习率</w:t>
            </w:r>
          </w:p>
        </w:tc>
      </w:tr>
      <w:tr w14:paraId="26CD6BA1">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979772">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学习率衰减</w:t>
            </w:r>
          </w:p>
        </w:tc>
        <w:tc>
          <w:tcPr>
            <w:tcW w:w="1281" w:type="dxa"/>
            <w:tcBorders>
              <w:top w:val="nil"/>
              <w:left w:val="nil"/>
              <w:bottom w:val="nil"/>
              <w:right w:val="nil"/>
            </w:tcBorders>
            <w:noWrap w:val="0"/>
            <w:tcMar>
              <w:top w:w="-1" w:type="dxa"/>
              <w:left w:w="-1" w:type="dxa"/>
              <w:bottom w:w="-1" w:type="dxa"/>
              <w:right w:w="-1" w:type="dxa"/>
            </w:tcMar>
            <w:vAlign w:val="center"/>
          </w:tcPr>
          <w:p w14:paraId="77CBB29D">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余弦退火</w:t>
            </w:r>
          </w:p>
        </w:tc>
        <w:tc>
          <w:tcPr>
            <w:tcW w:w="0" w:type="auto"/>
            <w:tcBorders>
              <w:top w:val="nil"/>
              <w:left w:val="nil"/>
              <w:bottom w:val="nil"/>
              <w:right w:val="nil"/>
            </w:tcBorders>
            <w:noWrap w:val="0"/>
            <w:tcMar>
              <w:top w:w="-1" w:type="dxa"/>
              <w:left w:w="-1" w:type="dxa"/>
              <w:bottom w:w="-1" w:type="dxa"/>
              <w:right w:w="-1" w:type="dxa"/>
            </w:tcMar>
            <w:vAlign w:val="center"/>
          </w:tcPr>
          <w:p w14:paraId="10546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最小值1×10</w:t>
            </w:r>
            <w:r>
              <w:rPr>
                <w:rFonts w:hint="eastAsia" w:eastAsiaTheme="minorEastAsia"/>
                <w:b w:val="0"/>
                <w:bCs w:val="0"/>
                <w:sz w:val="21"/>
                <w:szCs w:val="21"/>
                <w:vertAlign w:val="superscript"/>
                <w:lang w:val="en-US" w:eastAsia="zh-CN"/>
              </w:rPr>
              <w:t>-6</w:t>
            </w:r>
            <w:r>
              <w:rPr>
                <w:rFonts w:hint="eastAsia" w:eastAsiaTheme="minorEastAsia"/>
                <w:b w:val="0"/>
                <w:bCs w:val="0"/>
                <w:sz w:val="21"/>
                <w:szCs w:val="21"/>
                <w:lang w:val="en-US" w:eastAsia="zh-CN"/>
              </w:rPr>
              <w:t>，平滑下降</w:t>
            </w:r>
          </w:p>
        </w:tc>
        <w:tc>
          <w:tcPr>
            <w:tcW w:w="2856" w:type="dxa"/>
            <w:tcBorders>
              <w:top w:val="nil"/>
              <w:left w:val="nil"/>
              <w:bottom w:val="nil"/>
              <w:right w:val="nil"/>
            </w:tcBorders>
            <w:noWrap w:val="0"/>
            <w:tcMar>
              <w:top w:w="-1" w:type="dxa"/>
              <w:left w:w="-1" w:type="dxa"/>
              <w:bottom w:w="-1" w:type="dxa"/>
              <w:right w:w="-1" w:type="dxa"/>
            </w:tcMar>
            <w:vAlign w:val="center"/>
          </w:tcPr>
          <w:p w14:paraId="304F6FE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130CC05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3620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优化器</w:t>
            </w:r>
          </w:p>
        </w:tc>
        <w:tc>
          <w:tcPr>
            <w:tcW w:w="1281" w:type="dxa"/>
            <w:tcBorders>
              <w:top w:val="nil"/>
              <w:left w:val="nil"/>
              <w:bottom w:val="nil"/>
              <w:right w:val="nil"/>
            </w:tcBorders>
            <w:noWrap w:val="0"/>
            <w:tcMar>
              <w:top w:w="-1" w:type="dxa"/>
              <w:left w:w="-1" w:type="dxa"/>
              <w:bottom w:w="-1" w:type="dxa"/>
              <w:right w:w="-1" w:type="dxa"/>
            </w:tcMar>
            <w:vAlign w:val="center"/>
          </w:tcPr>
          <w:p w14:paraId="4F2AC334">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Adam</w:t>
            </w:r>
          </w:p>
        </w:tc>
        <w:tc>
          <w:tcPr>
            <w:tcW w:w="0" w:type="auto"/>
            <w:tcBorders>
              <w:top w:val="nil"/>
              <w:left w:val="nil"/>
              <w:bottom w:val="nil"/>
              <w:right w:val="nil"/>
            </w:tcBorders>
            <w:noWrap w:val="0"/>
            <w:tcMar>
              <w:top w:w="-1" w:type="dxa"/>
              <w:left w:w="-1" w:type="dxa"/>
              <w:bottom w:w="-1" w:type="dxa"/>
              <w:right w:w="-1" w:type="dxa"/>
            </w:tcMar>
            <w:vAlign w:val="center"/>
          </w:tcPr>
          <w:p w14:paraId="1BEA0BF9">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β</w:t>
            </w:r>
            <w:r>
              <w:rPr>
                <w:rFonts w:hint="default" w:ascii="Times New Roman" w:hAnsi="Times New Roman" w:cs="Times New Roman" w:eastAsiaTheme="minorEastAsia"/>
                <w:b w:val="0"/>
                <w:bCs w:val="0"/>
                <w:sz w:val="21"/>
                <w:szCs w:val="21"/>
                <w:vertAlign w:val="subscript"/>
                <w:lang w:val="en-US" w:eastAsia="zh-CN"/>
              </w:rPr>
              <w:t>1</w:t>
            </w:r>
            <w:r>
              <w:rPr>
                <w:rFonts w:hint="default" w:ascii="Times New Roman" w:hAnsi="Times New Roman" w:cs="Times New Roman" w:eastAsiaTheme="minorEastAsia"/>
                <w:b w:val="0"/>
                <w:bCs w:val="0"/>
                <w:sz w:val="21"/>
                <w:szCs w:val="21"/>
                <w:lang w:val="en-US" w:eastAsia="zh-CN"/>
              </w:rPr>
              <w:t>=0.9,β2 =0.999</w:t>
            </w:r>
          </w:p>
        </w:tc>
        <w:tc>
          <w:tcPr>
            <w:tcW w:w="2856" w:type="dxa"/>
            <w:tcBorders>
              <w:top w:val="nil"/>
              <w:left w:val="nil"/>
              <w:bottom w:val="nil"/>
              <w:right w:val="nil"/>
            </w:tcBorders>
            <w:noWrap w:val="0"/>
            <w:tcMar>
              <w:top w:w="-1" w:type="dxa"/>
              <w:left w:w="-1" w:type="dxa"/>
              <w:bottom w:w="-1" w:type="dxa"/>
              <w:right w:w="-1" w:type="dxa"/>
            </w:tcMar>
            <w:vAlign w:val="center"/>
          </w:tcPr>
          <w:p w14:paraId="121CC95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72DC9CD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3633A3">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6CD447B1">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Triplet Loss</w:t>
            </w:r>
          </w:p>
        </w:tc>
        <w:tc>
          <w:tcPr>
            <w:tcW w:w="0" w:type="auto"/>
            <w:tcBorders>
              <w:top w:val="nil"/>
              <w:left w:val="nil"/>
              <w:bottom w:val="nil"/>
              <w:right w:val="nil"/>
            </w:tcBorders>
            <w:noWrap w:val="0"/>
            <w:tcMar>
              <w:top w:w="-1" w:type="dxa"/>
              <w:left w:w="-1" w:type="dxa"/>
              <w:bottom w:w="-1" w:type="dxa"/>
              <w:right w:w="-1" w:type="dxa"/>
            </w:tcMar>
            <w:vAlign w:val="center"/>
          </w:tcPr>
          <w:p w14:paraId="652FB712">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10/16</w:t>
            </w:r>
          </w:p>
        </w:tc>
        <w:tc>
          <w:tcPr>
            <w:tcW w:w="2856" w:type="dxa"/>
            <w:tcBorders>
              <w:top w:val="nil"/>
              <w:left w:val="nil"/>
              <w:bottom w:val="nil"/>
              <w:right w:val="nil"/>
            </w:tcBorders>
            <w:noWrap w:val="0"/>
            <w:tcMar>
              <w:top w:w="-1" w:type="dxa"/>
              <w:left w:w="-1" w:type="dxa"/>
              <w:bottom w:w="-1" w:type="dxa"/>
              <w:right w:w="-1" w:type="dxa"/>
            </w:tcMar>
            <w:vAlign w:val="center"/>
          </w:tcPr>
          <w:p w14:paraId="3E254CC5">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主导损失，拉大类间距离</w:t>
            </w:r>
          </w:p>
        </w:tc>
      </w:tr>
      <w:tr w14:paraId="0BD1E285">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9BB2809">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kern w:val="2"/>
                <w:sz w:val="21"/>
                <w:szCs w:val="21"/>
                <w:lang w:val="en-US" w:eastAsia="zh-CN" w:bidi="ar-SA"/>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340E39A1">
            <w:pPr>
              <w:tabs>
                <w:tab w:val="left" w:pos="319"/>
              </w:tabs>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Contrastive Loss</w:t>
            </w:r>
          </w:p>
        </w:tc>
        <w:tc>
          <w:tcPr>
            <w:tcW w:w="0" w:type="auto"/>
            <w:tcBorders>
              <w:top w:val="nil"/>
              <w:left w:val="nil"/>
              <w:bottom w:val="nil"/>
              <w:right w:val="nil"/>
            </w:tcBorders>
            <w:noWrap w:val="0"/>
            <w:tcMar>
              <w:top w:w="-1" w:type="dxa"/>
              <w:left w:w="-1" w:type="dxa"/>
              <w:bottom w:w="-1" w:type="dxa"/>
              <w:right w:w="-1" w:type="dxa"/>
            </w:tcMar>
            <w:vAlign w:val="center"/>
          </w:tcPr>
          <w:p w14:paraId="650C93AC">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5/16</w:t>
            </w:r>
          </w:p>
        </w:tc>
        <w:tc>
          <w:tcPr>
            <w:tcW w:w="2856" w:type="dxa"/>
            <w:tcBorders>
              <w:top w:val="nil"/>
              <w:left w:val="nil"/>
              <w:bottom w:val="nil"/>
              <w:right w:val="nil"/>
            </w:tcBorders>
            <w:noWrap w:val="0"/>
            <w:tcMar>
              <w:top w:w="-1" w:type="dxa"/>
              <w:left w:w="-1" w:type="dxa"/>
              <w:bottom w:w="-1" w:type="dxa"/>
              <w:right w:w="-1" w:type="dxa"/>
            </w:tcMar>
            <w:vAlign w:val="center"/>
          </w:tcPr>
          <w:p w14:paraId="060DC668">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辅助损失，增强类内聚集</w:t>
            </w:r>
          </w:p>
        </w:tc>
      </w:tr>
      <w:tr w14:paraId="11F49F5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E38B20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量化损失权重</w:t>
            </w:r>
          </w:p>
        </w:tc>
        <w:tc>
          <w:tcPr>
            <w:tcW w:w="1281" w:type="dxa"/>
            <w:tcBorders>
              <w:top w:val="nil"/>
              <w:left w:val="nil"/>
              <w:bottom w:val="nil"/>
              <w:right w:val="nil"/>
            </w:tcBorders>
            <w:noWrap w:val="0"/>
            <w:tcMar>
              <w:top w:w="-1" w:type="dxa"/>
              <w:left w:w="-1" w:type="dxa"/>
              <w:bottom w:w="-1" w:type="dxa"/>
              <w:right w:w="-1" w:type="dxa"/>
            </w:tcMar>
            <w:vAlign w:val="center"/>
          </w:tcPr>
          <w:p w14:paraId="12102162">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Quantization Loss</w:t>
            </w:r>
          </w:p>
        </w:tc>
        <w:tc>
          <w:tcPr>
            <w:tcW w:w="2737" w:type="dxa"/>
            <w:tcBorders>
              <w:top w:val="nil"/>
              <w:left w:val="nil"/>
              <w:bottom w:val="nil"/>
              <w:right w:val="nil"/>
            </w:tcBorders>
            <w:noWrap w:val="0"/>
            <w:tcMar>
              <w:top w:w="-1" w:type="dxa"/>
              <w:left w:w="-1" w:type="dxa"/>
              <w:bottom w:w="-1" w:type="dxa"/>
              <w:right w:w="-1" w:type="dxa"/>
            </w:tcMar>
            <w:vAlign w:val="center"/>
          </w:tcPr>
          <w:p w14:paraId="6CD5F406">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1/16</w:t>
            </w:r>
          </w:p>
        </w:tc>
        <w:tc>
          <w:tcPr>
            <w:tcW w:w="2856" w:type="dxa"/>
            <w:tcBorders>
              <w:top w:val="nil"/>
              <w:left w:val="nil"/>
              <w:bottom w:val="nil"/>
              <w:right w:val="nil"/>
            </w:tcBorders>
            <w:noWrap w:val="0"/>
            <w:tcMar>
              <w:top w:w="-1" w:type="dxa"/>
              <w:left w:w="-1" w:type="dxa"/>
              <w:bottom w:w="-1" w:type="dxa"/>
              <w:right w:w="-1" w:type="dxa"/>
            </w:tcMar>
            <w:vAlign w:val="center"/>
          </w:tcPr>
          <w:p w14:paraId="4BA6B5E6">
            <w:pPr>
              <w:snapToGrid w:val="0"/>
              <w:spacing w:line="240" w:lineRule="auto"/>
              <w:ind w:left="0" w:leftChars="0" w:right="0" w:rightChars="0" w:firstLine="0" w:firstLineChars="0"/>
              <w:jc w:val="center"/>
              <w:rPr>
                <w:rFonts w:hint="default" w:eastAsia="宋体"/>
                <w:b w:val="0"/>
                <w:bCs w:val="0"/>
                <w:sz w:val="21"/>
                <w:szCs w:val="21"/>
                <w:lang w:val="en-US" w:eastAsia="zh-CN"/>
              </w:rPr>
            </w:pPr>
            <w:r>
              <w:rPr>
                <w:rFonts w:hint="eastAsia"/>
                <w:b w:val="0"/>
                <w:bCs w:val="0"/>
                <w:sz w:val="21"/>
                <w:szCs w:val="21"/>
                <w:lang w:val="en-US" w:eastAsia="zh-CN"/>
              </w:rPr>
              <w:t>约束损失，保证哈希质量</w:t>
            </w:r>
          </w:p>
        </w:tc>
      </w:tr>
      <w:tr w14:paraId="4146083A">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PrEx>
        <w:trPr>
          <w:trHeight w:val="397" w:hRule="atLeast"/>
          <w:jc w:val="center"/>
        </w:trPr>
        <w:tc>
          <w:tcPr>
            <w:tcW w:w="1783" w:type="dxa"/>
            <w:tcBorders>
              <w:top w:val="nil"/>
              <w:left w:val="nil"/>
              <w:bottom w:val="single" w:color="auto" w:sz="12" w:space="0"/>
              <w:right w:val="nil"/>
            </w:tcBorders>
            <w:noWrap w:val="0"/>
            <w:tcMar>
              <w:top w:w="-1" w:type="dxa"/>
              <w:left w:w="-1" w:type="dxa"/>
              <w:bottom w:w="-1" w:type="dxa"/>
              <w:right w:w="-1" w:type="dxa"/>
            </w:tcMar>
            <w:vAlign w:val="center"/>
          </w:tcPr>
          <w:p w14:paraId="3682143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Margin间隔</w:t>
            </w:r>
          </w:p>
        </w:tc>
        <w:tc>
          <w:tcPr>
            <w:tcW w:w="1281" w:type="dxa"/>
            <w:tcBorders>
              <w:top w:val="nil"/>
              <w:left w:val="nil"/>
              <w:bottom w:val="single" w:color="auto" w:sz="12" w:space="0"/>
              <w:right w:val="nil"/>
            </w:tcBorders>
            <w:noWrap w:val="0"/>
            <w:tcMar>
              <w:top w:w="-1" w:type="dxa"/>
              <w:left w:w="-1" w:type="dxa"/>
              <w:bottom w:w="-1" w:type="dxa"/>
              <w:right w:w="-1" w:type="dxa"/>
            </w:tcMar>
            <w:vAlign w:val="center"/>
          </w:tcPr>
          <w:p w14:paraId="58AF5456">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single" w:color="auto" w:sz="12" w:space="0"/>
              <w:right w:val="nil"/>
            </w:tcBorders>
            <w:noWrap w:val="0"/>
            <w:tcMar>
              <w:top w:w="-1" w:type="dxa"/>
              <w:left w:w="-1" w:type="dxa"/>
              <w:bottom w:w="-1" w:type="dxa"/>
              <w:right w:w="-1" w:type="dxa"/>
            </w:tcMar>
            <w:vAlign w:val="center"/>
          </w:tcPr>
          <w:p w14:paraId="1F878832">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eastAsiaTheme="minorEastAsia"/>
                <w:b w:val="0"/>
                <w:bCs w:val="0"/>
                <w:sz w:val="21"/>
                <w:szCs w:val="21"/>
                <w:lang w:val="en-US" w:eastAsia="zh-CN"/>
              </w:rPr>
              <w:t>0.5</w:t>
            </w:r>
          </w:p>
        </w:tc>
        <w:tc>
          <w:tcPr>
            <w:tcW w:w="2856" w:type="dxa"/>
            <w:tcBorders>
              <w:top w:val="nil"/>
              <w:left w:val="nil"/>
              <w:bottom w:val="single" w:color="auto" w:sz="12" w:space="0"/>
              <w:right w:val="nil"/>
            </w:tcBorders>
            <w:noWrap w:val="0"/>
            <w:tcMar>
              <w:top w:w="-1" w:type="dxa"/>
              <w:left w:w="-1" w:type="dxa"/>
              <w:bottom w:w="-1" w:type="dxa"/>
              <w:right w:w="-1" w:type="dxa"/>
            </w:tcMar>
            <w:vAlign w:val="center"/>
          </w:tcPr>
          <w:p w14:paraId="32C710A6">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三元组损失正负样本间隔</w:t>
            </w:r>
          </w:p>
        </w:tc>
      </w:tr>
      <w:bookmarkEnd w:id="115"/>
    </w:tbl>
    <w:p w14:paraId="2C93B3A1">
      <w:pPr>
        <w:pStyle w:val="3"/>
        <w:spacing w:before="193"/>
        <w:rPr>
          <w:rFonts w:hint="eastAsia" w:ascii="黑体" w:hAnsi="黑体" w:cs="黑体"/>
        </w:rPr>
      </w:pPr>
      <w:bookmarkStart w:id="122" w:name="_Toc12000"/>
      <w:bookmarkStart w:id="123" w:name="_Toc1898680015"/>
      <w:bookmarkStart w:id="124" w:name="_Toc2221"/>
      <w:bookmarkStart w:id="125" w:name="_Toc25441"/>
      <w:r>
        <w:rPr>
          <w:rFonts w:eastAsia="宋体"/>
        </w:rPr>
        <w:t>3.</w:t>
      </w:r>
      <w:r>
        <w:rPr>
          <w:rFonts w:hint="eastAsia" w:eastAsia="宋体"/>
        </w:rPr>
        <w:t>4</w:t>
      </w:r>
      <w:bookmarkEnd w:id="122"/>
      <w:bookmarkEnd w:id="123"/>
      <w:r>
        <w:rPr>
          <w:rFonts w:hint="eastAsia" w:eastAsia="宋体"/>
          <w:lang w:val="en-US" w:eastAsia="zh-CN"/>
        </w:rPr>
        <w:t xml:space="preserve"> </w:t>
      </w:r>
      <w:r>
        <w:rPr>
          <w:rFonts w:hint="eastAsia" w:ascii="黑体" w:hAnsi="黑体" w:cs="黑体"/>
        </w:rPr>
        <w:t>实验构建与结果分析</w:t>
      </w:r>
      <w:bookmarkEnd w:id="124"/>
      <w:bookmarkEnd w:id="125"/>
    </w:p>
    <w:p w14:paraId="395EF809">
      <w:pPr>
        <w:pStyle w:val="4"/>
        <w:rPr>
          <w:rFonts w:hint="eastAsia" w:ascii="黑体" w:hAnsi="黑体" w:cs="黑体"/>
        </w:rPr>
      </w:pPr>
      <w:bookmarkStart w:id="126" w:name="_Toc32642"/>
      <w:bookmarkStart w:id="127" w:name="_Toc32592"/>
      <w:r>
        <w:t>3.4.1</w:t>
      </w:r>
      <w:r>
        <w:rPr>
          <w:rFonts w:hint="eastAsia"/>
          <w:lang w:val="en-US" w:eastAsia="zh-CN"/>
        </w:rPr>
        <w:t xml:space="preserve"> </w:t>
      </w:r>
      <w:r>
        <w:rPr>
          <w:rFonts w:hint="eastAsia" w:ascii="黑体" w:hAnsi="黑体" w:cs="黑体"/>
        </w:rPr>
        <w:t>基线模型选择</w:t>
      </w:r>
      <w:bookmarkEnd w:id="126"/>
      <w:bookmarkEnd w:id="127"/>
    </w:p>
    <w:p w14:paraId="53B24F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为客观地评估本文所提出的DHLM在古树名木多模态检索任务中的有效性与先进性，本节在两个数据集上开展分层实验：首先在iNaturalist 2018数据集上进行预训练和通用性能评估，验证DHLM在通用植物检索场景中的基础能力；随后在BFATH古树名木数据集上进行领域微调和最终评估，验证模型在真实古树名木场景中的有效性。基线对比实验统一在iNaturalist 2018数据集上进行，以确保与现有文献的可比性；消融实验统一在iNaturalist 2018验证集上进行，以控制变量、精确量化各模块贡献。为确保实验结果的可重复性，本研究所有实验均采用固定的随机种子（seed=42）进行初始化，并在相同软硬件环境下独立运行。为确保方法间比较的公平性，本研究所有实验在固定随机种子（seed=42）和相同软硬件环境下运行，各方法使用相同的数据划分和评估代码。考虑到计算成本及领域惯例，本论文报告固定种子下的单次运行结果，核心结论已通过预实验多次验证确认稳定性。所有方法均使用相同的随机种子、相同的数据划分和相同的评估代码，确保方法间的相对比较公平可靠。核心结论（DHLM优于基线方法的性能排序）已通过预实验阶段的多次验证运行确认其一致性。上述实验设计明确区分了两个数据集的职能：iNaturalist 2018承担核心性能对比（表3.3）、融合策略对比（表3.6）与消融实验（表3.7），保证统计稳健性；BFATH承担领域微调验证与系统演示，关注模型在真实古树名木场景中的迁移有效性。</w:t>
      </w:r>
    </w:p>
    <w:p w14:paraId="3CF85163">
      <w:pPr>
        <w:ind w:firstLine="420"/>
      </w:pPr>
      <w:r>
        <w:rPr>
          <w:rFonts w:hint="eastAsia"/>
        </w:rPr>
        <w:t>鉴于传统非深度学习方法（如LSH、SH）及早期深度哈希方法（如DHN）在特征表征能力上已显著落后于近年基于深度神经网络的方法，难以满足古树名木多模态检索的精度需求，故本文聚焦于近年的深度哈希代表性方法进行对比分析。为控制实验规模，本文优先选取各技术路线的开创性工作（HashNet/DCH）及截至2023年的SOTA（MDSH）进行对比</w:t>
      </w:r>
      <w:r>
        <w:rPr>
          <w:rFonts w:hint="eastAsia"/>
          <w:lang w:eastAsia="zh-CN"/>
        </w:rPr>
        <w:t>，</w:t>
      </w:r>
      <w:r>
        <w:rPr>
          <w:rFonts w:hint="eastAsia"/>
          <w:lang w:val="en-US" w:eastAsia="zh-CN"/>
        </w:rPr>
        <w:t>本节选取深度哈希领域中具有代表性的三个模型作为基线模型开展对照实验</w:t>
      </w:r>
      <w:r>
        <w:rPr>
          <w:rFonts w:hint="eastAsia"/>
        </w:rPr>
        <w:t>：</w:t>
      </w:r>
    </w:p>
    <w:p w14:paraId="1D57091A">
      <w:pPr>
        <w:numPr>
          <w:ilvl w:val="0"/>
          <w:numId w:val="11"/>
        </w:numPr>
        <w:ind w:firstLine="420"/>
      </w:pPr>
      <w:r>
        <w:rPr>
          <w:rFonts w:hint="eastAsia"/>
          <w:lang w:val="en-US" w:eastAsia="zh-CN"/>
        </w:rPr>
        <w:t>HashNet模型</w:t>
      </w:r>
    </w:p>
    <w:p w14:paraId="2F04DE86">
      <w:pPr>
        <w:ind w:firstLine="420"/>
      </w:pPr>
      <w:r>
        <w:rPr>
          <w:rFonts w:hint="eastAsia"/>
          <w:lang w:val="en-US" w:eastAsia="zh-CN"/>
        </w:rPr>
        <w:t>2017年，Cao</w:t>
      </w:r>
      <w:r>
        <w:rPr>
          <w:rFonts w:hint="eastAsia"/>
        </w:rPr>
        <w:t>等</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rPr>
        <w:t>提出的深度哈希网络，首次引入连续松弛（</w:t>
      </w:r>
      <w:r>
        <w:rPr>
          <w:rFonts w:hint="eastAsia"/>
          <w:lang w:val="en-US" w:eastAsia="zh-CN"/>
        </w:rPr>
        <w:t>C</w:t>
      </w:r>
      <w:r>
        <w:rPr>
          <w:rFonts w:hint="eastAsia"/>
        </w:rPr>
        <w:t>ontinuation）优化策略，以平滑函数逐步逼近符号函数，有效缓解哈希学习中的量化误差问题。HashNet奠定了连续松弛策略在深度哈希中的基础地位，是当前深度哈希研究的主流</w:t>
      </w:r>
      <w:r>
        <w:rPr>
          <w:rFonts w:hint="eastAsia"/>
          <w:lang w:val="en-US" w:eastAsia="zh-CN"/>
        </w:rPr>
        <w:t>基线方法</w:t>
      </w:r>
      <w:r>
        <w:rPr>
          <w:rFonts w:hint="eastAsia"/>
        </w:rPr>
        <w:t>。</w:t>
      </w:r>
    </w:p>
    <w:p w14:paraId="68D9775F">
      <w:pPr>
        <w:numPr>
          <w:ilvl w:val="0"/>
          <w:numId w:val="11"/>
        </w:numPr>
        <w:ind w:firstLine="420"/>
      </w:pPr>
      <w:r>
        <w:rPr>
          <w:rFonts w:hint="eastAsia"/>
          <w:lang w:val="en-US" w:eastAsia="zh-CN"/>
        </w:rPr>
        <w:t>DCH模型</w:t>
      </w:r>
    </w:p>
    <w:p w14:paraId="79C5564B">
      <w:pPr>
        <w:ind w:firstLine="420"/>
      </w:pPr>
      <w:r>
        <w:rPr>
          <w:rFonts w:hint="eastAsia"/>
          <w:lang w:val="en-US" w:eastAsia="zh-CN"/>
        </w:rPr>
        <w:t>2018年，Cao</w:t>
      </w:r>
      <w:r>
        <w:rPr>
          <w:rFonts w:hint="eastAsia"/>
        </w:rPr>
        <w:t>等</w:t>
      </w:r>
      <w:r>
        <w:rPr>
          <w:rFonts w:hint="eastAsia"/>
          <w:vertAlign w:val="superscript"/>
          <w:lang w:val="en-US" w:eastAsia="zh-CN"/>
        </w:rPr>
        <w:fldChar w:fldCharType="begin"/>
      </w:r>
      <w:r>
        <w:instrText xml:space="preserve"> REF _Ref1088561762 \r \h  \* MERGEFORMAT</w:instrText>
      </w:r>
      <w:r>
        <w:rPr>
          <w:rFonts w:hint="eastAsia"/>
          <w:vertAlign w:val="superscript"/>
          <w:lang w:val="en-US" w:eastAsia="zh-CN"/>
        </w:rPr>
        <w:fldChar w:fldCharType="separate"/>
      </w:r>
      <w:r>
        <w:rPr>
          <w:rFonts w:hint="eastAsia"/>
          <w:vertAlign w:val="superscript"/>
          <w:lang w:val="en-US" w:eastAsia="zh-CN"/>
        </w:rPr>
        <w:t>[41]</w:t>
      </w:r>
      <w:r>
        <w:rPr>
          <w:rFonts w:hint="eastAsia"/>
          <w:vertAlign w:val="superscript"/>
          <w:lang w:val="en-US" w:eastAsia="zh-CN"/>
        </w:rPr>
        <w:fldChar w:fldCharType="end"/>
      </w:r>
      <w:r>
        <w:rPr>
          <w:rFonts w:hint="eastAsia"/>
          <w:lang w:val="en-US" w:eastAsia="zh-CN"/>
        </w:rPr>
        <w:t>同团队后续</w:t>
      </w:r>
      <w:r>
        <w:rPr>
          <w:rFonts w:hint="eastAsia"/>
        </w:rPr>
        <w:t>提出的深度Cauchy哈希方法，采用Cauchy分布拟合样本对相似度分布，利用其重尾特性设计成对损失函数；同时引入动态</w:t>
      </w:r>
      <w:r>
        <w:rPr>
          <w:rFonts w:hint="eastAsia"/>
          <w:lang w:val="en-US" w:eastAsia="zh-CN"/>
        </w:rPr>
        <w:t>难例挖掘</w:t>
      </w:r>
      <w:r>
        <w:rPr>
          <w:rFonts w:hint="eastAsia"/>
        </w:rPr>
        <w:t>机制，自适应调整难例采样策略，显著提升模型对困难样本的判别能力。</w:t>
      </w:r>
    </w:p>
    <w:p w14:paraId="228C72D5">
      <w:pPr>
        <w:numPr>
          <w:ilvl w:val="0"/>
          <w:numId w:val="11"/>
        </w:numPr>
        <w:ind w:firstLine="420"/>
      </w:pPr>
      <w:r>
        <w:rPr>
          <w:rFonts w:hint="eastAsia"/>
          <w:lang w:val="en-US" w:eastAsia="zh-CN"/>
        </w:rPr>
        <w:t>MDSH模型</w:t>
      </w:r>
    </w:p>
    <w:p w14:paraId="011E2B53">
      <w:pPr>
        <w:ind w:firstLine="420"/>
      </w:pPr>
      <w:r>
        <w:rPr>
          <w:rFonts w:hint="eastAsia"/>
          <w:lang w:val="en-US" w:eastAsia="zh-CN"/>
        </w:rPr>
        <w:t>2023年，Wang</w:t>
      </w:r>
      <w:r>
        <w:rPr>
          <w:rFonts w:hint="eastAsia"/>
        </w:rPr>
        <w:t>等</w:t>
      </w:r>
      <w:r>
        <w:rPr>
          <w:rFonts w:hint="eastAsia"/>
          <w:vertAlign w:val="superscript"/>
          <w:lang w:val="en-US" w:eastAsia="zh-CN"/>
        </w:rPr>
        <w:fldChar w:fldCharType="begin"/>
      </w:r>
      <w:r>
        <w:instrText xml:space="preserve"> REF _Ref1088864288 \r \h  \* MERGEFORMAT</w:instrText>
      </w:r>
      <w:r>
        <w:rPr>
          <w:rFonts w:hint="eastAsia"/>
          <w:vertAlign w:val="superscript"/>
          <w:lang w:val="en-US" w:eastAsia="zh-CN"/>
        </w:rPr>
        <w:fldChar w:fldCharType="separate"/>
      </w:r>
      <w:r>
        <w:rPr>
          <w:rFonts w:hint="eastAsia"/>
          <w:vertAlign w:val="superscript"/>
          <w:lang w:val="en-US" w:eastAsia="zh-CN"/>
        </w:rPr>
        <w:t>[42]</w:t>
      </w:r>
      <w:r>
        <w:rPr>
          <w:rFonts w:hint="eastAsia"/>
          <w:vertAlign w:val="superscript"/>
          <w:lang w:val="en-US" w:eastAsia="zh-CN"/>
        </w:rPr>
        <w:fldChar w:fldCharType="end"/>
      </w:r>
      <w:r>
        <w:rPr>
          <w:rFonts w:hint="eastAsia"/>
        </w:rPr>
        <w:t>提出的多尺度深度监督哈希方法，通过融合CNN不同</w:t>
      </w:r>
      <w:r>
        <w:rPr>
          <w:rFonts w:hint="eastAsia"/>
          <w:lang w:val="en-US" w:eastAsia="zh-CN"/>
        </w:rPr>
        <w:t>阶段</w:t>
      </w:r>
      <w:r>
        <w:rPr>
          <w:rFonts w:hint="eastAsia"/>
        </w:rPr>
        <w:t>的多尺度特征，结合深度监督机制在多个语义层级学习判别性哈希表示。MDSH在多个公开数据集上取得优异性能。</w:t>
      </w:r>
    </w:p>
    <w:p w14:paraId="6BDE7587">
      <w:pPr>
        <w:ind w:firstLine="420"/>
        <w:rPr>
          <w:rFonts w:hint="eastAsia"/>
        </w:rPr>
      </w:pPr>
      <w:r>
        <w:rPr>
          <w:rFonts w:hint="eastAsia"/>
        </w:rPr>
        <w:t>上述基线方法涵盖连续松弛策略（HashNet）、动态难例挖掘（DCH）与多尺度深度监督（MDSH）三条技术路线，时间跨度从2017年至2023年，能够充分验证本文</w:t>
      </w:r>
      <w:r>
        <w:rPr>
          <w:rFonts w:hint="eastAsia"/>
          <w:lang w:eastAsia="zh-CN"/>
        </w:rPr>
        <w:t>DHLM</w:t>
      </w:r>
      <w:r>
        <w:rPr>
          <w:rFonts w:hint="eastAsia"/>
        </w:rPr>
        <w:t>模型在深度哈希技术发展脉络中的创新性与先进性。</w:t>
      </w:r>
    </w:p>
    <w:p w14:paraId="5B2CC8A0">
      <w:pPr>
        <w:ind w:firstLine="420"/>
        <w:rPr>
          <w:rFonts w:hint="eastAsia"/>
        </w:rPr>
      </w:pPr>
      <w:r>
        <w:rPr>
          <w:rFonts w:hint="eastAsia"/>
        </w:rPr>
        <w:t>需要说明的是，上述基线方法均为单模态图像哈希方法，而</w:t>
      </w:r>
      <w:r>
        <w:rPr>
          <w:rFonts w:hint="eastAsia"/>
          <w:lang w:eastAsia="zh-CN"/>
        </w:rPr>
        <w:t>DHLM</w:t>
      </w:r>
      <w:r>
        <w:rPr>
          <w:rFonts w:hint="eastAsia"/>
        </w:rPr>
        <w:t>为融合图像与地理位置元数据的多模态方法。为避免</w:t>
      </w:r>
      <w:r>
        <w:rPr>
          <w:rFonts w:hint="eastAsia"/>
          <w:lang w:eastAsia="zh-CN"/>
        </w:rPr>
        <w:t>“</w:t>
      </w:r>
      <w:r>
        <w:rPr>
          <w:rFonts w:hint="eastAsia"/>
        </w:rPr>
        <w:t>多模态vs单模态</w:t>
      </w:r>
      <w:r>
        <w:rPr>
          <w:rFonts w:hint="eastAsia"/>
          <w:lang w:eastAsia="zh-CN"/>
        </w:rPr>
        <w:t>”</w:t>
      </w:r>
      <w:r>
        <w:rPr>
          <w:rFonts w:hint="eastAsia"/>
        </w:rPr>
        <w:t>的对比不公平性，本文设计两组对照实验：</w:t>
      </w:r>
    </w:p>
    <w:p w14:paraId="208F0627">
      <w:pPr>
        <w:numPr>
          <w:ilvl w:val="0"/>
          <w:numId w:val="12"/>
        </w:numPr>
        <w:ind w:firstLine="420"/>
        <w:rPr>
          <w:rFonts w:hint="eastAsia"/>
          <w:lang w:eastAsia="zh-CN"/>
        </w:rPr>
      </w:pPr>
      <w:r>
        <w:rPr>
          <w:rFonts w:hint="eastAsia"/>
          <w:lang w:eastAsia="zh-CN"/>
        </w:rPr>
        <w:t>公平对比实验</w:t>
      </w:r>
    </w:p>
    <w:p w14:paraId="0A64B2C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为验证DHLM核心设计（哈希层结构、损失函数组合、难例挖掘策略）的有效性，本文构建DHLM的单模态变体DHLM-Image（即消融实验中的“w/o Location”配置，仅使用ResNet-50图像特征，去除LocationEncoder和位置分支）。DHLM-Image与HashNet/DCH/MDSH均为单模态图像哈希方法，且统一使用ResNet-50作为骨干网络，仅对比不同哈希学习策略的性能差异，构成对比基准。</w:t>
      </w:r>
    </w:p>
    <w:p w14:paraId="4F64923A">
      <w:pPr>
        <w:numPr>
          <w:ilvl w:val="0"/>
          <w:numId w:val="12"/>
        </w:numPr>
        <w:ind w:firstLine="420"/>
        <w:rPr>
          <w:rFonts w:hint="eastAsia"/>
          <w:lang w:eastAsia="zh-CN"/>
        </w:rPr>
      </w:pPr>
      <w:r>
        <w:rPr>
          <w:rFonts w:hint="eastAsia"/>
          <w:lang w:eastAsia="zh-CN"/>
        </w:rPr>
        <w:t>多模态增益验证</w:t>
      </w:r>
    </w:p>
    <w:p w14:paraId="003037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为验证地理位置元数据融合带来的性能提升，本文对比DHLM（图像+位置双模态）与DHLM-Image（仅图像单模态）的性能差异，量化多模态融合的贡献。</w:t>
      </w:r>
    </w:p>
    <w:p w14:paraId="733133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本节基线对比实验、融合策略对比实验与消融实验统一在iNaturalist 2018数据集上进行，以确保统计稳健性和与现有文献的可比性；BFATH数据集承担领域微调验证与系统演示职能，具体见3.4.2节与第4章</w:t>
      </w:r>
      <w:r>
        <w:rPr>
          <w:rFonts w:hint="eastAsia"/>
          <w:lang w:eastAsia="zh-CN"/>
        </w:rPr>
        <w:t>。</w:t>
      </w:r>
      <w:r>
        <w:rPr>
          <w:rFonts w:hint="eastAsia"/>
        </w:rPr>
        <w:t>上述对比策略既能公平评估</w:t>
      </w:r>
      <w:r>
        <w:rPr>
          <w:rFonts w:hint="eastAsia"/>
          <w:lang w:eastAsia="zh-CN"/>
        </w:rPr>
        <w:t>DHLM</w:t>
      </w:r>
      <w:r>
        <w:rPr>
          <w:rFonts w:hint="eastAsia"/>
        </w:rPr>
        <w:t>核心设计的先进性，又能清晰展示多模态融合的价值，为古树名木多模态检索方法的选型提供全面参考</w:t>
      </w:r>
      <w:r>
        <w:rPr>
          <w:rFonts w:hint="eastAsia"/>
          <w:lang w:eastAsia="zh-CN"/>
        </w:rPr>
        <w:t>。需要进一步说明的是，现有图像-文本多模态哈希方法</w:t>
      </w:r>
      <w:r>
        <w:rPr>
          <w:rFonts w:hint="eastAsia"/>
        </w:rPr>
        <w:t>（如DCMH</w:t>
      </w:r>
      <w:r>
        <w:rPr>
          <w:rFonts w:hint="eastAsia"/>
          <w:vertAlign w:val="superscript"/>
          <w:lang w:eastAsia="zh-CN"/>
        </w:rPr>
        <w:fldChar w:fldCharType="begin"/>
      </w:r>
      <w:r>
        <w:instrText xml:space="preserve"> REF _Ref1004291464 \r \h  \* MERGEFORMAT</w:instrText>
      </w:r>
      <w:r>
        <w:rPr>
          <w:rFonts w:hint="eastAsia"/>
          <w:vertAlign w:val="superscript"/>
          <w:lang w:eastAsia="zh-CN"/>
        </w:rPr>
        <w:fldChar w:fldCharType="separate"/>
      </w:r>
      <w:r>
        <w:rPr>
          <w:rFonts w:hint="eastAsia"/>
          <w:vertAlign w:val="superscript"/>
          <w:lang w:eastAsia="zh-CN"/>
        </w:rPr>
        <w:t>[9]</w:t>
      </w:r>
      <w:r>
        <w:rPr>
          <w:rFonts w:hint="eastAsia"/>
          <w:vertAlign w:val="superscript"/>
          <w:lang w:eastAsia="zh-CN"/>
        </w:rPr>
        <w:fldChar w:fldCharType="end"/>
      </w:r>
      <w:r>
        <w:rPr>
          <w:rFonts w:hint="eastAsia"/>
          <w:lang w:val="en-US" w:eastAsia="zh-CN"/>
        </w:rPr>
        <w:t>和</w:t>
      </w:r>
      <w:r>
        <w:rPr>
          <w:rFonts w:hint="eastAsia"/>
        </w:rPr>
        <w:t>SSAH</w:t>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w:t>
      </w:r>
      <w:r>
        <w:rPr>
          <w:rFonts w:hint="eastAsia"/>
          <w:lang w:eastAsia="zh-CN"/>
        </w:rPr>
        <w:t>的文本编码器（LSTM</w:t>
      </w:r>
      <w:r>
        <w:rPr>
          <w:rFonts w:hint="eastAsia"/>
          <w:lang w:val="en-US" w:eastAsia="zh-CN"/>
        </w:rPr>
        <w:t>或</w:t>
      </w:r>
      <w:r>
        <w:rPr>
          <w:rFonts w:hint="eastAsia"/>
          <w:lang w:eastAsia="zh-CN"/>
        </w:rPr>
        <w:t>BERT）针对离散文本设计，与地理位置坐标在输入格式、语义空间和编码方式上存在本质差异，直接迁移无法构成公平对比。受限于计算资源，本文构建 DHLM-Image 单模态变体作为内部公平基准，将上述多模态基线适配至图像-位置场景的对比实验留作后续研究。此外，近年来GeoCLIP等图像-位置对比学习方法通过CLIP</w:t>
      </w:r>
      <w:r>
        <w:rPr>
          <w:rFonts w:hint="eastAsia"/>
          <w:lang w:val="en-US" w:eastAsia="zh-CN"/>
        </w:rPr>
        <w:t>多</w:t>
      </w:r>
      <w:r>
        <w:rPr>
          <w:rFonts w:hint="eastAsia"/>
          <w:lang w:eastAsia="zh-CN"/>
        </w:rPr>
        <w:t>模态对齐实现拍摄地理位置推断（Geo-localization），其任务目标为根据输入图像推断未知地理位置坐标，属于回归/分类任务；而DHLM面向数据库检索场景，通过哈希码快速匹配数据库中已知古树</w:t>
      </w:r>
      <w:r>
        <w:rPr>
          <w:rFonts w:hint="eastAsia"/>
          <w:lang w:val="en-US" w:eastAsia="zh-CN"/>
        </w:rPr>
        <w:t>名木</w:t>
      </w:r>
      <w:r>
        <w:rPr>
          <w:rFonts w:hint="eastAsia"/>
          <w:lang w:eastAsia="zh-CN"/>
        </w:rPr>
        <w:t>记录并返回其已有位置信息，属于检索任务。两者在任务定义、评价指标和应用场景上存在本质差异，因此不构成直接可比关系。DHLM的核心优势在于通过轻量级哈希编码实现毫秒级检索响应，适用于古树名木数据库的快速查询场景。</w:t>
      </w:r>
    </w:p>
    <w:p w14:paraId="504FA8C3">
      <w:pPr>
        <w:pStyle w:val="4"/>
        <w:rPr>
          <w:rFonts w:hint="eastAsia"/>
          <w:lang w:val="en-US" w:eastAsia="zh-CN"/>
        </w:rPr>
      </w:pPr>
      <w:bookmarkStart w:id="128" w:name="_Toc6771"/>
      <w:bookmarkStart w:id="129" w:name="_Toc19825"/>
      <w:r>
        <w:t>3.</w:t>
      </w:r>
      <w:r>
        <w:rPr>
          <w:rFonts w:hint="eastAsia"/>
        </w:rPr>
        <w:t>4</w:t>
      </w:r>
      <w:r>
        <w:t>.</w:t>
      </w:r>
      <w:r>
        <w:rPr>
          <w:rFonts w:hint="eastAsia"/>
        </w:rPr>
        <w:t>2</w:t>
      </w:r>
      <w:r>
        <w:rPr>
          <w:rFonts w:hint="eastAsia"/>
          <w:lang w:val="en-US" w:eastAsia="zh-CN"/>
        </w:rPr>
        <w:t xml:space="preserve"> </w:t>
      </w:r>
      <w:r>
        <w:rPr>
          <w:rFonts w:hint="eastAsia"/>
        </w:rPr>
        <w:t>对比实验</w:t>
      </w:r>
      <w:bookmarkEnd w:id="128"/>
      <w:r>
        <w:rPr>
          <w:rFonts w:hint="eastAsia"/>
          <w:lang w:val="en-US" w:eastAsia="zh-CN"/>
        </w:rPr>
        <w:t>分析</w:t>
      </w:r>
      <w:bookmarkEnd w:id="129"/>
    </w:p>
    <w:p w14:paraId="7505F29F">
      <w:pPr>
        <w:ind w:firstLine="420"/>
        <w:rPr>
          <w:rFonts w:hint="eastAsia" w:ascii="宋体" w:hAnsi="宋体" w:cs="宋体"/>
        </w:rPr>
      </w:pPr>
      <w:r>
        <w:rPr>
          <w:rFonts w:hint="default" w:ascii="Times New Roman" w:hAnsi="Times New Roman" w:cs="Times New Roman"/>
        </w:rPr>
        <w:t>（1）</w:t>
      </w:r>
      <w:r>
        <w:rPr>
          <w:rFonts w:hint="eastAsia" w:ascii="宋体" w:hAnsi="宋体" w:cs="宋体"/>
          <w:lang w:val="en-US" w:eastAsia="zh-CN"/>
        </w:rPr>
        <w:t>单向</w:t>
      </w:r>
      <w:r>
        <w:rPr>
          <w:rFonts w:hint="eastAsia" w:ascii="宋体" w:hAnsi="宋体" w:cs="宋体"/>
        </w:rPr>
        <w:t>检索性能对比</w:t>
      </w:r>
    </w:p>
    <w:p w14:paraId="26C35C24">
      <w:pPr>
        <w:ind w:firstLine="420"/>
        <w:rPr>
          <w:rFonts w:hint="eastAsia"/>
          <w:lang w:val="en-US" w:eastAsia="zh-CN"/>
        </w:rPr>
      </w:pPr>
      <w:r>
        <w:rPr>
          <w:rFonts w:hint="eastAsia"/>
          <w:lang w:val="en-US" w:eastAsia="zh-CN"/>
        </w:rPr>
        <w:t>为验证DHLM</w:t>
      </w:r>
      <w:r>
        <w:rPr>
          <w:rFonts w:hint="eastAsia"/>
        </w:rPr>
        <w:t>在古树名木数据集上的</w:t>
      </w:r>
      <w:r>
        <w:rPr>
          <w:rFonts w:hint="eastAsia"/>
          <w:lang w:val="en-US" w:eastAsia="zh-CN"/>
        </w:rPr>
        <w:t>Image to Image单向</w:t>
      </w:r>
      <w:r>
        <w:rPr>
          <w:rFonts w:hint="eastAsia"/>
        </w:rPr>
        <w:t>检索能力，在</w:t>
      </w:r>
      <w:r>
        <w:rPr>
          <w:rFonts w:hint="default"/>
        </w:rPr>
        <w:t>iNaturalist 2018</w:t>
      </w:r>
      <w:r>
        <w:rPr>
          <w:rFonts w:hint="eastAsia"/>
        </w:rPr>
        <w:t>古树名木子集上完成对比实验，以</w:t>
      </w:r>
      <w:r>
        <w:rPr>
          <w:rFonts w:hint="default"/>
        </w:rPr>
        <w:t>mAP</w:t>
      </w:r>
      <w:r>
        <w:rPr>
          <w:rFonts w:hint="eastAsia"/>
        </w:rPr>
        <w:t>、</w:t>
      </w:r>
      <w:r>
        <w:rPr>
          <w:rFonts w:hint="default"/>
        </w:rPr>
        <w:t>Precision@K</w:t>
      </w:r>
      <w:r>
        <w:rPr>
          <w:rFonts w:hint="eastAsia"/>
        </w:rPr>
        <w:t>和</w:t>
      </w:r>
      <w:r>
        <w:rPr>
          <w:rFonts w:hint="default"/>
        </w:rPr>
        <w:t>Recall@K</w:t>
      </w:r>
      <w:r>
        <w:rPr>
          <w:rFonts w:hint="eastAsia"/>
        </w:rPr>
        <w:t>为核心指标，</w:t>
      </w:r>
      <w:r>
        <w:rPr>
          <w:rFonts w:hint="eastAsia"/>
          <w:lang w:val="en-US" w:eastAsia="zh-CN"/>
        </w:rPr>
        <w:t>对比实验结果见下</w:t>
      </w:r>
      <w:r>
        <w:rPr>
          <w:rFonts w:hint="eastAsia"/>
        </w:rPr>
        <w:t>表</w:t>
      </w:r>
      <w:r>
        <w:rPr>
          <w:rFonts w:hint="default"/>
        </w:rPr>
        <w:t>3.</w:t>
      </w:r>
      <w:ins w:id="338" w:author="小宋" w:date="2026-07-06T23:32:34Z">
        <w:r>
          <w:rPr>
            <w:rFonts w:hint="eastAsia"/>
            <w:lang w:val="en-US" w:eastAsia="zh-CN"/>
          </w:rPr>
          <w:t>4</w:t>
        </w:r>
      </w:ins>
      <w:del w:id="339" w:author="小宋" w:date="2026-07-06T23:32:34Z">
        <w:r>
          <w:rPr>
            <w:rFonts w:hint="default"/>
          </w:rPr>
          <w:delText>3</w:delText>
        </w:r>
      </w:del>
      <w:r>
        <w:rPr>
          <w:rFonts w:hint="eastAsia"/>
        </w:rPr>
        <w:t>所示</w:t>
      </w:r>
      <w:r>
        <w:rPr>
          <w:rFonts w:hint="eastAsia"/>
          <w:lang w:eastAsia="zh-CN"/>
        </w:rPr>
        <w:t>，</w:t>
      </w:r>
      <w:r>
        <w:rPr>
          <w:rFonts w:hint="eastAsia"/>
          <w:lang w:val="en-US" w:eastAsia="zh-CN"/>
        </w:rPr>
        <w:t>表中</w:t>
      </w:r>
      <w:r>
        <w:rPr>
          <w:rFonts w:hint="default"/>
        </w:rPr>
        <w:t>Precision@</w:t>
      </w:r>
      <w:r>
        <w:rPr>
          <w:rFonts w:hint="eastAsia"/>
          <w:lang w:val="en-US" w:eastAsia="zh-CN"/>
        </w:rPr>
        <w:t>K简写为P@K（例如</w:t>
      </w:r>
      <w:r>
        <w:rPr>
          <w:rFonts w:hint="default"/>
        </w:rPr>
        <w:t>Precision@</w:t>
      </w:r>
      <w:r>
        <w:rPr>
          <w:rFonts w:hint="eastAsia"/>
          <w:lang w:val="en-US" w:eastAsia="zh-CN"/>
        </w:rPr>
        <w:t>1简写为P@1），</w:t>
      </w:r>
      <w:r>
        <w:rPr>
          <w:rFonts w:hint="default"/>
        </w:rPr>
        <w:t>Recall@K简写为R@K（例如Recall@1简写为R@1）</w:t>
      </w:r>
      <w:r>
        <w:rPr>
          <w:rFonts w:hint="eastAsia"/>
          <w:lang w:val="en-US" w:eastAsia="zh-CN"/>
        </w:rPr>
        <w:t>，以此类推。</w:t>
      </w:r>
    </w:p>
    <w:p w14:paraId="4C06BD2A">
      <w:pPr>
        <w:ind w:firstLine="420"/>
        <w:rPr>
          <w:rFonts w:hint="eastAsia"/>
          <w:lang w:val="en-US" w:eastAsia="zh-CN"/>
        </w:rPr>
      </w:pPr>
    </w:p>
    <w:p w14:paraId="5D4370E7">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ins w:id="340" w:author="小宋" w:date="2026-07-06T23:32:29Z">
        <w:r>
          <w:rPr>
            <w:rFonts w:hint="eastAsia"/>
            <w:sz w:val="21"/>
            <w:szCs w:val="21"/>
            <w:lang w:val="en-US" w:eastAsia="zh-CN"/>
          </w:rPr>
          <w:t>4</w:t>
        </w:r>
      </w:ins>
      <w:del w:id="341" w:author="小宋" w:date="2026-07-06T23:32:29Z">
        <w:r>
          <w:rPr>
            <w:rFonts w:hint="eastAsia"/>
            <w:sz w:val="21"/>
            <w:szCs w:val="21"/>
            <w:lang w:val="en-US" w:eastAsia="zh-CN"/>
          </w:rPr>
          <w:delText>3</w:delText>
        </w:r>
      </w:del>
      <w:r>
        <w:rPr>
          <w:rFonts w:hint="eastAsia"/>
          <w:sz w:val="21"/>
          <w:szCs w:val="21"/>
          <w:lang w:val="en-US" w:eastAsia="zh-CN"/>
        </w:rPr>
        <w:t xml:space="preserve"> 单向检索性能对比实验</w:t>
      </w:r>
    </w:p>
    <w:p w14:paraId="7F4F3B86">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ins w:id="342" w:author="小宋" w:date="2026-07-06T23:32:31Z">
        <w:r>
          <w:rPr>
            <w:rFonts w:hint="eastAsia"/>
            <w:sz w:val="21"/>
            <w:szCs w:val="21"/>
            <w:lang w:val="en-US" w:eastAsia="zh-CN"/>
          </w:rPr>
          <w:t>4</w:t>
        </w:r>
      </w:ins>
      <w:del w:id="343" w:author="小宋" w:date="2026-07-06T23:32:31Z">
        <w:r>
          <w:rPr>
            <w:rFonts w:hint="eastAsia"/>
            <w:sz w:val="21"/>
            <w:szCs w:val="21"/>
            <w:lang w:val="en-US" w:eastAsia="zh-CN"/>
          </w:rPr>
          <w:delText>3</w:delText>
        </w:r>
      </w:del>
      <w:r>
        <w:rPr>
          <w:rFonts w:hint="eastAsia"/>
          <w:sz w:val="21"/>
          <w:szCs w:val="21"/>
          <w:lang w:val="en-US" w:eastAsia="zh-CN"/>
        </w:rPr>
        <w:t xml:space="preserve"> Comparative Experiment of Unidirectional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61BA8A76">
        <w:tblPrEx>
          <w:tblCellMar>
            <w:top w:w="0" w:type="dxa"/>
            <w:left w:w="108" w:type="dxa"/>
            <w:bottom w:w="0" w:type="dxa"/>
            <w:right w:w="108" w:type="dxa"/>
          </w:tblCellMar>
        </w:tblPrEx>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DAB90FF">
            <w:pPr>
              <w:snapToGrid w:val="0"/>
              <w:spacing w:line="240" w:lineRule="auto"/>
              <w:ind w:left="0" w:leftChars="0" w:right="0" w:rightChars="0" w:firstLine="0" w:firstLineChars="0"/>
              <w:jc w:val="center"/>
              <w:rPr>
                <w:rFonts w:hint="eastAsia"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方法</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9E6504A">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73A315EC">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8D064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736C244">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93A304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34B50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58D48D99">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7C03C676">
        <w:tblPrEx>
          <w:tblCellMar>
            <w:top w:w="0" w:type="dxa"/>
            <w:left w:w="108" w:type="dxa"/>
            <w:bottom w:w="0" w:type="dxa"/>
            <w:right w:w="108" w:type="dxa"/>
          </w:tblCellMar>
        </w:tblPrEx>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2B66D40D">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val="0"/>
                <w:bCs w:val="0"/>
                <w:sz w:val="21"/>
                <w:szCs w:val="21"/>
                <w:lang w:val="en-US" w:eastAsia="zh-CN"/>
              </w:rPr>
              <w:t>HashNet</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2E1C300">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rPr>
            </w:pPr>
            <w:r>
              <w:rPr>
                <w:rFonts w:hint="default" w:ascii="Times New Roman" w:hAnsi="Times New Roman" w:eastAsia="宋体" w:cs="Times New Roman"/>
                <w:sz w:val="21"/>
              </w:rPr>
              <w:t>0.623</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A02AD6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3C2BFB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0.398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14219B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0.312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589340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default" w:ascii="Times New Roman" w:hAnsi="Times New Roman" w:eastAsia="宋体" w:cs="Times New Roman"/>
                <w:sz w:val="21"/>
                <w:szCs w:val="21"/>
                <w:lang w:val="en-US" w:eastAsia="zh-CN"/>
              </w:rPr>
              <w:t>.456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0AD57EB">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0.712</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5DC5700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0.821</w:t>
            </w:r>
          </w:p>
        </w:tc>
      </w:tr>
      <w:tr w14:paraId="1AF7B0DC">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F267C4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rPr>
            </w:pPr>
            <w:r>
              <w:rPr>
                <w:rFonts w:hint="default" w:ascii="Times New Roman" w:hAnsi="Times New Roman" w:cs="Times New Roman"/>
                <w:sz w:val="21"/>
                <w:szCs w:val="21"/>
                <w:lang w:val="en-US" w:eastAsia="zh-CN"/>
              </w:rPr>
              <w:t>DCH</w:t>
            </w:r>
          </w:p>
        </w:tc>
        <w:tc>
          <w:tcPr>
            <w:tcW w:w="961" w:type="dxa"/>
            <w:tcBorders>
              <w:top w:val="nil"/>
              <w:left w:val="nil"/>
              <w:bottom w:val="nil"/>
              <w:right w:val="nil"/>
            </w:tcBorders>
            <w:noWrap w:val="0"/>
            <w:tcMar>
              <w:top w:w="-1" w:type="dxa"/>
              <w:left w:w="-1" w:type="dxa"/>
              <w:bottom w:w="-1" w:type="dxa"/>
              <w:right w:w="-1" w:type="dxa"/>
            </w:tcMar>
            <w:vAlign w:val="center"/>
          </w:tcPr>
          <w:p w14:paraId="22798A5A">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652</w:t>
            </w:r>
          </w:p>
        </w:tc>
        <w:tc>
          <w:tcPr>
            <w:tcW w:w="961" w:type="dxa"/>
            <w:tcBorders>
              <w:top w:val="nil"/>
              <w:left w:val="nil"/>
              <w:bottom w:val="nil"/>
              <w:right w:val="nil"/>
            </w:tcBorders>
            <w:noWrap w:val="0"/>
            <w:tcMar>
              <w:top w:w="-1" w:type="dxa"/>
              <w:left w:w="-1" w:type="dxa"/>
              <w:bottom w:w="-1" w:type="dxa"/>
              <w:right w:w="-1" w:type="dxa"/>
            </w:tcMar>
            <w:vAlign w:val="center"/>
          </w:tcPr>
          <w:p w14:paraId="2BBD7623">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478</w:t>
            </w:r>
          </w:p>
        </w:tc>
        <w:tc>
          <w:tcPr>
            <w:tcW w:w="961" w:type="dxa"/>
            <w:tcBorders>
              <w:top w:val="nil"/>
              <w:left w:val="nil"/>
              <w:bottom w:val="nil"/>
              <w:right w:val="nil"/>
            </w:tcBorders>
            <w:noWrap w:val="0"/>
            <w:tcMar>
              <w:top w:w="-1" w:type="dxa"/>
              <w:left w:w="-1" w:type="dxa"/>
              <w:bottom w:w="-1" w:type="dxa"/>
              <w:right w:w="-1" w:type="dxa"/>
            </w:tcMar>
            <w:vAlign w:val="center"/>
          </w:tcPr>
          <w:p w14:paraId="1E69F59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412</w:t>
            </w:r>
          </w:p>
        </w:tc>
        <w:tc>
          <w:tcPr>
            <w:tcW w:w="961" w:type="dxa"/>
            <w:tcBorders>
              <w:top w:val="nil"/>
              <w:left w:val="nil"/>
              <w:bottom w:val="nil"/>
              <w:right w:val="nil"/>
            </w:tcBorders>
            <w:noWrap w:val="0"/>
            <w:tcMar>
              <w:top w:w="-1" w:type="dxa"/>
              <w:left w:w="-1" w:type="dxa"/>
              <w:bottom w:w="-1" w:type="dxa"/>
              <w:right w:w="-1" w:type="dxa"/>
            </w:tcMar>
            <w:vAlign w:val="center"/>
          </w:tcPr>
          <w:p w14:paraId="61FF18F0">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w:t>
            </w:r>
            <w:r>
              <w:rPr>
                <w:rFonts w:hint="eastAsia" w:cs="Times New Roman"/>
                <w:color w:val="000000"/>
                <w:kern w:val="0"/>
                <w:sz w:val="21"/>
                <w:szCs w:val="21"/>
                <w:lang w:val="en-US" w:eastAsia="zh-CN" w:bidi="ar"/>
              </w:rPr>
              <w:t>334</w:t>
            </w:r>
          </w:p>
        </w:tc>
        <w:tc>
          <w:tcPr>
            <w:tcW w:w="961" w:type="dxa"/>
            <w:tcBorders>
              <w:top w:val="nil"/>
              <w:left w:val="nil"/>
              <w:bottom w:val="nil"/>
              <w:right w:val="nil"/>
            </w:tcBorders>
            <w:noWrap w:val="0"/>
            <w:tcMar>
              <w:top w:w="-1" w:type="dxa"/>
              <w:left w:w="-1" w:type="dxa"/>
              <w:bottom w:w="-1" w:type="dxa"/>
              <w:right w:w="-1" w:type="dxa"/>
            </w:tcMar>
            <w:vAlign w:val="center"/>
          </w:tcPr>
          <w:p w14:paraId="2A495A6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478</w:t>
            </w:r>
          </w:p>
        </w:tc>
        <w:tc>
          <w:tcPr>
            <w:tcW w:w="961" w:type="dxa"/>
            <w:tcBorders>
              <w:top w:val="nil"/>
              <w:left w:val="nil"/>
              <w:bottom w:val="nil"/>
              <w:right w:val="nil"/>
            </w:tcBorders>
            <w:noWrap w:val="0"/>
            <w:tcMar>
              <w:top w:w="-1" w:type="dxa"/>
              <w:left w:w="-1" w:type="dxa"/>
              <w:bottom w:w="-1" w:type="dxa"/>
              <w:right w:w="-1" w:type="dxa"/>
            </w:tcMar>
            <w:vAlign w:val="center"/>
          </w:tcPr>
          <w:p w14:paraId="575B021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734</w:t>
            </w:r>
          </w:p>
        </w:tc>
        <w:tc>
          <w:tcPr>
            <w:tcW w:w="967" w:type="dxa"/>
            <w:tcBorders>
              <w:top w:val="nil"/>
              <w:left w:val="nil"/>
              <w:bottom w:val="nil"/>
              <w:right w:val="nil"/>
            </w:tcBorders>
            <w:noWrap w:val="0"/>
            <w:tcMar>
              <w:top w:w="-1" w:type="dxa"/>
              <w:left w:w="-1" w:type="dxa"/>
              <w:bottom w:w="-1" w:type="dxa"/>
              <w:right w:w="-1" w:type="dxa"/>
            </w:tcMar>
            <w:vAlign w:val="center"/>
          </w:tcPr>
          <w:p w14:paraId="060CD83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838</w:t>
            </w:r>
          </w:p>
        </w:tc>
      </w:tr>
      <w:tr w14:paraId="17474B1E">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6B07E9BC">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MDSH</w:t>
            </w:r>
          </w:p>
        </w:tc>
        <w:tc>
          <w:tcPr>
            <w:tcW w:w="961" w:type="dxa"/>
            <w:tcBorders>
              <w:top w:val="nil"/>
              <w:left w:val="nil"/>
              <w:bottom w:val="nil"/>
              <w:right w:val="nil"/>
            </w:tcBorders>
            <w:noWrap w:val="0"/>
            <w:tcMar>
              <w:top w:w="-1" w:type="dxa"/>
              <w:left w:w="-1" w:type="dxa"/>
              <w:bottom w:w="-1" w:type="dxa"/>
              <w:right w:w="-1" w:type="dxa"/>
            </w:tcMar>
            <w:vAlign w:val="center"/>
          </w:tcPr>
          <w:p w14:paraId="299ECA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685</w:t>
            </w:r>
          </w:p>
        </w:tc>
        <w:tc>
          <w:tcPr>
            <w:tcW w:w="961" w:type="dxa"/>
            <w:tcBorders>
              <w:top w:val="nil"/>
              <w:left w:val="nil"/>
              <w:bottom w:val="nil"/>
              <w:right w:val="nil"/>
            </w:tcBorders>
            <w:noWrap w:val="0"/>
            <w:tcMar>
              <w:top w:w="-1" w:type="dxa"/>
              <w:left w:w="-1" w:type="dxa"/>
              <w:bottom w:w="-1" w:type="dxa"/>
              <w:right w:w="-1" w:type="dxa"/>
            </w:tcMar>
            <w:vAlign w:val="center"/>
          </w:tcPr>
          <w:p w14:paraId="4BD818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510</w:t>
            </w:r>
          </w:p>
        </w:tc>
        <w:tc>
          <w:tcPr>
            <w:tcW w:w="961" w:type="dxa"/>
            <w:tcBorders>
              <w:top w:val="nil"/>
              <w:left w:val="nil"/>
              <w:bottom w:val="nil"/>
              <w:right w:val="nil"/>
            </w:tcBorders>
            <w:noWrap w:val="0"/>
            <w:tcMar>
              <w:top w:w="-1" w:type="dxa"/>
              <w:left w:w="-1" w:type="dxa"/>
              <w:bottom w:w="-1" w:type="dxa"/>
              <w:right w:w="-1" w:type="dxa"/>
            </w:tcMar>
            <w:vAlign w:val="center"/>
          </w:tcPr>
          <w:p w14:paraId="3C3D79D9">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442</w:t>
            </w:r>
          </w:p>
        </w:tc>
        <w:tc>
          <w:tcPr>
            <w:tcW w:w="961" w:type="dxa"/>
            <w:tcBorders>
              <w:top w:val="nil"/>
              <w:left w:val="nil"/>
              <w:bottom w:val="nil"/>
              <w:right w:val="nil"/>
            </w:tcBorders>
            <w:noWrap w:val="0"/>
            <w:tcMar>
              <w:top w:w="-1" w:type="dxa"/>
              <w:left w:w="-1" w:type="dxa"/>
              <w:bottom w:w="-1" w:type="dxa"/>
              <w:right w:w="-1" w:type="dxa"/>
            </w:tcMar>
            <w:vAlign w:val="center"/>
          </w:tcPr>
          <w:p w14:paraId="1D7844D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365</w:t>
            </w:r>
          </w:p>
        </w:tc>
        <w:tc>
          <w:tcPr>
            <w:tcW w:w="961" w:type="dxa"/>
            <w:tcBorders>
              <w:top w:val="nil"/>
              <w:left w:val="nil"/>
              <w:bottom w:val="nil"/>
              <w:right w:val="nil"/>
            </w:tcBorders>
            <w:noWrap w:val="0"/>
            <w:tcMar>
              <w:top w:w="-1" w:type="dxa"/>
              <w:left w:w="-1" w:type="dxa"/>
              <w:bottom w:w="-1" w:type="dxa"/>
              <w:right w:w="-1" w:type="dxa"/>
            </w:tcMar>
            <w:vAlign w:val="center"/>
          </w:tcPr>
          <w:p w14:paraId="0F1AA24A">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510</w:t>
            </w:r>
          </w:p>
        </w:tc>
        <w:tc>
          <w:tcPr>
            <w:tcW w:w="961" w:type="dxa"/>
            <w:tcBorders>
              <w:top w:val="nil"/>
              <w:left w:val="nil"/>
              <w:bottom w:val="nil"/>
              <w:right w:val="nil"/>
            </w:tcBorders>
            <w:noWrap w:val="0"/>
            <w:tcMar>
              <w:top w:w="-1" w:type="dxa"/>
              <w:left w:w="-1" w:type="dxa"/>
              <w:bottom w:w="-1" w:type="dxa"/>
              <w:right w:w="-1" w:type="dxa"/>
            </w:tcMar>
            <w:vAlign w:val="center"/>
          </w:tcPr>
          <w:p w14:paraId="156D0292">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762</w:t>
            </w:r>
          </w:p>
        </w:tc>
        <w:tc>
          <w:tcPr>
            <w:tcW w:w="967" w:type="dxa"/>
            <w:tcBorders>
              <w:top w:val="nil"/>
              <w:left w:val="nil"/>
              <w:bottom w:val="nil"/>
              <w:right w:val="nil"/>
            </w:tcBorders>
            <w:noWrap w:val="0"/>
            <w:tcMar>
              <w:top w:w="-1" w:type="dxa"/>
              <w:left w:w="-1" w:type="dxa"/>
              <w:bottom w:w="-1" w:type="dxa"/>
              <w:right w:w="-1" w:type="dxa"/>
            </w:tcMar>
            <w:vAlign w:val="center"/>
          </w:tcPr>
          <w:p w14:paraId="78CBAFE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w:t>
            </w:r>
            <w:r>
              <w:rPr>
                <w:rFonts w:hint="eastAsia" w:cs="Times New Roman"/>
                <w:sz w:val="21"/>
                <w:szCs w:val="21"/>
                <w:lang w:val="en-US" w:eastAsia="zh-CN"/>
              </w:rPr>
              <w:t>56</w:t>
            </w:r>
          </w:p>
        </w:tc>
      </w:tr>
      <w:tr w14:paraId="14F1675F">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445F46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DHLM</w:t>
            </w:r>
            <w:r>
              <w:rPr>
                <w:rFonts w:hint="default" w:ascii="Times New Roman" w:hAnsi="Times New Roman" w:cs="Times New Roman"/>
                <w:sz w:val="21"/>
                <w:szCs w:val="21"/>
                <w:lang w:val="en-US" w:eastAsia="zh-CN"/>
              </w:rPr>
              <w:t>-Image</w:t>
            </w:r>
          </w:p>
        </w:tc>
        <w:tc>
          <w:tcPr>
            <w:tcW w:w="961" w:type="dxa"/>
            <w:tcBorders>
              <w:top w:val="nil"/>
              <w:left w:val="nil"/>
              <w:bottom w:val="nil"/>
              <w:right w:val="nil"/>
            </w:tcBorders>
            <w:noWrap w:val="0"/>
            <w:tcMar>
              <w:top w:w="-1" w:type="dxa"/>
              <w:left w:w="-1" w:type="dxa"/>
              <w:bottom w:w="-1" w:type="dxa"/>
              <w:right w:w="-1" w:type="dxa"/>
            </w:tcMar>
            <w:vAlign w:val="center"/>
          </w:tcPr>
          <w:p w14:paraId="2F0F64E2">
            <w:pPr>
              <w:snapToGrid w:val="0"/>
              <w:spacing w:line="240" w:lineRule="auto"/>
              <w:ind w:left="0" w:leftChars="0" w:right="0" w:rightChars="0" w:firstLine="0" w:firstLineChars="0"/>
              <w:jc w:val="center"/>
              <w:rPr>
                <w:rFonts w:hint="default" w:ascii="Times New Roman" w:hAnsi="Times New Roman" w:cs="Times New Roman"/>
                <w:color w:val="000000"/>
                <w:sz w:val="21"/>
                <w:szCs w:val="21"/>
                <w:lang w:val="en-US" w:eastAsia="zh-CN"/>
              </w:rPr>
            </w:pPr>
            <w:r>
              <w:rPr>
                <w:rFonts w:hint="eastAsia" w:cs="Times New Roman"/>
                <w:color w:val="000000"/>
                <w:sz w:val="21"/>
                <w:szCs w:val="21"/>
                <w:lang w:val="en-US" w:eastAsia="zh-CN"/>
              </w:rPr>
              <w:t>0.713</w:t>
            </w:r>
          </w:p>
        </w:tc>
        <w:tc>
          <w:tcPr>
            <w:tcW w:w="961" w:type="dxa"/>
            <w:tcBorders>
              <w:top w:val="nil"/>
              <w:left w:val="nil"/>
              <w:bottom w:val="nil"/>
              <w:right w:val="nil"/>
            </w:tcBorders>
            <w:noWrap w:val="0"/>
            <w:tcMar>
              <w:top w:w="-1" w:type="dxa"/>
              <w:left w:w="-1" w:type="dxa"/>
              <w:bottom w:w="-1" w:type="dxa"/>
              <w:right w:w="-1" w:type="dxa"/>
            </w:tcMar>
            <w:vAlign w:val="center"/>
          </w:tcPr>
          <w:p w14:paraId="2E6448E3">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0.545</w:t>
            </w:r>
          </w:p>
        </w:tc>
        <w:tc>
          <w:tcPr>
            <w:tcW w:w="961" w:type="dxa"/>
            <w:tcBorders>
              <w:top w:val="nil"/>
              <w:left w:val="nil"/>
              <w:bottom w:val="nil"/>
              <w:right w:val="nil"/>
            </w:tcBorders>
            <w:noWrap w:val="0"/>
            <w:tcMar>
              <w:top w:w="-1" w:type="dxa"/>
              <w:left w:w="-1" w:type="dxa"/>
              <w:bottom w:w="-1" w:type="dxa"/>
              <w:right w:w="-1" w:type="dxa"/>
            </w:tcMar>
            <w:vAlign w:val="center"/>
          </w:tcPr>
          <w:p w14:paraId="78F040C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0.467</w:t>
            </w:r>
          </w:p>
        </w:tc>
        <w:tc>
          <w:tcPr>
            <w:tcW w:w="961" w:type="dxa"/>
            <w:tcBorders>
              <w:top w:val="nil"/>
              <w:left w:val="nil"/>
              <w:bottom w:val="nil"/>
              <w:right w:val="nil"/>
            </w:tcBorders>
            <w:noWrap w:val="0"/>
            <w:tcMar>
              <w:top w:w="-1" w:type="dxa"/>
              <w:left w:w="-1" w:type="dxa"/>
              <w:bottom w:w="-1" w:type="dxa"/>
              <w:right w:w="-1" w:type="dxa"/>
            </w:tcMar>
            <w:vAlign w:val="center"/>
          </w:tcPr>
          <w:p w14:paraId="6B5C0352">
            <w:pPr>
              <w:snapToGrid w:val="0"/>
              <w:spacing w:line="240" w:lineRule="auto"/>
              <w:ind w:left="0" w:leftChars="0" w:right="0" w:rightChars="0" w:firstLine="0" w:firstLineChars="0"/>
              <w:jc w:val="center"/>
              <w:rPr>
                <w:rFonts w:hint="default" w:ascii="Times New Roman" w:hAnsi="Times New Roman" w:cs="Times New Roman"/>
                <w:b w:val="0"/>
                <w:bCs w:val="0"/>
                <w:color w:val="000000"/>
                <w:kern w:val="0"/>
                <w:sz w:val="21"/>
                <w:szCs w:val="21"/>
                <w:lang w:val="en-US" w:eastAsia="zh-CN" w:bidi="ar"/>
              </w:rPr>
            </w:pPr>
            <w:r>
              <w:rPr>
                <w:rFonts w:hint="eastAsia" w:cs="Times New Roman"/>
                <w:b w:val="0"/>
                <w:bCs w:val="0"/>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0142E964">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0.545</w:t>
            </w:r>
          </w:p>
        </w:tc>
        <w:tc>
          <w:tcPr>
            <w:tcW w:w="961" w:type="dxa"/>
            <w:tcBorders>
              <w:top w:val="nil"/>
              <w:left w:val="nil"/>
              <w:bottom w:val="nil"/>
              <w:right w:val="nil"/>
            </w:tcBorders>
            <w:noWrap w:val="0"/>
            <w:tcMar>
              <w:top w:w="-1" w:type="dxa"/>
              <w:left w:w="-1" w:type="dxa"/>
              <w:bottom w:w="-1" w:type="dxa"/>
              <w:right w:w="-1" w:type="dxa"/>
            </w:tcMar>
            <w:vAlign w:val="center"/>
          </w:tcPr>
          <w:p w14:paraId="20CBCC51">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0.784</w:t>
            </w:r>
          </w:p>
        </w:tc>
        <w:tc>
          <w:tcPr>
            <w:tcW w:w="967" w:type="dxa"/>
            <w:tcBorders>
              <w:top w:val="nil"/>
              <w:left w:val="nil"/>
              <w:bottom w:val="nil"/>
              <w:right w:val="nil"/>
            </w:tcBorders>
            <w:noWrap w:val="0"/>
            <w:tcMar>
              <w:top w:w="-1" w:type="dxa"/>
              <w:left w:w="-1" w:type="dxa"/>
              <w:bottom w:w="-1" w:type="dxa"/>
              <w:right w:w="-1" w:type="dxa"/>
            </w:tcMar>
            <w:vAlign w:val="center"/>
          </w:tcPr>
          <w:p w14:paraId="330063A7">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0.873</w:t>
            </w:r>
          </w:p>
        </w:tc>
      </w:tr>
      <w:tr w14:paraId="023847A8">
        <w:tblPrEx>
          <w:tblCellMar>
            <w:top w:w="0" w:type="dxa"/>
            <w:left w:w="108" w:type="dxa"/>
            <w:bottom w:w="0" w:type="dxa"/>
            <w:right w:w="108" w:type="dxa"/>
          </w:tblCellMar>
        </w:tblPrEx>
        <w:trPr>
          <w:trHeight w:val="425" w:hRule="atLeast"/>
          <w:jc w:val="center"/>
        </w:trPr>
        <w:tc>
          <w:tcPr>
            <w:tcW w:w="1924" w:type="dxa"/>
            <w:tcBorders>
              <w:top w:val="nil"/>
              <w:left w:val="nil"/>
              <w:bottom w:val="single" w:color="000000" w:sz="12" w:space="0"/>
              <w:right w:val="nil"/>
            </w:tcBorders>
            <w:noWrap w:val="0"/>
            <w:tcMar>
              <w:top w:w="-1" w:type="dxa"/>
              <w:left w:w="-1" w:type="dxa"/>
              <w:bottom w:w="-1" w:type="dxa"/>
              <w:right w:w="-1" w:type="dxa"/>
            </w:tcMar>
            <w:vAlign w:val="center"/>
          </w:tcPr>
          <w:p w14:paraId="1042C7A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cs="Times New Roman"/>
                <w:b/>
                <w:bCs/>
                <w:sz w:val="21"/>
                <w:szCs w:val="21"/>
                <w:lang w:val="en-US" w:eastAsia="zh-CN"/>
              </w:rPr>
              <w:t>DHLM</w:t>
            </w:r>
            <w:r>
              <w:rPr>
                <w:rFonts w:hint="default" w:ascii="Times New Roman" w:hAnsi="Times New Roman" w:cs="Times New Roman"/>
                <w:b/>
                <w:bCs/>
                <w:sz w:val="21"/>
                <w:szCs w:val="21"/>
                <w:lang w:val="en-US" w:eastAsia="zh-CN"/>
              </w:rPr>
              <w:t>（本文）</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6CF12987">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0.741</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7AD3092A">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0D138A78">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0.489</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3DAF6">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0.412</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12E930F2">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81F53">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0.803</w:t>
            </w:r>
          </w:p>
        </w:tc>
        <w:tc>
          <w:tcPr>
            <w:tcW w:w="967" w:type="dxa"/>
            <w:tcBorders>
              <w:top w:val="nil"/>
              <w:left w:val="nil"/>
              <w:bottom w:val="single" w:color="000000" w:sz="12" w:space="0"/>
              <w:right w:val="nil"/>
            </w:tcBorders>
            <w:noWrap w:val="0"/>
            <w:tcMar>
              <w:top w:w="-1" w:type="dxa"/>
              <w:left w:w="-1" w:type="dxa"/>
              <w:bottom w:w="-1" w:type="dxa"/>
              <w:right w:w="-1" w:type="dxa"/>
            </w:tcMar>
            <w:vAlign w:val="center"/>
          </w:tcPr>
          <w:p w14:paraId="72D58D3B">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0.887</w:t>
            </w:r>
          </w:p>
        </w:tc>
      </w:tr>
    </w:tbl>
    <w:p w14:paraId="3EF5D8B3">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lang w:val="en-US" w:eastAsia="zh-CN"/>
        </w:rPr>
      </w:pPr>
    </w:p>
    <w:p w14:paraId="0616E360">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rPr>
      </w:pPr>
      <w:r>
        <w:rPr>
          <w:rFonts w:hint="eastAsia"/>
          <w:lang w:val="en-US" w:eastAsia="zh-CN"/>
        </w:rPr>
        <w:t>实验</w:t>
      </w:r>
      <w:r>
        <w:rPr>
          <w:rFonts w:hint="eastAsia"/>
        </w:rPr>
        <w:t>结果</w:t>
      </w:r>
      <w:r>
        <w:rPr>
          <w:rFonts w:hint="eastAsia"/>
          <w:lang w:val="en-US" w:eastAsia="zh-CN"/>
        </w:rPr>
        <w:t>见上</w:t>
      </w:r>
      <w:r>
        <w:rPr>
          <w:rFonts w:hint="eastAsia"/>
        </w:rPr>
        <w:t>表3.</w:t>
      </w:r>
      <w:ins w:id="344" w:author="小宋" w:date="2026-07-06T23:32:37Z">
        <w:r>
          <w:rPr>
            <w:rFonts w:hint="eastAsia"/>
            <w:lang w:val="en-US" w:eastAsia="zh-CN"/>
          </w:rPr>
          <w:t>4</w:t>
        </w:r>
      </w:ins>
      <w:del w:id="345" w:author="小宋" w:date="2026-07-06T23:32:37Z">
        <w:r>
          <w:rPr>
            <w:rFonts w:hint="eastAsia"/>
            <w:lang w:val="en-US" w:eastAsia="zh-CN"/>
          </w:rPr>
          <w:delText>3</w:delText>
        </w:r>
      </w:del>
      <w:r>
        <w:rPr>
          <w:rFonts w:hint="eastAsia"/>
          <w:lang w:val="en-US" w:eastAsia="zh-CN"/>
        </w:rPr>
        <w:t>，该表</w:t>
      </w:r>
      <w:r>
        <w:rPr>
          <w:rFonts w:hint="eastAsia"/>
        </w:rPr>
        <w:t>展示了HashNet、DCH、MDSH、</w:t>
      </w:r>
      <w:r>
        <w:rPr>
          <w:rFonts w:hint="eastAsia"/>
          <w:lang w:eastAsia="zh-CN"/>
        </w:rPr>
        <w:t>DHLM</w:t>
      </w:r>
      <w:r>
        <w:rPr>
          <w:rFonts w:hint="eastAsia"/>
        </w:rPr>
        <w:t>-Image和</w:t>
      </w:r>
      <w:r>
        <w:rPr>
          <w:rFonts w:hint="eastAsia"/>
          <w:lang w:eastAsia="zh-CN"/>
        </w:rPr>
        <w:t>DHLM</w:t>
      </w:r>
      <w:r>
        <w:rPr>
          <w:rFonts w:hint="eastAsia"/>
        </w:rPr>
        <w:t>五个方法在iNaturalist 2018数据集上的检索性能对比。其中，HashNet、DCH、MDSH为现有单模态深度哈希基线方法；</w:t>
      </w:r>
      <w:r>
        <w:rPr>
          <w:rFonts w:hint="eastAsia"/>
          <w:lang w:eastAsia="zh-CN"/>
        </w:rPr>
        <w:t>DHLM</w:t>
      </w:r>
      <w:r>
        <w:rPr>
          <w:rFonts w:hint="eastAsia"/>
        </w:rPr>
        <w:t>-Image为本文提出的单模态变体（仅使用图像特征），用于公平对比验证</w:t>
      </w:r>
      <w:r>
        <w:rPr>
          <w:rFonts w:hint="eastAsia"/>
          <w:lang w:eastAsia="zh-CN"/>
        </w:rPr>
        <w:t>DHLM</w:t>
      </w:r>
      <w:r>
        <w:rPr>
          <w:rFonts w:hint="eastAsia"/>
        </w:rPr>
        <w:t>核心设计（哈希层结构、损失函数组合、难例挖掘策略）的有效性；</w:t>
      </w:r>
      <w:r>
        <w:rPr>
          <w:rFonts w:hint="eastAsia"/>
          <w:lang w:eastAsia="zh-CN"/>
        </w:rPr>
        <w:t>DHLM</w:t>
      </w:r>
      <w:r>
        <w:rPr>
          <w:rFonts w:hint="eastAsia"/>
        </w:rPr>
        <w:t>为完整的多模态模型（图像+地理位置元数据），用于展示多模态融合的最终性能。</w:t>
      </w:r>
    </w:p>
    <w:p w14:paraId="0569C13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从实验结果可以看出，本文提出的</w:t>
      </w:r>
      <w:r>
        <w:rPr>
          <w:rFonts w:hint="eastAsia"/>
          <w:lang w:eastAsia="zh-CN"/>
        </w:rPr>
        <w:t>DHLM</w:t>
      </w:r>
      <w:r>
        <w:rPr>
          <w:rFonts w:hint="eastAsia"/>
        </w:rPr>
        <w:t>模型在所有评价指标上均优于三个基线方法，取得了</w:t>
      </w:r>
      <w:r>
        <w:rPr>
          <w:rFonts w:hint="eastAsia"/>
          <w:lang w:val="en-US" w:eastAsia="zh-CN"/>
        </w:rPr>
        <w:t>较好</w:t>
      </w:r>
      <w:r>
        <w:rPr>
          <w:rFonts w:hint="eastAsia"/>
        </w:rPr>
        <w:t>的综合检索性能。具体而言，</w:t>
      </w:r>
      <w:r>
        <w:rPr>
          <w:rFonts w:hint="eastAsia"/>
          <w:lang w:eastAsia="zh-CN"/>
        </w:rPr>
        <w:t>DHLM</w:t>
      </w:r>
      <w:r>
        <w:rPr>
          <w:rFonts w:hint="eastAsia"/>
        </w:rPr>
        <w:t>的mAP达到0.741，相较于</w:t>
      </w:r>
      <w:r>
        <w:rPr>
          <w:rFonts w:hint="eastAsia"/>
          <w:lang w:val="en-US" w:eastAsia="zh-CN"/>
        </w:rPr>
        <w:t>最优基线方法MDSH</w:t>
      </w:r>
      <w:r>
        <w:rPr>
          <w:rFonts w:hint="eastAsia"/>
        </w:rPr>
        <w:t>的0.6</w:t>
      </w:r>
      <w:r>
        <w:rPr>
          <w:rFonts w:hint="eastAsia"/>
          <w:lang w:val="en-US" w:eastAsia="zh-CN"/>
        </w:rPr>
        <w:t>85</w:t>
      </w:r>
      <w:r>
        <w:rPr>
          <w:rFonts w:hint="eastAsia"/>
        </w:rPr>
        <w:t>提升</w:t>
      </w:r>
      <w:r>
        <w:rPr>
          <w:rFonts w:hint="eastAsia"/>
          <w:lang w:val="en-US" w:eastAsia="zh-CN"/>
        </w:rPr>
        <w:t>5</w:t>
      </w:r>
      <w:r>
        <w:rPr>
          <w:rFonts w:hint="eastAsia"/>
        </w:rPr>
        <w:t>.</w:t>
      </w:r>
      <w:r>
        <w:rPr>
          <w:rFonts w:hint="eastAsia"/>
          <w:lang w:val="en-US" w:eastAsia="zh-CN"/>
        </w:rPr>
        <w:t>6</w:t>
      </w:r>
      <w:r>
        <w:rPr>
          <w:rFonts w:hint="eastAsia"/>
        </w:rPr>
        <w:t>个百分点；Precision@1达到0.578，表明模型返回的第一个结果有57.8%的概率是正确的；Recall@1达到0.578，表明57.8%的查询在Top-1即命中目标类别；Recall@5达到0.803，Recall@10达到0.887，表明绝大多数查询能在前10位结果中成功检索到相关古树名木样本</w:t>
      </w:r>
      <w:r>
        <w:rPr>
          <w:rFonts w:hint="eastAsia"/>
          <w:lang w:eastAsia="zh-CN"/>
        </w:rPr>
        <w:t>。</w:t>
      </w:r>
      <w:r>
        <w:rPr>
          <w:rFonts w:hint="eastAsia"/>
          <w:lang w:val="en-US" w:eastAsia="zh-CN"/>
        </w:rPr>
        <w:t>因此，</w:t>
      </w:r>
      <w:r>
        <w:rPr>
          <w:rFonts w:hint="eastAsia"/>
        </w:rPr>
        <w:t>从表3.3的实验结果可以得出以下关键结论</w:t>
      </w:r>
      <w:r>
        <w:rPr>
          <w:rFonts w:hint="eastAsia"/>
          <w:lang w:eastAsia="zh-CN"/>
        </w:rPr>
        <w:t>：</w:t>
      </w:r>
    </w:p>
    <w:p w14:paraId="17DC9139">
      <w:pPr>
        <w:numPr>
          <w:ilvl w:val="0"/>
          <w:numId w:val="13"/>
        </w:numPr>
        <w:ind w:left="0" w:leftChars="0" w:firstLine="480" w:firstLineChars="200"/>
        <w:jc w:val="left"/>
        <w:rPr>
          <w:rFonts w:hint="eastAsia" w:eastAsia="宋体"/>
          <w:lang w:eastAsia="zh-CN"/>
        </w:rPr>
      </w:pPr>
      <w:r>
        <w:rPr>
          <w:rFonts w:hint="eastAsia"/>
          <w:lang w:eastAsia="zh-CN"/>
        </w:rPr>
        <w:t>单模态公平对</w:t>
      </w:r>
      <w:r>
        <w:rPr>
          <w:rFonts w:hint="eastAsia"/>
          <w:lang w:val="en-US" w:eastAsia="zh-CN"/>
        </w:rPr>
        <w:t>比，</w:t>
      </w:r>
      <w:r>
        <w:rPr>
          <w:rFonts w:hint="eastAsia"/>
          <w:lang w:eastAsia="zh-CN"/>
        </w:rPr>
        <w:t>DHLM-Image（单模态变体）取得mAP 0.713的检索精度，优于最优基线MDSH（0.685）2.8个百分点，优于DCH（0.652）和HashNet（0.623）。这一结果表明，在仅使用图像特征的公平对比条件下，DHLM-Image采用经典的FC-Tanh-Sign哈希层结构，配合Triplet+Contrastive+Quantization联合损失函数以及在线难例挖掘策略，其组合效果优于现有基线方法的单一优化策略，验证了模型核心设计的独立有效性。</w:t>
      </w:r>
    </w:p>
    <w:p w14:paraId="11B120BE">
      <w:pPr>
        <w:numPr>
          <w:ilvl w:val="0"/>
          <w:numId w:val="13"/>
        </w:numPr>
        <w:ind w:left="0" w:leftChars="0" w:firstLine="480" w:firstLineChars="200"/>
        <w:jc w:val="left"/>
        <w:rPr>
          <w:rFonts w:hint="eastAsia" w:eastAsia="宋体"/>
          <w:lang w:eastAsia="zh-CN"/>
        </w:rPr>
      </w:pPr>
      <w:r>
        <w:rPr>
          <w:rFonts w:hint="eastAsia" w:eastAsia="宋体"/>
          <w:lang w:eastAsia="zh-CN"/>
        </w:rPr>
        <w:t>多模态增益验证：完整</w:t>
      </w:r>
      <w:r>
        <w:rPr>
          <w:rFonts w:hint="eastAsia"/>
          <w:lang w:eastAsia="zh-CN"/>
        </w:rPr>
        <w:t>DHLM</w:t>
      </w:r>
      <w:r>
        <w:rPr>
          <w:rFonts w:hint="eastAsia" w:eastAsia="宋体"/>
          <w:lang w:eastAsia="zh-CN"/>
        </w:rPr>
        <w:t>模型（图像+位置双模态）取得mAP 0.741，相比单模态</w:t>
      </w:r>
      <w:r>
        <w:rPr>
          <w:rFonts w:hint="eastAsia"/>
          <w:lang w:eastAsia="zh-CN"/>
        </w:rPr>
        <w:t>DHLM</w:t>
      </w:r>
      <w:r>
        <w:rPr>
          <w:rFonts w:hint="eastAsia" w:eastAsia="宋体"/>
          <w:lang w:eastAsia="zh-CN"/>
        </w:rPr>
        <w:t>-Image（0.713）提升2.8个百分点，相比最优基线MDSH（0.685）提升5.6个百分点。性能提升可分解为两部分：核心设计贡献（+2.8个百分点，来自联合损失与难例挖掘策略）和多模态融合贡献（+2.8个百分点，来自地理位置元数据的引入），二者均衡贡献、协同实现总计5.6个百分点的性能提升，验证了模型设计与多模态融合策略的双重有效性。</w:t>
      </w:r>
    </w:p>
    <w:p w14:paraId="403F01FE">
      <w:pPr>
        <w:numPr>
          <w:ilvl w:val="0"/>
          <w:numId w:val="13"/>
        </w:numPr>
        <w:ind w:left="0" w:leftChars="0" w:firstLine="480" w:firstLineChars="200"/>
        <w:jc w:val="left"/>
        <w:rPr>
          <w:rFonts w:hint="eastAsia" w:eastAsia="宋体"/>
          <w:lang w:eastAsia="zh-CN"/>
        </w:rPr>
      </w:pPr>
      <w:r>
        <w:rPr>
          <w:rFonts w:hint="eastAsia" w:eastAsia="宋体"/>
          <w:lang w:eastAsia="zh-CN"/>
        </w:rPr>
        <w:t>综合优势：</w:t>
      </w:r>
      <w:r>
        <w:rPr>
          <w:rFonts w:hint="eastAsia"/>
          <w:lang w:eastAsia="zh-CN"/>
        </w:rPr>
        <w:t>DHLM</w:t>
      </w:r>
      <w:r>
        <w:rPr>
          <w:rFonts w:hint="eastAsia" w:eastAsia="宋体"/>
          <w:lang w:eastAsia="zh-CN"/>
        </w:rPr>
        <w:t>通过</w:t>
      </w:r>
      <w:r>
        <w:rPr>
          <w:rFonts w:hint="eastAsia"/>
          <w:lang w:eastAsia="zh-CN"/>
        </w:rPr>
        <w:t>“</w:t>
      </w:r>
      <w:r>
        <w:rPr>
          <w:rFonts w:hint="eastAsia" w:eastAsia="宋体"/>
          <w:lang w:eastAsia="zh-CN"/>
        </w:rPr>
        <w:t>先进的单模态哈希设计+有效的多模态融合</w:t>
      </w:r>
      <w:r>
        <w:rPr>
          <w:rFonts w:hint="eastAsia"/>
          <w:lang w:eastAsia="zh-CN"/>
        </w:rPr>
        <w:t>”</w:t>
      </w:r>
      <w:r>
        <w:rPr>
          <w:rFonts w:hint="eastAsia" w:eastAsia="宋体"/>
          <w:lang w:eastAsia="zh-CN"/>
        </w:rPr>
        <w:t>双重优势，在iNaturalist 2018数据集上取得了</w:t>
      </w:r>
      <w:r>
        <w:rPr>
          <w:rFonts w:hint="eastAsia"/>
          <w:lang w:val="en-US" w:eastAsia="zh-CN"/>
        </w:rPr>
        <w:t>优秀</w:t>
      </w:r>
      <w:r>
        <w:rPr>
          <w:rFonts w:hint="eastAsia" w:eastAsia="宋体"/>
          <w:lang w:eastAsia="zh-CN"/>
        </w:rPr>
        <w:t>的检索性能。</w:t>
      </w:r>
    </w:p>
    <w:p w14:paraId="6B8EEEA6">
      <w:pPr>
        <w:rPr>
          <w:rFonts w:hint="eastAsia"/>
        </w:rPr>
      </w:pPr>
      <w:r>
        <w:rPr>
          <w:rFonts w:hint="eastAsia"/>
        </w:rPr>
        <w:t>这一显著性能提升主要归因于</w:t>
      </w:r>
      <w:r>
        <w:rPr>
          <w:rFonts w:hint="eastAsia"/>
          <w:lang w:eastAsia="zh-CN"/>
        </w:rPr>
        <w:t>DHLM</w:t>
      </w:r>
      <w:r>
        <w:rPr>
          <w:rFonts w:hint="eastAsia"/>
        </w:rPr>
        <w:t>的</w:t>
      </w:r>
      <w:r>
        <w:rPr>
          <w:rFonts w:hint="eastAsia"/>
          <w:lang w:val="en-US" w:eastAsia="zh-CN"/>
        </w:rPr>
        <w:t>以下</w:t>
      </w:r>
      <w:r>
        <w:rPr>
          <w:rFonts w:hint="eastAsia"/>
        </w:rPr>
        <w:t>方面创新：多模态融合策略将地理位置元数据编码为256维位置特征向量，与</w:t>
      </w:r>
      <w:r>
        <w:rPr>
          <w:rFonts w:hint="eastAsia"/>
          <w:lang w:eastAsia="zh-CN"/>
        </w:rPr>
        <w:t>图像特征</w:t>
      </w:r>
      <w:r>
        <w:rPr>
          <w:rFonts w:hint="eastAsia"/>
        </w:rPr>
        <w:t>拼接后形成互补性更强的融合表示，有效缓解了单一</w:t>
      </w:r>
      <w:r>
        <w:rPr>
          <w:rFonts w:hint="eastAsia"/>
          <w:lang w:eastAsia="zh-CN"/>
        </w:rPr>
        <w:t>图像特征</w:t>
      </w:r>
      <w:r>
        <w:rPr>
          <w:rFonts w:hint="eastAsia"/>
        </w:rPr>
        <w:t>在形态相似树种判别中的局限性；多损失联合优化通过Triplet Loss（三元组损失）、Contrastive Loss（对比损失）和Quantization Loss（量化损失）的协同作用，同步优化特征判别性、样本对相似度关系和哈希码量化质量；在线难例挖掘机制针对古树名木数据集的长尾分布特性，动态选择决策边界附近的困难样本进行重点学习，提升了模型对尾部类别的检索性能。</w:t>
      </w:r>
    </w:p>
    <w:p w14:paraId="3EFFE1E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rPr>
      </w:pPr>
      <w:r>
        <w:rPr>
          <w:rFonts w:hint="eastAsia"/>
        </w:rPr>
        <w:t>在基线方法的对比中，三个基线方法的性能排序与文献报告一致：HashNet（mAP 0.623）通过连续松弛策略奠定了深度哈希学习的优化基础；DCH（mAP 0.652）在HashNet基础上引入Cauchy分布和动态难例挖掘，提升了哈希码的判别性（提升2.9个百分点）；MDSH（mAP 0.685）通过融合多尺度特征和深度监督机制取得了三个基线中的最优性能（相比DCH提升3.3个百分点）。</w:t>
      </w:r>
      <w:r>
        <w:rPr>
          <w:rFonts w:hint="eastAsia"/>
          <w:lang w:eastAsia="zh-CN"/>
        </w:rPr>
        <w:t>DHLM</w:t>
      </w:r>
      <w:r>
        <w:rPr>
          <w:rFonts w:hint="eastAsia"/>
        </w:rPr>
        <w:t>-Image取得mAP 0.713，优于最优基线MDSH（提升2.8个百分点），尽管所有方法均采用ResNet-50骨干网络和相同的训练配置，</w:t>
      </w:r>
      <w:r>
        <w:rPr>
          <w:rFonts w:hint="eastAsia"/>
          <w:lang w:eastAsia="zh-CN"/>
        </w:rPr>
        <w:t>DHLM</w:t>
      </w:r>
      <w:r>
        <w:rPr>
          <w:rFonts w:hint="eastAsia"/>
        </w:rPr>
        <w:t>-Image通过联合损失函数的多目标协同优化和在线难例挖掘策略的动态样本选择，在特征判别性和哈希码质量两个维度上均获得了改善。具体而言，Triplet Loss与Contrastive Loss的联合使用使模型同时优化类间分离度和类内紧凑性，弥补了基线方法仅依赖单一损失函数的不足；OHEM策略则有效缓解了iNaturalist 2018数据集长尾分布</w:t>
      </w:r>
      <w:r>
        <w:rPr>
          <w:rFonts w:hint="eastAsia"/>
          <w:lang w:val="en-US" w:eastAsia="zh-CN"/>
        </w:rPr>
        <w:t>导致的</w:t>
      </w:r>
      <w:r>
        <w:rPr>
          <w:rFonts w:hint="eastAsia"/>
        </w:rPr>
        <w:t>尾部类别训练不充分的问题。</w:t>
      </w:r>
    </w:p>
    <w:p w14:paraId="54A3E6B1">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rPr>
          <w:rFonts w:hint="eastAsia"/>
        </w:rPr>
        <w:t>综上所述，</w:t>
      </w:r>
      <w:r>
        <w:rPr>
          <w:rFonts w:hint="eastAsia"/>
          <w:lang w:eastAsia="zh-CN"/>
        </w:rPr>
        <w:t>DHLM</w:t>
      </w:r>
      <w:r>
        <w:rPr>
          <w:rFonts w:hint="eastAsia"/>
        </w:rPr>
        <w:t>通过多模态融合、多损失联合优化和难例挖掘策略的协同设计，在古树名木</w:t>
      </w:r>
      <w:r>
        <w:rPr>
          <w:rFonts w:hint="eastAsia"/>
          <w:lang w:val="en-US" w:eastAsia="zh-CN"/>
        </w:rPr>
        <w:t>单向检索</w:t>
      </w:r>
      <w:r>
        <w:rPr>
          <w:rFonts w:hint="eastAsia"/>
        </w:rPr>
        <w:t>任务中展现出</w:t>
      </w:r>
      <w:r>
        <w:rPr>
          <w:rFonts w:hint="eastAsia"/>
          <w:lang w:val="en-US" w:eastAsia="zh-CN"/>
        </w:rPr>
        <w:t>较好</w:t>
      </w:r>
      <w:r>
        <w:rPr>
          <w:rFonts w:hint="eastAsia"/>
        </w:rPr>
        <w:t>的性能优势，验证了其在该应用场景中的</w:t>
      </w:r>
      <w:r>
        <w:rPr>
          <w:rFonts w:hint="eastAsia"/>
          <w:lang w:val="en-US" w:eastAsia="zh-CN"/>
        </w:rPr>
        <w:t>合理性和</w:t>
      </w:r>
      <w:r>
        <w:rPr>
          <w:rFonts w:hint="eastAsia"/>
        </w:rPr>
        <w:t>有效性。</w:t>
      </w:r>
    </w:p>
    <w:p w14:paraId="4890759F">
      <w:pPr>
        <w:numPr>
          <w:ilvl w:val="0"/>
          <w:numId w:val="0"/>
        </w:numPr>
        <w:ind w:firstLine="420" w:firstLineChars="0"/>
        <w:jc w:val="left"/>
      </w:pPr>
      <w:r>
        <w:rPr>
          <w:rFonts w:hint="eastAsia"/>
          <w:lang w:val="en-US" w:eastAsia="zh-CN"/>
        </w:rPr>
        <w:t>（2）双向检索性能对比</w:t>
      </w:r>
    </w:p>
    <w:p w14:paraId="34C7A8C8">
      <w:pPr>
        <w:keepNext w:val="0"/>
        <w:keepLines w:val="0"/>
        <w:pageBreakBefore w:val="0"/>
        <w:widowControl w:val="0"/>
        <w:kinsoku/>
        <w:wordWrap w:val="0"/>
        <w:overflowPunct/>
        <w:topLinePunct w:val="0"/>
        <w:autoSpaceDE/>
        <w:autoSpaceDN/>
        <w:bidi w:val="0"/>
        <w:adjustRightInd/>
        <w:snapToGrid/>
        <w:ind w:firstLine="420"/>
        <w:jc w:val="left"/>
        <w:textAlignment w:val="auto"/>
        <w:rPr>
          <w:rFonts w:hint="eastAsia"/>
          <w:lang w:eastAsia="zh-CN"/>
        </w:rPr>
      </w:pPr>
      <w:r>
        <w:rPr>
          <w:rFonts w:hint="eastAsia"/>
        </w:rPr>
        <w:t>为进一步验证</w:t>
      </w:r>
      <w:r>
        <w:rPr>
          <w:rFonts w:hint="eastAsia"/>
          <w:lang w:eastAsia="zh-CN"/>
        </w:rPr>
        <w:t>DHLM</w:t>
      </w:r>
      <w:r>
        <w:rPr>
          <w:rFonts w:hint="eastAsia"/>
        </w:rPr>
        <w:t>作为多模态检索模型的双向检索能力，本节在iNaturalist 2018测试集上分别评估Image-to-Image、Image-to-Location和Location-to-Image三种检索任务的性能</w:t>
      </w:r>
      <w:r>
        <w:rPr>
          <w:rFonts w:hint="eastAsia"/>
          <w:lang w:eastAsia="zh-CN"/>
        </w:rPr>
        <w:t>。</w:t>
      </w:r>
    </w:p>
    <w:p w14:paraId="16B2D8BB">
      <w:pPr>
        <w:ind w:firstLine="420"/>
        <w:jc w:val="left"/>
        <w:rPr>
          <w:rFonts w:hint="eastAsia"/>
        </w:rPr>
      </w:pPr>
      <w:r>
        <w:rPr>
          <w:rFonts w:hint="eastAsia"/>
          <w:lang w:val="en-US" w:eastAsia="zh-CN"/>
        </w:rPr>
        <w:t>实验</w:t>
      </w:r>
      <w:r>
        <w:rPr>
          <w:rFonts w:hint="eastAsia"/>
        </w:rPr>
        <w:t>结果</w:t>
      </w:r>
      <w:r>
        <w:rPr>
          <w:rFonts w:hint="eastAsia"/>
          <w:lang w:val="en-US" w:eastAsia="zh-CN"/>
        </w:rPr>
        <w:t>见下</w:t>
      </w:r>
      <w:r>
        <w:rPr>
          <w:rFonts w:hint="eastAsia"/>
        </w:rPr>
        <w:t>表3.</w:t>
      </w:r>
      <w:ins w:id="346" w:author="小宋" w:date="2026-07-06T23:32:49Z">
        <w:r>
          <w:rPr>
            <w:rFonts w:hint="eastAsia"/>
            <w:lang w:val="en-US" w:eastAsia="zh-CN"/>
          </w:rPr>
          <w:t>5</w:t>
        </w:r>
      </w:ins>
      <w:del w:id="347" w:author="小宋" w:date="2026-07-06T23:32:49Z">
        <w:r>
          <w:rPr>
            <w:rFonts w:hint="eastAsia"/>
            <w:lang w:val="en-US" w:eastAsia="zh-CN"/>
          </w:rPr>
          <w:delText>4</w:delText>
        </w:r>
      </w:del>
      <w:r>
        <w:rPr>
          <w:rFonts w:hint="eastAsia"/>
        </w:rPr>
        <w:t>所示。从实验结果可以看出，</w:t>
      </w:r>
      <w:r>
        <w:rPr>
          <w:rFonts w:hint="eastAsia"/>
          <w:lang w:eastAsia="zh-CN"/>
        </w:rPr>
        <w:t>DHLM</w:t>
      </w:r>
      <w:r>
        <w:rPr>
          <w:rFonts w:hint="eastAsia"/>
        </w:rPr>
        <w:t>模型在三种检索任务上均展现出良好的检索性能。I2I任务作为传统图像检索方向，mAP达到0.741</w:t>
      </w:r>
      <w:r>
        <w:rPr>
          <w:rFonts w:hint="eastAsia"/>
          <w:lang w:eastAsia="zh-CN"/>
        </w:rPr>
        <w:t>，</w:t>
      </w:r>
      <w:r>
        <w:rPr>
          <w:rFonts w:hint="eastAsia"/>
        </w:rPr>
        <w:t>与（1）节结果一致，验证了模型在</w:t>
      </w:r>
      <w:r>
        <w:rPr>
          <w:rFonts w:hint="eastAsia"/>
          <w:lang w:eastAsia="zh-CN"/>
        </w:rPr>
        <w:t>图像特征</w:t>
      </w:r>
      <w:r>
        <w:rPr>
          <w:rFonts w:hint="eastAsia"/>
        </w:rPr>
        <w:t>判别上的有效性。I2L任务mAP为0.698，低于I2I任务（差距4.3个百分点）。这一性能差距源于三方面因素：首先，I2L属于</w:t>
      </w:r>
      <w:r>
        <w:rPr>
          <w:rFonts w:hint="eastAsia"/>
          <w:lang w:val="en-US" w:eastAsia="zh-CN"/>
        </w:rPr>
        <w:t>多</w:t>
      </w:r>
      <w:r>
        <w:rPr>
          <w:rFonts w:hint="eastAsia"/>
        </w:rPr>
        <w:t>模态检索（图像→位置），需要建立</w:t>
      </w:r>
      <w:r>
        <w:rPr>
          <w:rFonts w:hint="eastAsia"/>
          <w:lang w:eastAsia="zh-CN"/>
        </w:rPr>
        <w:t>图像特征</w:t>
      </w:r>
      <w:r>
        <w:rPr>
          <w:rFonts w:hint="eastAsia"/>
        </w:rPr>
        <w:t>与</w:t>
      </w:r>
      <w:r>
        <w:rPr>
          <w:rFonts w:hint="eastAsia"/>
          <w:lang w:val="en-US" w:eastAsia="zh-CN"/>
        </w:rPr>
        <w:t>位置</w:t>
      </w:r>
      <w:r>
        <w:rPr>
          <w:rFonts w:hint="eastAsia"/>
        </w:rPr>
        <w:t>特征的</w:t>
      </w:r>
      <w:r>
        <w:rPr>
          <w:rFonts w:hint="eastAsia"/>
          <w:lang w:val="en-US" w:eastAsia="zh-CN"/>
        </w:rPr>
        <w:t>多模态</w:t>
      </w:r>
      <w:r>
        <w:rPr>
          <w:rFonts w:hint="eastAsia"/>
        </w:rPr>
        <w:t>映射，本身难度高于同模态的I2I检索；其次，I2L是</w:t>
      </w:r>
      <w:r>
        <w:rPr>
          <w:rFonts w:hint="eastAsia"/>
          <w:lang w:eastAsia="zh-CN"/>
        </w:rPr>
        <w:t>“</w:t>
      </w:r>
      <w:r>
        <w:rPr>
          <w:rFonts w:hint="eastAsia"/>
        </w:rPr>
        <w:t>高维→低维</w:t>
      </w:r>
      <w:r>
        <w:rPr>
          <w:rFonts w:hint="eastAsia"/>
          <w:lang w:eastAsia="zh-CN"/>
        </w:rPr>
        <w:t>”</w:t>
      </w:r>
      <w:r>
        <w:rPr>
          <w:rFonts w:hint="eastAsia"/>
        </w:rPr>
        <w:t>映射（512维图像特征→2维坐标），信息压缩导致判别性下降；最后，地理距离阈值（&lt;1km）引入判定噪声——同类别古树</w:t>
      </w:r>
      <w:r>
        <w:rPr>
          <w:rFonts w:hint="eastAsia"/>
          <w:lang w:val="en-US" w:eastAsia="zh-CN"/>
        </w:rPr>
        <w:t>名木</w:t>
      </w:r>
      <w:r>
        <w:rPr>
          <w:rFonts w:hint="eastAsia"/>
        </w:rPr>
        <w:t>在野外分布中可能存在空间分离，同一位置范围内也可能存在不同树种，导致位置相关性的判定比</w:t>
      </w:r>
      <w:r>
        <w:rPr>
          <w:rFonts w:hint="eastAsia"/>
          <w:lang w:val="en-US" w:eastAsia="zh-CN"/>
        </w:rPr>
        <w:t>图像</w:t>
      </w:r>
      <w:r>
        <w:rPr>
          <w:rFonts w:hint="eastAsia"/>
        </w:rPr>
        <w:t>相似性更具挑战性。尽管如此，I2L任务的Recall@5达到0.765，表明模型能够以较高概率在前五位结果中返回距离查询图像1km范围内的古树</w:t>
      </w:r>
      <w:r>
        <w:rPr>
          <w:rFonts w:hint="eastAsia"/>
          <w:lang w:val="en-US" w:eastAsia="zh-CN"/>
        </w:rPr>
        <w:t>名木</w:t>
      </w:r>
      <w:r>
        <w:rPr>
          <w:rFonts w:hint="eastAsia"/>
        </w:rPr>
        <w:t>位置，验证了</w:t>
      </w:r>
      <w:r>
        <w:rPr>
          <w:rFonts w:hint="eastAsia"/>
          <w:lang w:eastAsia="zh-CN"/>
        </w:rPr>
        <w:t>“</w:t>
      </w:r>
      <w:r>
        <w:rPr>
          <w:rFonts w:hint="eastAsia"/>
        </w:rPr>
        <w:t>以图搜位置</w:t>
      </w:r>
      <w:r>
        <w:rPr>
          <w:rFonts w:hint="eastAsia"/>
          <w:lang w:eastAsia="zh-CN"/>
        </w:rPr>
        <w:t>”</w:t>
      </w:r>
      <w:r>
        <w:rPr>
          <w:rFonts w:hint="eastAsia"/>
        </w:rPr>
        <w:t>能力的有效性。L2I任务mAP为0.672，是三种任务中最低的。这一结果符合预期：L2I属于</w:t>
      </w:r>
      <w:r>
        <w:rPr>
          <w:rFonts w:hint="eastAsia"/>
          <w:lang w:eastAsia="zh-CN"/>
        </w:rPr>
        <w:t>“</w:t>
      </w:r>
      <w:r>
        <w:rPr>
          <w:rFonts w:hint="eastAsia"/>
        </w:rPr>
        <w:t>低维→高维</w:t>
      </w:r>
      <w:r>
        <w:rPr>
          <w:rFonts w:hint="eastAsia"/>
          <w:lang w:eastAsia="zh-CN"/>
        </w:rPr>
        <w:t>”</w:t>
      </w:r>
      <w:r>
        <w:rPr>
          <w:rFonts w:hint="eastAsia"/>
        </w:rPr>
        <w:t>检索（2维坐标→512维图像特征），从稀疏的位置信息推断丰富的</w:t>
      </w:r>
      <w:r>
        <w:rPr>
          <w:rFonts w:hint="eastAsia"/>
          <w:lang w:val="en-US" w:eastAsia="zh-CN"/>
        </w:rPr>
        <w:t>图像</w:t>
      </w:r>
      <w:r>
        <w:rPr>
          <w:rFonts w:hint="eastAsia"/>
        </w:rPr>
        <w:t>内容本身具有更大的歧义性；同时，同一地理范围内可能存在多种古树</w:t>
      </w:r>
      <w:r>
        <w:rPr>
          <w:rFonts w:hint="eastAsia"/>
          <w:lang w:val="en-US" w:eastAsia="zh-CN"/>
        </w:rPr>
        <w:t>名木</w:t>
      </w:r>
      <w:r>
        <w:rPr>
          <w:rFonts w:hint="eastAsia"/>
        </w:rPr>
        <w:t>，仅凭位置坐标难以精确区分。然而，Recall@5达到0.748表明，给定一个地理位置，模型能够有效检索出该位置附近的古树</w:t>
      </w:r>
      <w:r>
        <w:rPr>
          <w:rFonts w:hint="eastAsia"/>
          <w:lang w:val="en-US" w:eastAsia="zh-CN"/>
        </w:rPr>
        <w:t>名木</w:t>
      </w:r>
      <w:r>
        <w:rPr>
          <w:rFonts w:hint="eastAsia"/>
        </w:rPr>
        <w:t>图像，满足</w:t>
      </w:r>
      <w:r>
        <w:rPr>
          <w:rFonts w:hint="eastAsia"/>
          <w:lang w:eastAsia="zh-CN"/>
        </w:rPr>
        <w:t>“</w:t>
      </w:r>
      <w:r>
        <w:rPr>
          <w:rFonts w:hint="eastAsia"/>
        </w:rPr>
        <w:t>以位置搜图</w:t>
      </w:r>
      <w:r>
        <w:rPr>
          <w:rFonts w:hint="eastAsia"/>
          <w:lang w:eastAsia="zh-CN"/>
        </w:rPr>
        <w:t>”</w:t>
      </w:r>
      <w:r>
        <w:rPr>
          <w:rFonts w:hint="eastAsia"/>
        </w:rPr>
        <w:t>的实际应用需求。</w:t>
      </w:r>
    </w:p>
    <w:p w14:paraId="3C8AD7E1">
      <w:pPr>
        <w:ind w:firstLine="0" w:firstLineChars="0"/>
        <w:jc w:val="left"/>
        <w:rPr>
          <w:rFonts w:hint="eastAsia"/>
          <w:lang w:eastAsia="zh-CN"/>
        </w:rPr>
      </w:pPr>
    </w:p>
    <w:p w14:paraId="7E1E376F">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ins w:id="348" w:author="小宋" w:date="2026-07-06T23:32:46Z">
        <w:r>
          <w:rPr>
            <w:rFonts w:hint="eastAsia"/>
            <w:sz w:val="21"/>
            <w:szCs w:val="21"/>
            <w:lang w:val="en-US" w:eastAsia="zh-CN"/>
          </w:rPr>
          <w:t>5</w:t>
        </w:r>
      </w:ins>
      <w:del w:id="349" w:author="小宋" w:date="2026-07-06T23:32:46Z">
        <w:r>
          <w:rPr>
            <w:rFonts w:hint="eastAsia"/>
            <w:sz w:val="21"/>
            <w:szCs w:val="21"/>
            <w:lang w:val="en-US" w:eastAsia="zh-CN"/>
          </w:rPr>
          <w:delText>4</w:delText>
        </w:r>
      </w:del>
      <w:r>
        <w:rPr>
          <w:rFonts w:hint="eastAsia"/>
          <w:sz w:val="21"/>
          <w:szCs w:val="21"/>
          <w:lang w:val="en-US" w:eastAsia="zh-CN"/>
        </w:rPr>
        <w:t xml:space="preserve"> 双向检索性能对比实验</w:t>
      </w:r>
    </w:p>
    <w:p w14:paraId="29A29932">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ins w:id="350" w:author="小宋" w:date="2026-07-06T23:32:47Z">
        <w:r>
          <w:rPr>
            <w:rFonts w:hint="eastAsia"/>
            <w:sz w:val="21"/>
            <w:szCs w:val="21"/>
            <w:lang w:val="en-US" w:eastAsia="zh-CN"/>
          </w:rPr>
          <w:t>5</w:t>
        </w:r>
      </w:ins>
      <w:del w:id="351" w:author="小宋" w:date="2026-07-06T23:32:47Z">
        <w:r>
          <w:rPr>
            <w:rFonts w:hint="eastAsia"/>
            <w:sz w:val="21"/>
            <w:szCs w:val="21"/>
            <w:lang w:val="en-US" w:eastAsia="zh-CN"/>
          </w:rPr>
          <w:delText>4</w:delText>
        </w:r>
      </w:del>
      <w:r>
        <w:rPr>
          <w:rFonts w:hint="eastAsia"/>
          <w:sz w:val="21"/>
          <w:szCs w:val="21"/>
          <w:lang w:val="en-US" w:eastAsia="zh-CN"/>
        </w:rPr>
        <w:t xml:space="preserve"> Comparative Experiment of Bidirectional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2CAFAC98">
        <w:tblPrEx>
          <w:tblCellMar>
            <w:top w:w="0" w:type="dxa"/>
            <w:left w:w="108" w:type="dxa"/>
            <w:bottom w:w="0" w:type="dxa"/>
            <w:right w:w="108" w:type="dxa"/>
          </w:tblCellMar>
        </w:tblPrEx>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0C68CD9">
            <w:pPr>
              <w:snapToGrid w:val="0"/>
              <w:spacing w:line="240" w:lineRule="auto"/>
              <w:ind w:left="0" w:leftChars="0" w:right="0" w:rightChars="0" w:firstLine="0" w:firstLineChars="0"/>
              <w:jc w:val="center"/>
              <w:rPr>
                <w:rFonts w:hint="default"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检索任务</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04FAD27">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2ADDDFE4">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F05383E">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83D44F5">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426E63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EF16CF8">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73566ECD">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307D4EB2">
        <w:tblPrEx>
          <w:tblCellMar>
            <w:top w:w="0" w:type="dxa"/>
            <w:left w:w="108" w:type="dxa"/>
            <w:bottom w:w="0" w:type="dxa"/>
            <w:right w:w="108" w:type="dxa"/>
          </w:tblCellMar>
        </w:tblPrEx>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3BA5114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Image to Image</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AF29F16">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rPr>
              <w:t>0.</w:t>
            </w:r>
            <w:r>
              <w:rPr>
                <w:rFonts w:hint="default" w:ascii="Times New Roman" w:hAnsi="Times New Roman" w:cs="Times New Roman"/>
                <w:sz w:val="21"/>
                <w:lang w:val="en-US" w:eastAsia="zh-CN"/>
              </w:rPr>
              <w:t>741</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9FCAEC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1D50651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0.489</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0FD32A3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0.412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087AD0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41A923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0.803</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7938D05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0.887</w:t>
            </w:r>
          </w:p>
        </w:tc>
      </w:tr>
      <w:tr w14:paraId="0F9E1C39">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shd w:val="clear" w:color="auto" w:fill="auto"/>
            <w:noWrap w:val="0"/>
            <w:tcMar>
              <w:top w:w="-1" w:type="dxa"/>
              <w:left w:w="-1" w:type="dxa"/>
              <w:bottom w:w="-1" w:type="dxa"/>
              <w:right w:w="-1" w:type="dxa"/>
            </w:tcMar>
            <w:vAlign w:val="center"/>
          </w:tcPr>
          <w:p w14:paraId="2EF40F3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cs="Times New Roman"/>
                <w:b w:val="0"/>
                <w:bCs w:val="0"/>
                <w:color w:val="000000"/>
                <w:sz w:val="21"/>
                <w:szCs w:val="21"/>
                <w:lang w:val="en-US" w:eastAsia="zh-CN"/>
              </w:rPr>
              <w:t>Image to Location</w:t>
            </w:r>
          </w:p>
        </w:tc>
        <w:tc>
          <w:tcPr>
            <w:tcW w:w="961" w:type="dxa"/>
            <w:tcBorders>
              <w:top w:val="nil"/>
              <w:left w:val="nil"/>
              <w:bottom w:val="nil"/>
              <w:right w:val="nil"/>
            </w:tcBorders>
            <w:noWrap w:val="0"/>
            <w:tcMar>
              <w:top w:w="-1" w:type="dxa"/>
              <w:left w:w="-1" w:type="dxa"/>
              <w:bottom w:w="-1" w:type="dxa"/>
              <w:right w:w="-1" w:type="dxa"/>
            </w:tcMar>
            <w:vAlign w:val="center"/>
          </w:tcPr>
          <w:p w14:paraId="09379E9F">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0.698</w:t>
            </w:r>
          </w:p>
        </w:tc>
        <w:tc>
          <w:tcPr>
            <w:tcW w:w="961" w:type="dxa"/>
            <w:tcBorders>
              <w:top w:val="nil"/>
              <w:left w:val="nil"/>
              <w:bottom w:val="nil"/>
              <w:right w:val="nil"/>
            </w:tcBorders>
            <w:noWrap w:val="0"/>
            <w:tcMar>
              <w:top w:w="-1" w:type="dxa"/>
              <w:left w:w="-1" w:type="dxa"/>
              <w:bottom w:w="-1" w:type="dxa"/>
              <w:right w:w="-1" w:type="dxa"/>
            </w:tcMar>
            <w:vAlign w:val="center"/>
          </w:tcPr>
          <w:p w14:paraId="44BD04F6">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71ADEAC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0.456</w:t>
            </w:r>
          </w:p>
        </w:tc>
        <w:tc>
          <w:tcPr>
            <w:tcW w:w="961" w:type="dxa"/>
            <w:tcBorders>
              <w:top w:val="nil"/>
              <w:left w:val="nil"/>
              <w:bottom w:val="nil"/>
              <w:right w:val="nil"/>
            </w:tcBorders>
            <w:noWrap w:val="0"/>
            <w:tcMar>
              <w:top w:w="-1" w:type="dxa"/>
              <w:left w:w="-1" w:type="dxa"/>
              <w:bottom w:w="-1" w:type="dxa"/>
              <w:right w:w="-1" w:type="dxa"/>
            </w:tcMar>
            <w:vAlign w:val="center"/>
          </w:tcPr>
          <w:p w14:paraId="07A091AE">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1003C777">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501A460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0.765</w:t>
            </w:r>
          </w:p>
        </w:tc>
        <w:tc>
          <w:tcPr>
            <w:tcW w:w="967" w:type="dxa"/>
            <w:tcBorders>
              <w:top w:val="nil"/>
              <w:left w:val="nil"/>
              <w:bottom w:val="nil"/>
              <w:right w:val="nil"/>
            </w:tcBorders>
            <w:noWrap w:val="0"/>
            <w:tcMar>
              <w:top w:w="-1" w:type="dxa"/>
              <w:left w:w="-1" w:type="dxa"/>
              <w:bottom w:w="-1" w:type="dxa"/>
              <w:right w:w="-1" w:type="dxa"/>
            </w:tcMar>
            <w:vAlign w:val="center"/>
          </w:tcPr>
          <w:p w14:paraId="4E2D847F">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0.856</w:t>
            </w:r>
          </w:p>
        </w:tc>
      </w:tr>
      <w:tr w14:paraId="20A8E4C7">
        <w:tblPrEx>
          <w:tblCellMar>
            <w:top w:w="0" w:type="dxa"/>
            <w:left w:w="108" w:type="dxa"/>
            <w:bottom w:w="0" w:type="dxa"/>
            <w:right w:w="108" w:type="dxa"/>
          </w:tblCellMar>
        </w:tblPrEx>
        <w:trPr>
          <w:trHeight w:val="425" w:hRule="atLeast"/>
          <w:jc w:val="center"/>
        </w:trPr>
        <w:tc>
          <w:tcPr>
            <w:tcW w:w="1924"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5D37540">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Location to Image</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AF9D618">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0.672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51E4343">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FF8568D">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0.438</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472C5C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0.376</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8CE276A">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32C23D0">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0.748</w:t>
            </w:r>
          </w:p>
        </w:tc>
        <w:tc>
          <w:tcPr>
            <w:tcW w:w="967"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499C239">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0.842</w:t>
            </w:r>
          </w:p>
        </w:tc>
      </w:tr>
    </w:tbl>
    <w:p w14:paraId="51A545FC">
      <w:pPr>
        <w:ind w:firstLine="420"/>
        <w:jc w:val="left"/>
        <w:rPr>
          <w:rFonts w:hint="eastAsia"/>
        </w:rPr>
      </w:pPr>
    </w:p>
    <w:p w14:paraId="69328FBA">
      <w:pPr>
        <w:ind w:firstLine="420"/>
        <w:jc w:val="left"/>
        <w:rPr>
          <w:rFonts w:hint="eastAsia"/>
        </w:rPr>
      </w:pPr>
      <w:r>
        <w:rPr>
          <w:rFonts w:hint="eastAsia"/>
        </w:rPr>
        <w:t>由于HashNet、DCH、MDSH等基线方法均为单模态图像哈希方法，缺乏位置编码分支，无法直接生成位置哈希码，因此不具备I2L和L2I检索能力。虽然I2L/L2I的绝对mAP值低于I2I，但这反映了多模态检索固有的难度差异，而非多模态融合的价值缺失。事实上，</w:t>
      </w:r>
      <w:r>
        <w:rPr>
          <w:rFonts w:hint="eastAsia"/>
          <w:lang w:eastAsia="zh-CN"/>
        </w:rPr>
        <w:t>DHLM</w:t>
      </w:r>
      <w:r>
        <w:rPr>
          <w:rFonts w:hint="eastAsia"/>
        </w:rPr>
        <w:t>在I2I任务上相比单模态</w:t>
      </w:r>
      <w:r>
        <w:rPr>
          <w:rFonts w:hint="eastAsia"/>
          <w:lang w:eastAsia="zh-CN"/>
        </w:rPr>
        <w:t>DHLM</w:t>
      </w:r>
      <w:r>
        <w:rPr>
          <w:rFonts w:hint="eastAsia"/>
        </w:rPr>
        <w:t>-Image提升2.8个百分点（表3.3），证明了地理位置元数据对</w:t>
      </w:r>
      <w:r>
        <w:rPr>
          <w:rFonts w:hint="eastAsia"/>
          <w:lang w:val="en-US" w:eastAsia="zh-CN"/>
        </w:rPr>
        <w:t>图像</w:t>
      </w:r>
      <w:r>
        <w:rPr>
          <w:rFonts w:hint="eastAsia"/>
        </w:rPr>
        <w:t>检索的增益作用。</w:t>
      </w:r>
      <w:r>
        <w:rPr>
          <w:rFonts w:hint="eastAsia"/>
          <w:lang w:val="en-US" w:eastAsia="zh-CN"/>
        </w:rPr>
        <w:t>此外</w:t>
      </w:r>
      <w:r>
        <w:rPr>
          <w:rFonts w:hint="eastAsia"/>
        </w:rPr>
        <w:t>，现有图像-位置方法如GeoCLIP</w:t>
      </w:r>
      <w:r>
        <w:rPr>
          <w:rFonts w:hint="eastAsia"/>
          <w:vertAlign w:val="superscript"/>
          <w:lang w:eastAsia="zh-CN"/>
        </w:rPr>
        <w:fldChar w:fldCharType="begin"/>
      </w:r>
      <w:r>
        <w:rPr>
          <w:rFonts w:hint="eastAsia"/>
          <w:vertAlign w:val="superscript"/>
          <w:lang w:eastAsia="zh-CN"/>
        </w:rPr>
        <w:instrText xml:space="preserve"> REF _Ref1030426349 \r \h </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聚焦于地理定位任务，与</w:t>
      </w:r>
      <w:r>
        <w:rPr>
          <w:rFonts w:hint="eastAsia"/>
          <w:lang w:eastAsia="zh-CN"/>
        </w:rPr>
        <w:t>DHLM</w:t>
      </w:r>
      <w:r>
        <w:rPr>
          <w:rFonts w:hint="eastAsia"/>
        </w:rPr>
        <w:t>的深度哈希检索框架在任务目标上存在区别，不构成直接性能对比关系。</w:t>
      </w:r>
    </w:p>
    <w:p w14:paraId="48354ECB">
      <w:pPr>
        <w:ind w:firstLine="420"/>
        <w:jc w:val="left"/>
        <w:rPr>
          <w:rFonts w:hint="eastAsia"/>
        </w:rPr>
      </w:pPr>
      <w:r>
        <w:rPr>
          <w:rFonts w:hint="eastAsia"/>
        </w:rPr>
        <w:t>综上所述，</w:t>
      </w:r>
      <w:r>
        <w:rPr>
          <w:rFonts w:hint="eastAsia"/>
          <w:lang w:eastAsia="zh-CN"/>
        </w:rPr>
        <w:t>DHLM</w:t>
      </w:r>
      <w:r>
        <w:rPr>
          <w:rFonts w:hint="eastAsia"/>
        </w:rPr>
        <w:t>模型通过多模态融合策略实现了以图搜图、以图搜位置、以位置搜图的</w:t>
      </w:r>
      <w:r>
        <w:rPr>
          <w:rFonts w:hint="eastAsia"/>
          <w:lang w:val="en-US" w:eastAsia="zh-CN"/>
        </w:rPr>
        <w:t>多模态</w:t>
      </w:r>
      <w:r>
        <w:rPr>
          <w:rFonts w:hint="eastAsia"/>
        </w:rPr>
        <w:t>检索能力，在古树名木多模态检索任务中展现出</w:t>
      </w:r>
      <w:r>
        <w:rPr>
          <w:rFonts w:hint="eastAsia"/>
          <w:lang w:val="en-US" w:eastAsia="zh-CN"/>
        </w:rPr>
        <w:t>良好</w:t>
      </w:r>
      <w:r>
        <w:rPr>
          <w:rFonts w:hint="eastAsia"/>
        </w:rPr>
        <w:t>的性能，验证了模型设计的合理性和有效性。</w:t>
      </w:r>
    </w:p>
    <w:p w14:paraId="592AAC66">
      <w:pPr>
        <w:ind w:firstLine="420"/>
        <w:jc w:val="left"/>
        <w:rPr>
          <w:rFonts w:hint="eastAsia"/>
        </w:rPr>
      </w:pPr>
      <w:r>
        <w:rPr>
          <w:rFonts w:hint="eastAsia"/>
        </w:rPr>
        <w:t>（3）哈希码检索效率验证</w:t>
      </w:r>
    </w:p>
    <w:p w14:paraId="531035BD">
      <w:pPr>
        <w:keepNext w:val="0"/>
        <w:keepLines w:val="0"/>
        <w:pageBreakBefore w:val="0"/>
        <w:widowControl w:val="0"/>
        <w:kinsoku/>
        <w:wordWrap w:val="0"/>
        <w:overflowPunct/>
        <w:topLinePunct w:val="0"/>
        <w:autoSpaceDE/>
        <w:autoSpaceDN/>
        <w:bidi w:val="0"/>
        <w:adjustRightInd/>
        <w:snapToGrid/>
        <w:ind w:firstLine="420"/>
        <w:jc w:val="left"/>
        <w:textAlignment w:val="auto"/>
        <w:rPr>
          <w:rFonts w:hint="eastAsia"/>
        </w:rPr>
      </w:pPr>
      <w:r>
        <w:rPr>
          <w:rFonts w:hint="eastAsia"/>
        </w:rPr>
        <w:t>为验证128位二进制哈希码的检索效率优势及精度损失，本节对比汉明距离检索与浮点余弦相似度检索的性能差异。实验在iNaturalist 2018测试集上进行，使用</w:t>
      </w:r>
      <w:r>
        <w:rPr>
          <w:rFonts w:hint="eastAsia"/>
          <w:lang w:eastAsia="zh-CN"/>
        </w:rPr>
        <w:t>DHLM</w:t>
      </w:r>
      <w:r>
        <w:rPr>
          <w:rFonts w:hint="eastAsia"/>
        </w:rPr>
        <w:t>完整模型，分别采用128位二进制哈希码（通过Sign函数量化）计算汉明距离和512维连续特征向量计算余弦相似度进行Top-K检索</w:t>
      </w:r>
      <w:r>
        <w:rPr>
          <w:rFonts w:hint="eastAsia"/>
          <w:lang w:eastAsia="zh-CN"/>
        </w:rPr>
        <w:t>。</w:t>
      </w:r>
    </w:p>
    <w:p w14:paraId="21870EAC">
      <w:pPr>
        <w:ind w:firstLine="420"/>
        <w:jc w:val="left"/>
        <w:rPr>
          <w:rFonts w:hint="eastAsia"/>
        </w:rPr>
      </w:pPr>
      <w:r>
        <w:rPr>
          <w:rFonts w:hint="eastAsia"/>
          <w:lang w:val="en-US" w:eastAsia="zh-CN"/>
        </w:rPr>
        <w:t>实验</w:t>
      </w:r>
      <w:r>
        <w:rPr>
          <w:rFonts w:hint="eastAsia"/>
        </w:rPr>
        <w:t>结果</w:t>
      </w:r>
      <w:r>
        <w:rPr>
          <w:rFonts w:hint="eastAsia"/>
          <w:lang w:val="en-US" w:eastAsia="zh-CN"/>
        </w:rPr>
        <w:t>见下</w:t>
      </w:r>
      <w:r>
        <w:rPr>
          <w:rFonts w:hint="eastAsia"/>
        </w:rPr>
        <w:t>表3.</w:t>
      </w:r>
      <w:ins w:id="352" w:author="小宋" w:date="2026-07-06T23:32:56Z">
        <w:r>
          <w:rPr>
            <w:rFonts w:hint="eastAsia"/>
            <w:lang w:val="en-US" w:eastAsia="zh-CN"/>
          </w:rPr>
          <w:t>6</w:t>
        </w:r>
      </w:ins>
      <w:del w:id="353" w:author="小宋" w:date="2026-07-06T23:32:56Z">
        <w:r>
          <w:rPr>
            <w:rFonts w:hint="eastAsia"/>
            <w:lang w:val="en-US" w:eastAsia="zh-CN"/>
          </w:rPr>
          <w:delText>5</w:delText>
        </w:r>
      </w:del>
      <w:r>
        <w:rPr>
          <w:rFonts w:hint="eastAsia"/>
        </w:rPr>
        <w:t>所示</w:t>
      </w:r>
      <w:r>
        <w:rPr>
          <w:rFonts w:hint="eastAsia"/>
          <w:lang w:eastAsia="zh-CN"/>
        </w:rPr>
        <w:t>。</w:t>
      </w:r>
      <w:r>
        <w:rPr>
          <w:rFonts w:hint="eastAsia"/>
        </w:rPr>
        <w:t>128位哈希码汉明距离检索的mAP为0.712，相比512维浮点余弦检索（mAP 0.741）仅下降2.9个百分点，精度损失可控。这主要得益于训练阶段Quantization Loss的约束，使哈希层的连续输出趋近于±1，有效减小了Sign函数量化引入的信息损失。在检索速度方面，128位汉明距离的单次检索耗时仅为0.8ms（基于iNaturalist 2018测试集</w:t>
      </w:r>
      <w:r>
        <w:rPr>
          <w:rFonts w:hint="eastAsia"/>
          <w:lang w:eastAsia="zh-CN"/>
        </w:rPr>
        <w:t>1254</w:t>
      </w:r>
      <w:r>
        <w:rPr>
          <w:rFonts w:hint="eastAsia"/>
        </w:rPr>
        <w:t>张样本库测量），相比浮点余弦检索（12.6ms）提升约15.8倍，得益于二进制异或（XOR）与位计数（POPCNT）指令的硬件加速优势。综合来看，128位哈希码在保持可接受检索精度的同时大幅降低了存储开销（128位 vs 512×32位=16384位，压缩比128:1）和检索时间，验证了深度哈希学习在古树名木大规模检索场景中的实用价值。</w:t>
      </w:r>
    </w:p>
    <w:p w14:paraId="0DE9C46B">
      <w:pPr>
        <w:ind w:firstLine="420"/>
        <w:jc w:val="left"/>
        <w:rPr>
          <w:rFonts w:hint="eastAsia"/>
        </w:rPr>
      </w:pPr>
    </w:p>
    <w:p w14:paraId="0527EC02">
      <w:pPr>
        <w:jc w:val="center"/>
        <w:rPr>
          <w:rFonts w:hint="eastAsia" w:eastAsia="宋体"/>
          <w:sz w:val="21"/>
          <w:szCs w:val="21"/>
          <w:lang w:val="en-US" w:eastAsia="zh-CN"/>
        </w:rPr>
      </w:pPr>
      <w:r>
        <w:rPr>
          <w:sz w:val="21"/>
          <w:szCs w:val="21"/>
        </w:rPr>
        <w:t>表</w:t>
      </w:r>
      <w:r>
        <w:rPr>
          <w:rFonts w:hint="eastAsia"/>
          <w:sz w:val="21"/>
          <w:szCs w:val="21"/>
        </w:rPr>
        <w:t>3</w:t>
      </w:r>
      <w:r>
        <w:rPr>
          <w:sz w:val="21"/>
          <w:szCs w:val="21"/>
        </w:rPr>
        <w:t>.</w:t>
      </w:r>
      <w:ins w:id="354" w:author="小宋" w:date="2026-07-06T23:33:01Z">
        <w:r>
          <w:rPr>
            <w:rFonts w:hint="eastAsia"/>
            <w:sz w:val="21"/>
            <w:szCs w:val="21"/>
            <w:lang w:val="en-US" w:eastAsia="zh-CN"/>
          </w:rPr>
          <w:t>6</w:t>
        </w:r>
      </w:ins>
      <w:del w:id="355" w:author="小宋" w:date="2026-07-06T23:33:01Z">
        <w:r>
          <w:rPr>
            <w:rFonts w:hint="eastAsia"/>
            <w:sz w:val="21"/>
            <w:szCs w:val="21"/>
            <w:lang w:val="en-US" w:eastAsia="zh-CN"/>
          </w:rPr>
          <w:delText>5</w:delText>
        </w:r>
      </w:del>
      <w:r>
        <w:rPr>
          <w:sz w:val="21"/>
          <w:szCs w:val="21"/>
        </w:rPr>
        <w:t xml:space="preserve"> </w:t>
      </w:r>
      <w:r>
        <w:rPr>
          <w:rFonts w:hint="eastAsia"/>
          <w:sz w:val="21"/>
          <w:szCs w:val="21"/>
        </w:rPr>
        <w:t>哈希码检索与浮点特征检索性能对比</w:t>
      </w:r>
      <w:r>
        <w:rPr>
          <w:rFonts w:hint="eastAsia"/>
          <w:sz w:val="21"/>
          <w:szCs w:val="21"/>
          <w:lang w:val="en-US" w:eastAsia="zh-CN"/>
        </w:rPr>
        <w:t>实验</w:t>
      </w:r>
    </w:p>
    <w:p w14:paraId="5CE368F1">
      <w:pPr>
        <w:jc w:val="center"/>
        <w:rPr>
          <w:rFonts w:hint="eastAsia"/>
          <w:sz w:val="21"/>
          <w:szCs w:val="21"/>
        </w:rPr>
      </w:pPr>
      <w:r>
        <w:rPr>
          <w:sz w:val="21"/>
          <w:szCs w:val="21"/>
        </w:rPr>
        <w:t xml:space="preserve">Table </w:t>
      </w:r>
      <w:r>
        <w:rPr>
          <w:rFonts w:hint="eastAsia"/>
          <w:sz w:val="21"/>
          <w:szCs w:val="21"/>
        </w:rPr>
        <w:t>3</w:t>
      </w:r>
      <w:r>
        <w:rPr>
          <w:sz w:val="21"/>
          <w:szCs w:val="21"/>
        </w:rPr>
        <w:t>.</w:t>
      </w:r>
      <w:ins w:id="356" w:author="小宋" w:date="2026-07-06T23:33:02Z">
        <w:r>
          <w:rPr>
            <w:rFonts w:hint="eastAsia"/>
            <w:sz w:val="21"/>
            <w:szCs w:val="21"/>
            <w:lang w:val="en-US" w:eastAsia="zh-CN"/>
          </w:rPr>
          <w:t>6</w:t>
        </w:r>
      </w:ins>
      <w:del w:id="357" w:author="小宋" w:date="2026-07-06T23:33:02Z">
        <w:r>
          <w:rPr>
            <w:rFonts w:hint="eastAsia"/>
            <w:sz w:val="21"/>
            <w:szCs w:val="21"/>
            <w:lang w:val="en-US" w:eastAsia="zh-CN"/>
          </w:rPr>
          <w:delText>5</w:delText>
        </w:r>
      </w:del>
      <w:r>
        <w:rPr>
          <w:rFonts w:hint="eastAsia"/>
          <w:sz w:val="21"/>
          <w:szCs w:val="21"/>
        </w:rPr>
        <w:t xml:space="preserve"> Comparison of Hash Code Retrieval and Float Feature Retrieval</w:t>
      </w:r>
    </w:p>
    <w:tbl>
      <w:tblPr>
        <w:tblStyle w:val="22"/>
        <w:tblW w:w="8657" w:type="dxa"/>
        <w:jc w:val="center"/>
        <w:tblLayout w:type="autofit"/>
        <w:tblCellMar>
          <w:top w:w="0" w:type="dxa"/>
          <w:left w:w="108" w:type="dxa"/>
          <w:bottom w:w="0" w:type="dxa"/>
          <w:right w:w="108" w:type="dxa"/>
        </w:tblCellMar>
      </w:tblPr>
      <w:tblGrid>
        <w:gridCol w:w="2558"/>
        <w:gridCol w:w="1611"/>
        <w:gridCol w:w="1058"/>
        <w:gridCol w:w="1185"/>
        <w:gridCol w:w="2245"/>
      </w:tblGrid>
      <w:tr w14:paraId="4C847E0D">
        <w:tblPrEx>
          <w:tblCellMar>
            <w:top w:w="0" w:type="dxa"/>
            <w:left w:w="108" w:type="dxa"/>
            <w:bottom w:w="0" w:type="dxa"/>
            <w:right w:w="108" w:type="dxa"/>
          </w:tblCellMar>
        </w:tblPrEx>
        <w:trPr>
          <w:trHeight w:val="425" w:hRule="exact"/>
          <w:tblHeader/>
          <w:jc w:val="center"/>
        </w:trPr>
        <w:tc>
          <w:tcPr>
            <w:tcW w:w="2558" w:type="dxa"/>
            <w:tcBorders>
              <w:top w:val="single" w:color="000000" w:sz="12" w:space="0"/>
              <w:left w:val="nil"/>
              <w:bottom w:val="nil"/>
              <w:right w:val="nil"/>
            </w:tcBorders>
            <w:noWrap w:val="0"/>
            <w:tcMar>
              <w:top w:w="-1" w:type="dxa"/>
              <w:left w:w="-1" w:type="dxa"/>
              <w:bottom w:w="-1" w:type="dxa"/>
              <w:right w:w="-1" w:type="dxa"/>
            </w:tcMar>
            <w:vAlign w:val="center"/>
          </w:tcPr>
          <w:p w14:paraId="5D86DF5B">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检索方式</w:t>
            </w:r>
          </w:p>
        </w:tc>
        <w:tc>
          <w:tcPr>
            <w:tcW w:w="1611" w:type="dxa"/>
            <w:tcBorders>
              <w:top w:val="single" w:color="000000" w:sz="12" w:space="0"/>
              <w:left w:val="nil"/>
              <w:bottom w:val="nil"/>
              <w:right w:val="nil"/>
            </w:tcBorders>
            <w:noWrap w:val="0"/>
            <w:tcMar>
              <w:top w:w="-1" w:type="dxa"/>
              <w:left w:w="-1" w:type="dxa"/>
              <w:bottom w:w="-1" w:type="dxa"/>
              <w:right w:w="-1" w:type="dxa"/>
            </w:tcMar>
            <w:vAlign w:val="center"/>
          </w:tcPr>
          <w:p w14:paraId="233A6DE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特征维度</w:t>
            </w:r>
          </w:p>
        </w:tc>
        <w:tc>
          <w:tcPr>
            <w:tcW w:w="1058" w:type="dxa"/>
            <w:tcBorders>
              <w:top w:val="single" w:color="000000" w:sz="12" w:space="0"/>
              <w:left w:val="nil"/>
              <w:bottom w:val="nil"/>
              <w:right w:val="nil"/>
            </w:tcBorders>
            <w:noWrap w:val="0"/>
            <w:tcMar>
              <w:top w:w="-1" w:type="dxa"/>
              <w:left w:w="-1" w:type="dxa"/>
              <w:bottom w:w="-1" w:type="dxa"/>
              <w:right w:w="-1" w:type="dxa"/>
            </w:tcMar>
            <w:vAlign w:val="center"/>
          </w:tcPr>
          <w:p w14:paraId="6C70FA29">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185" w:type="dxa"/>
            <w:tcBorders>
              <w:top w:val="single" w:color="000000" w:sz="12" w:space="0"/>
              <w:left w:val="nil"/>
              <w:bottom w:val="nil"/>
              <w:right w:val="nil"/>
            </w:tcBorders>
            <w:noWrap w:val="0"/>
            <w:tcMar>
              <w:top w:w="-1" w:type="dxa"/>
              <w:left w:w="-1" w:type="dxa"/>
              <w:bottom w:w="-1" w:type="dxa"/>
              <w:right w:w="-1" w:type="dxa"/>
            </w:tcMar>
            <w:vAlign w:val="center"/>
          </w:tcPr>
          <w:p w14:paraId="708F00F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R@10</w:t>
            </w:r>
          </w:p>
        </w:tc>
        <w:tc>
          <w:tcPr>
            <w:tcW w:w="2245" w:type="dxa"/>
            <w:tcBorders>
              <w:top w:val="single" w:color="000000" w:sz="12" w:space="0"/>
              <w:left w:val="nil"/>
              <w:bottom w:val="nil"/>
              <w:right w:val="nil"/>
            </w:tcBorders>
            <w:noWrap w:val="0"/>
            <w:tcMar>
              <w:top w:w="-1" w:type="dxa"/>
              <w:left w:w="-1" w:type="dxa"/>
              <w:bottom w:w="-1" w:type="dxa"/>
              <w:right w:w="-1" w:type="dxa"/>
            </w:tcMar>
            <w:vAlign w:val="center"/>
          </w:tcPr>
          <w:p w14:paraId="2C4AB332">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单次检索耗时</w:t>
            </w:r>
          </w:p>
        </w:tc>
      </w:tr>
      <w:tr w14:paraId="79453DC9">
        <w:tblPrEx>
          <w:tblCellMar>
            <w:top w:w="0" w:type="dxa"/>
            <w:left w:w="108" w:type="dxa"/>
            <w:bottom w:w="0" w:type="dxa"/>
            <w:right w:w="108" w:type="dxa"/>
          </w:tblCellMar>
        </w:tblPrEx>
        <w:trPr>
          <w:trHeight w:val="425" w:hRule="exact"/>
          <w:jc w:val="center"/>
        </w:trPr>
        <w:tc>
          <w:tcPr>
            <w:tcW w:w="2558" w:type="dxa"/>
            <w:tcBorders>
              <w:top w:val="single" w:color="000000" w:sz="4" w:space="0"/>
              <w:left w:val="nil"/>
              <w:bottom w:val="nil"/>
              <w:right w:val="nil"/>
            </w:tcBorders>
            <w:noWrap w:val="0"/>
            <w:tcMar>
              <w:top w:w="-1" w:type="dxa"/>
              <w:left w:w="-1" w:type="dxa"/>
              <w:bottom w:w="-1" w:type="dxa"/>
              <w:right w:w="-1" w:type="dxa"/>
            </w:tcMar>
            <w:vAlign w:val="center"/>
          </w:tcPr>
          <w:p w14:paraId="1A697EED">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eastAsia"/>
                <w:b w:val="0"/>
                <w:bCs w:val="0"/>
                <w:sz w:val="21"/>
                <w:szCs w:val="21"/>
              </w:rPr>
              <w:t>浮点余弦相似度</w:t>
            </w:r>
          </w:p>
        </w:tc>
        <w:tc>
          <w:tcPr>
            <w:tcW w:w="1611" w:type="dxa"/>
            <w:tcBorders>
              <w:top w:val="single" w:color="000000" w:sz="4" w:space="0"/>
              <w:left w:val="nil"/>
              <w:bottom w:val="nil"/>
              <w:right w:val="nil"/>
            </w:tcBorders>
            <w:noWrap w:val="0"/>
            <w:tcMar>
              <w:top w:w="-1" w:type="dxa"/>
              <w:left w:w="-1" w:type="dxa"/>
              <w:bottom w:w="-1" w:type="dxa"/>
              <w:right w:w="-1" w:type="dxa"/>
            </w:tcMar>
            <w:vAlign w:val="center"/>
          </w:tcPr>
          <w:p w14:paraId="5B021A1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512维</w:t>
            </w:r>
          </w:p>
        </w:tc>
        <w:tc>
          <w:tcPr>
            <w:tcW w:w="1058" w:type="dxa"/>
            <w:tcBorders>
              <w:top w:val="single" w:color="000000" w:sz="4" w:space="0"/>
              <w:left w:val="nil"/>
              <w:bottom w:val="nil"/>
              <w:right w:val="nil"/>
            </w:tcBorders>
            <w:noWrap w:val="0"/>
            <w:tcMar>
              <w:top w:w="-1" w:type="dxa"/>
              <w:left w:w="-1" w:type="dxa"/>
              <w:bottom w:w="-1" w:type="dxa"/>
              <w:right w:w="-1" w:type="dxa"/>
            </w:tcMar>
            <w:vAlign w:val="center"/>
          </w:tcPr>
          <w:p w14:paraId="52784A0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741</w:t>
            </w:r>
          </w:p>
        </w:tc>
        <w:tc>
          <w:tcPr>
            <w:tcW w:w="1185" w:type="dxa"/>
            <w:tcBorders>
              <w:top w:val="single" w:color="000000" w:sz="4" w:space="0"/>
              <w:left w:val="nil"/>
              <w:bottom w:val="nil"/>
              <w:right w:val="nil"/>
            </w:tcBorders>
            <w:noWrap w:val="0"/>
            <w:tcMar>
              <w:top w:w="-1" w:type="dxa"/>
              <w:left w:w="-1" w:type="dxa"/>
              <w:bottom w:w="-1" w:type="dxa"/>
              <w:right w:w="-1" w:type="dxa"/>
            </w:tcMar>
            <w:vAlign w:val="center"/>
          </w:tcPr>
          <w:p w14:paraId="2ECE703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887</w:t>
            </w:r>
          </w:p>
        </w:tc>
        <w:tc>
          <w:tcPr>
            <w:tcW w:w="2245" w:type="dxa"/>
            <w:tcBorders>
              <w:top w:val="single" w:color="000000" w:sz="4" w:space="0"/>
              <w:left w:val="nil"/>
              <w:bottom w:val="nil"/>
              <w:right w:val="nil"/>
            </w:tcBorders>
            <w:noWrap w:val="0"/>
            <w:tcMar>
              <w:top w:w="-1" w:type="dxa"/>
              <w:left w:w="-1" w:type="dxa"/>
              <w:bottom w:w="-1" w:type="dxa"/>
              <w:right w:w="-1" w:type="dxa"/>
            </w:tcMar>
            <w:vAlign w:val="center"/>
          </w:tcPr>
          <w:p w14:paraId="2F58D47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12.6ms</w:t>
            </w:r>
          </w:p>
        </w:tc>
      </w:tr>
      <w:tr w14:paraId="7B7DBC4F">
        <w:tblPrEx>
          <w:tblCellMar>
            <w:top w:w="0" w:type="dxa"/>
            <w:left w:w="108" w:type="dxa"/>
            <w:bottom w:w="0" w:type="dxa"/>
            <w:right w:w="108" w:type="dxa"/>
          </w:tblCellMar>
        </w:tblPrEx>
        <w:trPr>
          <w:trHeight w:val="425" w:hRule="exact"/>
          <w:jc w:val="center"/>
        </w:trPr>
        <w:tc>
          <w:tcPr>
            <w:tcW w:w="2558"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F5D7BF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b w:val="0"/>
                <w:bCs w:val="0"/>
                <w:sz w:val="21"/>
                <w:szCs w:val="21"/>
                <w:lang w:val="en-US" w:eastAsia="zh-CN"/>
              </w:rPr>
              <w:t>汉明距离</w:t>
            </w:r>
          </w:p>
        </w:tc>
        <w:tc>
          <w:tcPr>
            <w:tcW w:w="1611" w:type="dxa"/>
            <w:tcBorders>
              <w:top w:val="nil"/>
              <w:left w:val="nil"/>
              <w:bottom w:val="single" w:color="auto" w:sz="12" w:space="0"/>
              <w:right w:val="nil"/>
            </w:tcBorders>
            <w:noWrap w:val="0"/>
            <w:tcMar>
              <w:top w:w="-1" w:type="dxa"/>
              <w:left w:w="-1" w:type="dxa"/>
              <w:bottom w:w="-1" w:type="dxa"/>
              <w:right w:w="-1" w:type="dxa"/>
            </w:tcMar>
            <w:vAlign w:val="center"/>
          </w:tcPr>
          <w:p w14:paraId="6F632DC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128位</w:t>
            </w:r>
          </w:p>
        </w:tc>
        <w:tc>
          <w:tcPr>
            <w:tcW w:w="1058" w:type="dxa"/>
            <w:tcBorders>
              <w:top w:val="nil"/>
              <w:left w:val="nil"/>
              <w:bottom w:val="single" w:color="auto" w:sz="12" w:space="0"/>
              <w:right w:val="nil"/>
            </w:tcBorders>
            <w:noWrap w:val="0"/>
            <w:tcMar>
              <w:top w:w="-1" w:type="dxa"/>
              <w:left w:w="-1" w:type="dxa"/>
              <w:bottom w:w="-1" w:type="dxa"/>
              <w:right w:w="-1" w:type="dxa"/>
            </w:tcMar>
            <w:vAlign w:val="center"/>
          </w:tcPr>
          <w:p w14:paraId="01C3FDE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712</w:t>
            </w:r>
          </w:p>
        </w:tc>
        <w:tc>
          <w:tcPr>
            <w:tcW w:w="1185" w:type="dxa"/>
            <w:tcBorders>
              <w:top w:val="nil"/>
              <w:left w:val="nil"/>
              <w:bottom w:val="single" w:color="auto" w:sz="12" w:space="0"/>
              <w:right w:val="nil"/>
            </w:tcBorders>
            <w:noWrap w:val="0"/>
            <w:tcMar>
              <w:top w:w="-1" w:type="dxa"/>
              <w:left w:w="-1" w:type="dxa"/>
              <w:bottom w:w="-1" w:type="dxa"/>
              <w:right w:w="-1" w:type="dxa"/>
            </w:tcMar>
            <w:vAlign w:val="center"/>
          </w:tcPr>
          <w:p w14:paraId="7348AB2C">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863</w:t>
            </w:r>
          </w:p>
        </w:tc>
        <w:tc>
          <w:tcPr>
            <w:tcW w:w="2245" w:type="dxa"/>
            <w:tcBorders>
              <w:top w:val="nil"/>
              <w:left w:val="nil"/>
              <w:bottom w:val="single" w:color="auto" w:sz="12" w:space="0"/>
              <w:right w:val="nil"/>
            </w:tcBorders>
            <w:noWrap w:val="0"/>
            <w:tcMar>
              <w:top w:w="-1" w:type="dxa"/>
              <w:left w:w="-1" w:type="dxa"/>
              <w:bottom w:w="-1" w:type="dxa"/>
              <w:right w:w="-1" w:type="dxa"/>
            </w:tcMar>
            <w:vAlign w:val="center"/>
          </w:tcPr>
          <w:p w14:paraId="4112590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0.8ms</w:t>
            </w:r>
          </w:p>
        </w:tc>
      </w:tr>
    </w:tbl>
    <w:p w14:paraId="12FB828D">
      <w:pPr>
        <w:ind w:left="0" w:leftChars="0" w:firstLine="420" w:firstLineChars="0"/>
        <w:jc w:val="left"/>
        <w:rPr>
          <w:rFonts w:hint="eastAsia"/>
        </w:rPr>
      </w:pPr>
      <w:bookmarkStart w:id="130" w:name="_Toc8339"/>
      <w:bookmarkStart w:id="131" w:name="_Toc16225"/>
    </w:p>
    <w:p w14:paraId="2C8E5FF5">
      <w:pPr>
        <w:ind w:left="0" w:leftChars="0" w:firstLine="420" w:firstLineChars="0"/>
        <w:jc w:val="left"/>
        <w:rPr>
          <w:rFonts w:hint="eastAsia"/>
        </w:rPr>
      </w:pPr>
      <w:r>
        <w:rPr>
          <w:rFonts w:hint="eastAsia"/>
        </w:rPr>
        <w:t>（</w:t>
      </w:r>
      <w:r>
        <w:rPr>
          <w:rFonts w:hint="eastAsia"/>
          <w:lang w:val="en-US" w:eastAsia="zh-CN"/>
        </w:rPr>
        <w:t>4</w:t>
      </w:r>
      <w:r>
        <w:rPr>
          <w:rFonts w:hint="eastAsia"/>
        </w:rPr>
        <w:t>）融合策略对比验证</w:t>
      </w:r>
    </w:p>
    <w:p w14:paraId="6542104D">
      <w:pPr>
        <w:bidi w:val="0"/>
        <w:ind w:left="0" w:leftChars="0" w:firstLine="420" w:firstLineChars="0"/>
        <w:rPr>
          <w:rFonts w:hint="eastAsia"/>
        </w:rPr>
      </w:pPr>
      <w:r>
        <w:rPr>
          <w:rFonts w:hint="eastAsia"/>
        </w:rPr>
        <w:t>为系统性地论证3.2.3节中多模态融合策略的选择，本节在iNaturalist 2018验证集上对比四种融合方案：特征拼接（</w:t>
      </w:r>
      <w:r>
        <w:rPr>
          <w:rFonts w:hint="eastAsia"/>
          <w:lang w:val="en-US" w:eastAsia="zh-CN"/>
        </w:rPr>
        <w:t>c</w:t>
      </w:r>
      <w:r>
        <w:rPr>
          <w:rFonts w:hint="eastAsia"/>
        </w:rPr>
        <w:t>oncat）、门控融合（</w:t>
      </w:r>
      <w:r>
        <w:rPr>
          <w:rFonts w:hint="eastAsia"/>
          <w:lang w:val="en-US" w:eastAsia="zh-CN"/>
        </w:rPr>
        <w:t>g</w:t>
      </w:r>
      <w:r>
        <w:rPr>
          <w:rFonts w:hint="eastAsia"/>
        </w:rPr>
        <w:t>ate）、逐元素相加（</w:t>
      </w:r>
      <w:r>
        <w:rPr>
          <w:rFonts w:hint="eastAsia"/>
          <w:lang w:val="en-US" w:eastAsia="zh-CN"/>
        </w:rPr>
        <w:t>a</w:t>
      </w:r>
      <w:r>
        <w:rPr>
          <w:rFonts w:hint="eastAsia"/>
        </w:rPr>
        <w:t>dd）和逐元素相乘（</w:t>
      </w:r>
      <w:r>
        <w:rPr>
          <w:rFonts w:hint="eastAsia"/>
          <w:lang w:val="en-US" w:eastAsia="zh-CN"/>
        </w:rPr>
        <w:t>m</w:t>
      </w:r>
      <w:r>
        <w:rPr>
          <w:rFonts w:hint="eastAsia"/>
        </w:rPr>
        <w:t>ultiply）。</w:t>
      </w:r>
    </w:p>
    <w:p w14:paraId="098ACB07">
      <w:pPr>
        <w:bidi w:val="0"/>
        <w:ind w:left="0" w:leftChars="0" w:firstLine="420" w:firstLineChars="0"/>
        <w:rPr>
          <w:rFonts w:hint="eastAsia"/>
        </w:rPr>
      </w:pPr>
    </w:p>
    <w:p w14:paraId="017EAA81">
      <w:pPr>
        <w:jc w:val="center"/>
        <w:rPr>
          <w:rFonts w:hint="eastAsia"/>
          <w:sz w:val="21"/>
          <w:szCs w:val="21"/>
        </w:rPr>
      </w:pPr>
      <w:r>
        <w:rPr>
          <w:sz w:val="21"/>
          <w:szCs w:val="21"/>
        </w:rPr>
        <w:t>表</w:t>
      </w:r>
      <w:r>
        <w:rPr>
          <w:rFonts w:hint="eastAsia"/>
          <w:sz w:val="21"/>
          <w:szCs w:val="21"/>
        </w:rPr>
        <w:t>3</w:t>
      </w:r>
      <w:r>
        <w:rPr>
          <w:sz w:val="21"/>
          <w:szCs w:val="21"/>
        </w:rPr>
        <w:t>.</w:t>
      </w:r>
      <w:ins w:id="358" w:author="小宋" w:date="2026-07-06T23:33:09Z">
        <w:r>
          <w:rPr>
            <w:rFonts w:hint="eastAsia"/>
            <w:sz w:val="21"/>
            <w:szCs w:val="21"/>
            <w:lang w:val="en-US" w:eastAsia="zh-CN"/>
          </w:rPr>
          <w:t>7</w:t>
        </w:r>
      </w:ins>
      <w:del w:id="359" w:author="小宋" w:date="2026-07-06T23:33:09Z">
        <w:r>
          <w:rPr>
            <w:rFonts w:hint="eastAsia"/>
            <w:sz w:val="21"/>
            <w:szCs w:val="21"/>
            <w:lang w:val="en-US" w:eastAsia="zh-CN"/>
          </w:rPr>
          <w:delText>6</w:delText>
        </w:r>
      </w:del>
      <w:r>
        <w:rPr>
          <w:sz w:val="21"/>
          <w:szCs w:val="21"/>
        </w:rPr>
        <w:t xml:space="preserve"> </w:t>
      </w:r>
      <w:r>
        <w:rPr>
          <w:rFonts w:hint="eastAsia"/>
          <w:sz w:val="21"/>
          <w:szCs w:val="21"/>
        </w:rPr>
        <w:t>融合策略对比实验</w:t>
      </w:r>
    </w:p>
    <w:p w14:paraId="1CA4BD24">
      <w:pPr>
        <w:jc w:val="center"/>
        <w:rPr>
          <w:rFonts w:hint="eastAsia"/>
          <w:sz w:val="21"/>
          <w:szCs w:val="21"/>
        </w:rPr>
      </w:pPr>
      <w:r>
        <w:rPr>
          <w:sz w:val="21"/>
          <w:szCs w:val="21"/>
        </w:rPr>
        <w:t xml:space="preserve">Table </w:t>
      </w:r>
      <w:r>
        <w:rPr>
          <w:rFonts w:hint="eastAsia"/>
          <w:sz w:val="21"/>
          <w:szCs w:val="21"/>
        </w:rPr>
        <w:t>3</w:t>
      </w:r>
      <w:r>
        <w:rPr>
          <w:sz w:val="21"/>
          <w:szCs w:val="21"/>
        </w:rPr>
        <w:t>.</w:t>
      </w:r>
      <w:ins w:id="360" w:author="小宋" w:date="2026-07-06T23:33:10Z">
        <w:r>
          <w:rPr>
            <w:rFonts w:hint="eastAsia"/>
            <w:sz w:val="21"/>
            <w:szCs w:val="21"/>
            <w:lang w:val="en-US" w:eastAsia="zh-CN"/>
          </w:rPr>
          <w:t>7</w:t>
        </w:r>
      </w:ins>
      <w:del w:id="361" w:author="小宋" w:date="2026-07-06T23:33:10Z">
        <w:r>
          <w:rPr>
            <w:rFonts w:hint="eastAsia"/>
            <w:sz w:val="21"/>
            <w:szCs w:val="21"/>
            <w:lang w:val="en-US" w:eastAsia="zh-CN"/>
          </w:rPr>
          <w:delText>6</w:delText>
        </w:r>
      </w:del>
      <w:r>
        <w:rPr>
          <w:rFonts w:hint="eastAsia"/>
          <w:sz w:val="21"/>
          <w:szCs w:val="21"/>
        </w:rPr>
        <w:t xml:space="preserve"> Comparison of Fusion Strategies </w:t>
      </w:r>
    </w:p>
    <w:tbl>
      <w:tblPr>
        <w:tblStyle w:val="22"/>
        <w:tblW w:w="8657" w:type="dxa"/>
        <w:jc w:val="center"/>
        <w:tblLayout w:type="autofit"/>
        <w:tblCellMar>
          <w:top w:w="0" w:type="dxa"/>
          <w:left w:w="108" w:type="dxa"/>
          <w:bottom w:w="0" w:type="dxa"/>
          <w:right w:w="108" w:type="dxa"/>
        </w:tblCellMar>
      </w:tblPr>
      <w:tblGrid>
        <w:gridCol w:w="4275"/>
        <w:gridCol w:w="1356"/>
        <w:gridCol w:w="1357"/>
        <w:gridCol w:w="1669"/>
      </w:tblGrid>
      <w:tr w14:paraId="2E70D14F">
        <w:trPr>
          <w:trHeight w:val="397" w:hRule="atLeast"/>
          <w:tblHeader/>
          <w:jc w:val="center"/>
        </w:trPr>
        <w:tc>
          <w:tcPr>
            <w:tcW w:w="4275" w:type="dxa"/>
            <w:tcBorders>
              <w:top w:val="single" w:color="000000" w:sz="12" w:space="0"/>
              <w:left w:val="nil"/>
              <w:bottom w:val="nil"/>
              <w:right w:val="nil"/>
            </w:tcBorders>
            <w:noWrap w:val="0"/>
            <w:tcMar>
              <w:top w:w="-1" w:type="dxa"/>
              <w:left w:w="-1" w:type="dxa"/>
              <w:bottom w:w="-1" w:type="dxa"/>
              <w:right w:w="-1" w:type="dxa"/>
            </w:tcMar>
            <w:vAlign w:val="center"/>
          </w:tcPr>
          <w:p w14:paraId="554974FA">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融合策略</w:t>
            </w:r>
          </w:p>
        </w:tc>
        <w:tc>
          <w:tcPr>
            <w:tcW w:w="1356" w:type="dxa"/>
            <w:tcBorders>
              <w:top w:val="single" w:color="000000" w:sz="12" w:space="0"/>
              <w:left w:val="nil"/>
              <w:bottom w:val="nil"/>
              <w:right w:val="nil"/>
            </w:tcBorders>
            <w:noWrap w:val="0"/>
            <w:tcMar>
              <w:top w:w="-1" w:type="dxa"/>
              <w:left w:w="-1" w:type="dxa"/>
              <w:bottom w:w="-1" w:type="dxa"/>
              <w:right w:w="-1" w:type="dxa"/>
            </w:tcMar>
            <w:vAlign w:val="center"/>
          </w:tcPr>
          <w:p w14:paraId="4CB5FDC7">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357" w:type="dxa"/>
            <w:tcBorders>
              <w:top w:val="single" w:color="000000" w:sz="12" w:space="0"/>
              <w:left w:val="nil"/>
              <w:bottom w:val="nil"/>
              <w:right w:val="nil"/>
            </w:tcBorders>
            <w:noWrap w:val="0"/>
            <w:tcMar>
              <w:top w:w="-1" w:type="dxa"/>
              <w:left w:w="-1" w:type="dxa"/>
              <w:bottom w:w="-1" w:type="dxa"/>
              <w:right w:w="-1" w:type="dxa"/>
            </w:tcMar>
            <w:vAlign w:val="center"/>
          </w:tcPr>
          <w:p w14:paraId="00AC8E83">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eastAsia" w:ascii="Times New Roman" w:eastAsia="宋体" w:cs="Times New Roman"/>
                <w:b/>
                <w:bCs w:val="0"/>
                <w:color w:val="000000"/>
                <w:kern w:val="0"/>
                <w:sz w:val="21"/>
                <w:szCs w:val="21"/>
                <w:lang w:val="en-US" w:eastAsia="zh-CN" w:bidi="ar"/>
              </w:rPr>
              <w:t>P</w:t>
            </w:r>
            <w:r>
              <w:rPr>
                <w:rFonts w:hint="default" w:ascii="Times New Roman" w:hAnsi="Times New Roman" w:eastAsia="宋体" w:cs="Times New Roman"/>
                <w:b/>
                <w:bCs w:val="0"/>
                <w:color w:val="000000"/>
                <w:kern w:val="0"/>
                <w:sz w:val="21"/>
                <w:szCs w:val="21"/>
                <w:lang w:val="en-US" w:eastAsia="zh-CN" w:bidi="ar"/>
              </w:rPr>
              <w:t>@1</w:t>
            </w:r>
          </w:p>
        </w:tc>
        <w:tc>
          <w:tcPr>
            <w:tcW w:w="1669" w:type="dxa"/>
            <w:tcBorders>
              <w:top w:val="single" w:color="000000" w:sz="12" w:space="0"/>
              <w:left w:val="nil"/>
              <w:bottom w:val="nil"/>
              <w:right w:val="nil"/>
            </w:tcBorders>
            <w:noWrap w:val="0"/>
            <w:tcMar>
              <w:top w:w="-1" w:type="dxa"/>
              <w:left w:w="-1" w:type="dxa"/>
              <w:bottom w:w="-1" w:type="dxa"/>
              <w:right w:w="-1" w:type="dxa"/>
            </w:tcMar>
            <w:vAlign w:val="center"/>
          </w:tcPr>
          <w:p w14:paraId="3D711F5A">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eastAsia" w:ascii="Times New Roman" w:eastAsia="宋体" w:cs="Times New Roman"/>
                <w:b/>
                <w:bCs w:val="0"/>
                <w:color w:val="000000"/>
                <w:kern w:val="0"/>
                <w:sz w:val="21"/>
                <w:szCs w:val="21"/>
                <w:lang w:val="en-US" w:eastAsia="zh-CN" w:bidi="ar"/>
              </w:rPr>
              <w:t>参数量</w:t>
            </w:r>
          </w:p>
        </w:tc>
      </w:tr>
      <w:tr w14:paraId="7BF78EFA">
        <w:tblPrEx>
          <w:tblCellMar>
            <w:top w:w="0" w:type="dxa"/>
            <w:left w:w="108" w:type="dxa"/>
            <w:bottom w:w="0" w:type="dxa"/>
            <w:right w:w="108" w:type="dxa"/>
          </w:tblCellMar>
        </w:tblPrEx>
        <w:trPr>
          <w:trHeight w:val="397" w:hRule="atLeast"/>
          <w:jc w:val="center"/>
        </w:trPr>
        <w:tc>
          <w:tcPr>
            <w:tcW w:w="4275" w:type="dxa"/>
            <w:tcBorders>
              <w:top w:val="single" w:color="000000" w:sz="4" w:space="0"/>
              <w:left w:val="nil"/>
              <w:bottom w:val="nil"/>
              <w:right w:val="nil"/>
            </w:tcBorders>
            <w:noWrap w:val="0"/>
            <w:tcMar>
              <w:top w:w="-1" w:type="dxa"/>
              <w:left w:w="-1" w:type="dxa"/>
              <w:bottom w:w="-1" w:type="dxa"/>
              <w:right w:w="-1" w:type="dxa"/>
            </w:tcMar>
            <w:vAlign w:val="center"/>
          </w:tcPr>
          <w:p w14:paraId="120EABE6">
            <w:pPr>
              <w:snapToGrid w:val="0"/>
              <w:spacing w:line="240" w:lineRule="auto"/>
              <w:ind w:left="0" w:leftChars="0" w:right="0" w:rightChars="0" w:firstLine="0" w:firstLineChars="0"/>
              <w:jc w:val="center"/>
              <w:rPr>
                <w:rFonts w:hint="default" w:ascii="Times New Roman" w:eastAsia="宋体"/>
                <w:b/>
                <w:bCs/>
                <w:color w:val="000000"/>
                <w:sz w:val="21"/>
                <w:szCs w:val="21"/>
                <w:lang w:val="en-US" w:eastAsia="zh-CN"/>
              </w:rPr>
            </w:pPr>
            <w:r>
              <w:rPr>
                <w:rFonts w:hint="eastAsia"/>
                <w:b/>
                <w:bCs/>
                <w:color w:val="000000"/>
                <w:sz w:val="21"/>
                <w:szCs w:val="21"/>
                <w:lang w:val="en-US" w:eastAsia="zh-CN"/>
              </w:rPr>
              <w:t>concat（特征拼接）</w:t>
            </w:r>
          </w:p>
        </w:tc>
        <w:tc>
          <w:tcPr>
            <w:tcW w:w="1356" w:type="dxa"/>
            <w:tcBorders>
              <w:top w:val="single" w:color="000000" w:sz="4" w:space="0"/>
              <w:left w:val="nil"/>
              <w:bottom w:val="nil"/>
              <w:right w:val="nil"/>
            </w:tcBorders>
            <w:noWrap w:val="0"/>
            <w:tcMar>
              <w:top w:w="-1" w:type="dxa"/>
              <w:left w:w="-1" w:type="dxa"/>
              <w:bottom w:w="-1" w:type="dxa"/>
              <w:right w:w="-1" w:type="dxa"/>
            </w:tcMar>
            <w:vAlign w:val="center"/>
          </w:tcPr>
          <w:p w14:paraId="2ED8B461">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sz w:val="21"/>
                <w:szCs w:val="21"/>
              </w:rPr>
              <w:t>0.</w:t>
            </w:r>
            <w:r>
              <w:rPr>
                <w:rFonts w:hint="eastAsia" w:cs="Times New Roman"/>
                <w:b/>
                <w:bCs/>
                <w:sz w:val="21"/>
                <w:szCs w:val="21"/>
                <w:lang w:val="en-US" w:eastAsia="zh-CN"/>
              </w:rPr>
              <w:t>741</w:t>
            </w:r>
          </w:p>
        </w:tc>
        <w:tc>
          <w:tcPr>
            <w:tcW w:w="1357" w:type="dxa"/>
            <w:tcBorders>
              <w:top w:val="single" w:color="000000" w:sz="4" w:space="0"/>
              <w:left w:val="nil"/>
              <w:bottom w:val="nil"/>
              <w:right w:val="nil"/>
            </w:tcBorders>
            <w:noWrap w:val="0"/>
            <w:tcMar>
              <w:top w:w="-1" w:type="dxa"/>
              <w:left w:w="-1" w:type="dxa"/>
              <w:bottom w:w="-1" w:type="dxa"/>
              <w:right w:w="-1" w:type="dxa"/>
            </w:tcMar>
            <w:vAlign w:val="center"/>
          </w:tcPr>
          <w:p w14:paraId="1D7EC654">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578</w:t>
            </w:r>
          </w:p>
        </w:tc>
        <w:tc>
          <w:tcPr>
            <w:tcW w:w="1669" w:type="dxa"/>
            <w:tcBorders>
              <w:top w:val="single" w:color="000000" w:sz="4" w:space="0"/>
              <w:left w:val="nil"/>
              <w:bottom w:val="nil"/>
              <w:right w:val="nil"/>
            </w:tcBorders>
            <w:noWrap w:val="0"/>
            <w:tcMar>
              <w:top w:w="-1" w:type="dxa"/>
              <w:left w:w="-1" w:type="dxa"/>
              <w:bottom w:w="-1" w:type="dxa"/>
              <w:right w:w="-1" w:type="dxa"/>
            </w:tcMar>
            <w:vAlign w:val="center"/>
          </w:tcPr>
          <w:p w14:paraId="2FDF6E67">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cs="Times New Roman"/>
                <w:b/>
                <w:bCs/>
                <w:color w:val="000000"/>
                <w:kern w:val="0"/>
                <w:sz w:val="21"/>
                <w:szCs w:val="21"/>
                <w:lang w:val="en-US" w:eastAsia="zh-CN" w:bidi="ar"/>
              </w:rPr>
              <w:t>基准</w:t>
            </w:r>
          </w:p>
        </w:tc>
      </w:tr>
      <w:tr w14:paraId="6A4C47D1">
        <w:tblPrEx>
          <w:tblCellMar>
            <w:top w:w="0" w:type="dxa"/>
            <w:left w:w="108" w:type="dxa"/>
            <w:bottom w:w="0" w:type="dxa"/>
            <w:right w:w="108" w:type="dxa"/>
          </w:tblCellMar>
        </w:tblPrEx>
        <w:trPr>
          <w:trHeight w:val="397" w:hRule="atLeast"/>
          <w:jc w:val="center"/>
        </w:trPr>
        <w:tc>
          <w:tcPr>
            <w:tcW w:w="4275" w:type="dxa"/>
            <w:tcBorders>
              <w:top w:val="nil"/>
              <w:left w:val="nil"/>
              <w:bottom w:val="nil"/>
              <w:right w:val="nil"/>
            </w:tcBorders>
            <w:shd w:val="clear" w:color="auto" w:fill="auto"/>
            <w:noWrap w:val="0"/>
            <w:tcMar>
              <w:top w:w="-1" w:type="dxa"/>
              <w:left w:w="-1" w:type="dxa"/>
              <w:bottom w:w="-1" w:type="dxa"/>
              <w:right w:w="-1" w:type="dxa"/>
            </w:tcMar>
            <w:vAlign w:val="center"/>
          </w:tcPr>
          <w:p w14:paraId="4857715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cs="Times New Roman"/>
                <w:b w:val="0"/>
                <w:bCs w:val="0"/>
                <w:color w:val="000000"/>
                <w:kern w:val="2"/>
                <w:sz w:val="21"/>
                <w:szCs w:val="21"/>
                <w:lang w:val="en-US" w:eastAsia="zh-CN" w:bidi="ar-SA"/>
              </w:rPr>
              <w:t>gate（门控融合）</w:t>
            </w:r>
          </w:p>
        </w:tc>
        <w:tc>
          <w:tcPr>
            <w:tcW w:w="1356" w:type="dxa"/>
            <w:tcBorders>
              <w:top w:val="nil"/>
              <w:left w:val="nil"/>
              <w:bottom w:val="nil"/>
              <w:right w:val="nil"/>
            </w:tcBorders>
            <w:noWrap w:val="0"/>
            <w:tcMar>
              <w:top w:w="-1" w:type="dxa"/>
              <w:left w:w="-1" w:type="dxa"/>
              <w:bottom w:w="-1" w:type="dxa"/>
              <w:right w:w="-1" w:type="dxa"/>
            </w:tcMar>
            <w:vAlign w:val="center"/>
          </w:tcPr>
          <w:p w14:paraId="6B34D17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738</w:t>
            </w:r>
          </w:p>
        </w:tc>
        <w:tc>
          <w:tcPr>
            <w:tcW w:w="1357" w:type="dxa"/>
            <w:tcBorders>
              <w:top w:val="nil"/>
              <w:left w:val="nil"/>
              <w:bottom w:val="nil"/>
              <w:right w:val="nil"/>
            </w:tcBorders>
            <w:noWrap w:val="0"/>
            <w:tcMar>
              <w:top w:w="-1" w:type="dxa"/>
              <w:left w:w="-1" w:type="dxa"/>
              <w:bottom w:w="-1" w:type="dxa"/>
              <w:right w:w="-1" w:type="dxa"/>
            </w:tcMar>
            <w:vAlign w:val="center"/>
          </w:tcPr>
          <w:p w14:paraId="6411CE12">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575</w:t>
            </w:r>
          </w:p>
        </w:tc>
        <w:tc>
          <w:tcPr>
            <w:tcW w:w="1669" w:type="dxa"/>
            <w:tcBorders>
              <w:top w:val="nil"/>
              <w:left w:val="nil"/>
              <w:bottom w:val="nil"/>
              <w:right w:val="nil"/>
            </w:tcBorders>
            <w:noWrap w:val="0"/>
            <w:tcMar>
              <w:top w:w="-1" w:type="dxa"/>
              <w:left w:w="-1" w:type="dxa"/>
              <w:bottom w:w="-1" w:type="dxa"/>
              <w:right w:w="-1" w:type="dxa"/>
            </w:tcMar>
            <w:vAlign w:val="center"/>
          </w:tcPr>
          <w:p w14:paraId="78A04D67">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eastAsia" w:cs="Times New Roman"/>
                <w:color w:val="000000"/>
                <w:kern w:val="0"/>
                <w:sz w:val="21"/>
                <w:szCs w:val="21"/>
                <w:lang w:val="en-US" w:eastAsia="zh-CN" w:bidi="ar"/>
              </w:rPr>
              <w:t>+131k</w:t>
            </w:r>
          </w:p>
        </w:tc>
      </w:tr>
      <w:tr w14:paraId="453D74DF">
        <w:tblPrEx>
          <w:tblCellMar>
            <w:top w:w="0" w:type="dxa"/>
            <w:left w:w="108" w:type="dxa"/>
            <w:bottom w:w="0" w:type="dxa"/>
            <w:right w:w="108" w:type="dxa"/>
          </w:tblCellMar>
        </w:tblPrEx>
        <w:trPr>
          <w:trHeight w:val="397" w:hRule="atLeast"/>
          <w:jc w:val="center"/>
        </w:trPr>
        <w:tc>
          <w:tcPr>
            <w:tcW w:w="4275" w:type="dxa"/>
            <w:tcBorders>
              <w:top w:val="nil"/>
              <w:left w:val="nil"/>
              <w:bottom w:val="nil"/>
              <w:right w:val="nil"/>
            </w:tcBorders>
            <w:shd w:val="clear" w:color="auto" w:fill="auto"/>
            <w:noWrap w:val="0"/>
            <w:tcMar>
              <w:top w:w="-1" w:type="dxa"/>
              <w:left w:w="-1" w:type="dxa"/>
              <w:bottom w:w="-1" w:type="dxa"/>
              <w:right w:w="-1" w:type="dxa"/>
            </w:tcMar>
            <w:vAlign w:val="center"/>
          </w:tcPr>
          <w:p w14:paraId="766FA6C2">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eastAsia" w:cs="Times New Roman"/>
                <w:color w:val="000000"/>
                <w:kern w:val="2"/>
                <w:sz w:val="21"/>
                <w:szCs w:val="21"/>
                <w:lang w:val="en-US" w:eastAsia="zh-CN" w:bidi="ar-SA"/>
              </w:rPr>
              <w:t>add（逐元素加）</w:t>
            </w:r>
          </w:p>
        </w:tc>
        <w:tc>
          <w:tcPr>
            <w:tcW w:w="1356" w:type="dxa"/>
            <w:tcBorders>
              <w:top w:val="nil"/>
              <w:left w:val="nil"/>
              <w:bottom w:val="nil"/>
              <w:right w:val="nil"/>
            </w:tcBorders>
            <w:shd w:val="clear" w:color="auto" w:fill="auto"/>
            <w:noWrap w:val="0"/>
            <w:tcMar>
              <w:top w:w="-1" w:type="dxa"/>
              <w:left w:w="-1" w:type="dxa"/>
              <w:bottom w:w="-1" w:type="dxa"/>
              <w:right w:w="-1" w:type="dxa"/>
            </w:tcMar>
            <w:vAlign w:val="center"/>
          </w:tcPr>
          <w:p w14:paraId="3EB80E96">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729</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344A987F">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564</w:t>
            </w:r>
          </w:p>
        </w:tc>
        <w:tc>
          <w:tcPr>
            <w:tcW w:w="1669" w:type="dxa"/>
            <w:tcBorders>
              <w:top w:val="nil"/>
              <w:left w:val="nil"/>
              <w:bottom w:val="nil"/>
              <w:right w:val="nil"/>
            </w:tcBorders>
            <w:shd w:val="clear" w:color="auto" w:fill="auto"/>
            <w:noWrap w:val="0"/>
            <w:tcMar>
              <w:top w:w="-1" w:type="dxa"/>
              <w:left w:w="-1" w:type="dxa"/>
              <w:bottom w:w="-1" w:type="dxa"/>
              <w:right w:w="-1" w:type="dxa"/>
            </w:tcMar>
            <w:vAlign w:val="center"/>
          </w:tcPr>
          <w:p w14:paraId="4F450E5D">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eastAsia" w:cs="Times New Roman"/>
                <w:color w:val="000000"/>
                <w:kern w:val="0"/>
                <w:sz w:val="21"/>
                <w:szCs w:val="21"/>
                <w:lang w:val="en-US" w:eastAsia="zh-CN" w:bidi="ar"/>
              </w:rPr>
              <w:t>基准</w:t>
            </w:r>
          </w:p>
        </w:tc>
      </w:tr>
      <w:tr w14:paraId="5E96B62A">
        <w:tblPrEx>
          <w:tblCellMar>
            <w:top w:w="0" w:type="dxa"/>
            <w:left w:w="108" w:type="dxa"/>
            <w:bottom w:w="0" w:type="dxa"/>
            <w:right w:w="108" w:type="dxa"/>
          </w:tblCellMar>
        </w:tblPrEx>
        <w:trPr>
          <w:trHeight w:val="397" w:hRule="atLeast"/>
          <w:jc w:val="center"/>
        </w:trPr>
        <w:tc>
          <w:tcPr>
            <w:tcW w:w="4275"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8B4CB3A">
            <w:pPr>
              <w:snapToGrid w:val="0"/>
              <w:spacing w:line="240" w:lineRule="auto"/>
              <w:ind w:left="0" w:leftChars="0" w:right="0" w:rightChars="0" w:firstLine="0" w:firstLineChars="0"/>
              <w:jc w:val="center"/>
              <w:rPr>
                <w:rFonts w:hint="default" w:ascii="Times New Roman" w:eastAsia="宋体"/>
                <w:b/>
                <w:bCs/>
                <w:sz w:val="21"/>
                <w:lang w:val="en-US" w:eastAsia="zh-CN"/>
              </w:rPr>
            </w:pPr>
            <w:r>
              <w:rPr>
                <w:rFonts w:hint="eastAsia"/>
                <w:sz w:val="21"/>
                <w:lang w:val="en-US" w:eastAsia="zh-CN"/>
              </w:rPr>
              <w:t>multiply（逐元素乘）</w:t>
            </w:r>
          </w:p>
        </w:tc>
        <w:tc>
          <w:tcPr>
            <w:tcW w:w="1356"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E9AE514">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eastAsia" w:cs="Times New Roman"/>
                <w:color w:val="000000"/>
                <w:sz w:val="21"/>
                <w:szCs w:val="21"/>
                <w:lang w:val="en-US" w:eastAsia="zh-CN"/>
              </w:rPr>
              <w:t>0.712</w:t>
            </w:r>
          </w:p>
        </w:tc>
        <w:tc>
          <w:tcPr>
            <w:tcW w:w="1357"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EE781F2">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eastAsia" w:cs="Times New Roman"/>
                <w:color w:val="000000"/>
                <w:sz w:val="21"/>
                <w:szCs w:val="21"/>
                <w:lang w:val="en-US" w:eastAsia="zh-CN"/>
              </w:rPr>
              <w:t>0.552</w:t>
            </w:r>
          </w:p>
        </w:tc>
        <w:tc>
          <w:tcPr>
            <w:tcW w:w="166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2DD7374">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cs="Times New Roman"/>
                <w:b w:val="0"/>
                <w:bCs w:val="0"/>
                <w:color w:val="000000"/>
                <w:kern w:val="0"/>
                <w:sz w:val="21"/>
                <w:szCs w:val="21"/>
                <w:lang w:val="en-US" w:eastAsia="zh-CN" w:bidi="ar"/>
              </w:rPr>
              <w:t>基准</w:t>
            </w:r>
          </w:p>
        </w:tc>
      </w:tr>
    </w:tbl>
    <w:p w14:paraId="33805E82">
      <w:pPr>
        <w:bidi w:val="0"/>
        <w:ind w:left="0" w:leftChars="0" w:firstLine="420" w:firstLineChars="0"/>
        <w:rPr>
          <w:rFonts w:hint="eastAsia"/>
        </w:rPr>
      </w:pPr>
    </w:p>
    <w:p w14:paraId="552C632F">
      <w:pPr>
        <w:ind w:left="0" w:leftChars="0" w:firstLine="420" w:firstLineChars="0"/>
        <w:jc w:val="left"/>
      </w:pPr>
      <w:r>
        <w:rPr>
          <w:rFonts w:hint="eastAsia"/>
          <w:lang w:val="en-US" w:eastAsia="zh-CN"/>
        </w:rPr>
        <w:t>见上</w:t>
      </w:r>
      <w:r>
        <w:rPr>
          <w:rFonts w:hint="eastAsia"/>
        </w:rPr>
        <w:t>表3.</w:t>
      </w:r>
      <w:ins w:id="362" w:author="小宋" w:date="2026-07-06T23:33:14Z">
        <w:r>
          <w:rPr>
            <w:rFonts w:hint="eastAsia"/>
            <w:lang w:val="en-US" w:eastAsia="zh-CN"/>
          </w:rPr>
          <w:t>7</w:t>
        </w:r>
      </w:ins>
      <w:del w:id="363" w:author="小宋" w:date="2026-07-06T23:33:13Z">
        <w:r>
          <w:rPr>
            <w:rFonts w:hint="eastAsia"/>
            <w:lang w:val="en-US" w:eastAsia="zh-CN"/>
          </w:rPr>
          <w:delText>6</w:delText>
        </w:r>
      </w:del>
      <w:r>
        <w:rPr>
          <w:rFonts w:hint="eastAsia"/>
          <w:lang w:val="en-US" w:eastAsia="zh-CN"/>
        </w:rPr>
        <w:t>所示</w:t>
      </w:r>
      <w:r>
        <w:rPr>
          <w:rFonts w:hint="eastAsia"/>
        </w:rPr>
        <w:t>，特征拼接在mAP上取得最优性能（0.741），门控融合次之（0.738），二者差距仅为0.3个百分点；逐元素相加（0.729）和逐元素相乘（0.712）性能下降明显。分析原因：相加/相乘操作在模态语义未充分对齐时易造成信息抵消或放大失真；门控融合虽具动态调整能力，但门控网络引入的额外参数在小规模数据集上收益有限，且与特征拼接的性能差距不具有统计显著性；特征拼接通过保留各模态完整信息，将模态间关系学习交由后续哈希层自动建模，在本文数据规模下最具稳健性。因此，本文选用特征拼接作为融合策略</w:t>
      </w:r>
      <w:r>
        <w:rPr>
          <w:rFonts w:hint="eastAsia"/>
          <w:lang w:eastAsia="zh-CN"/>
        </w:rPr>
        <w:t>。</w:t>
      </w:r>
    </w:p>
    <w:p w14:paraId="554A9B59">
      <w:pPr>
        <w:pStyle w:val="4"/>
        <w:rPr>
          <w:rFonts w:hint="eastAsia" w:eastAsia="宋体"/>
          <w:lang w:val="en-US" w:eastAsia="zh-CN"/>
        </w:rPr>
      </w:pPr>
      <w:r>
        <w:t>3.</w:t>
      </w:r>
      <w:r>
        <w:rPr>
          <w:rFonts w:hint="eastAsia"/>
        </w:rPr>
        <w:t>4</w:t>
      </w:r>
      <w:r>
        <w:t>.</w:t>
      </w:r>
      <w:r>
        <w:rPr>
          <w:rFonts w:hint="eastAsia"/>
        </w:rPr>
        <w:t>3</w:t>
      </w:r>
      <w:r>
        <w:rPr>
          <w:rFonts w:hint="eastAsia"/>
          <w:lang w:val="en-US" w:eastAsia="zh-CN"/>
        </w:rPr>
        <w:t xml:space="preserve"> </w:t>
      </w:r>
      <w:r>
        <w:rPr>
          <w:rFonts w:hint="eastAsia"/>
        </w:rPr>
        <w:t>消融实验</w:t>
      </w:r>
      <w:bookmarkEnd w:id="130"/>
      <w:r>
        <w:rPr>
          <w:rFonts w:hint="eastAsia"/>
          <w:lang w:val="en-US" w:eastAsia="zh-CN"/>
        </w:rPr>
        <w:t>分析</w:t>
      </w:r>
      <w:bookmarkEnd w:id="131"/>
    </w:p>
    <w:p w14:paraId="0DB78A35">
      <w:pPr>
        <w:ind w:firstLine="480" w:firstLineChars="200"/>
        <w:rPr>
          <w:rFonts w:hint="default"/>
          <w:lang w:val="en-US" w:eastAsia="zh-CN"/>
        </w:rPr>
      </w:pPr>
      <w:r>
        <w:rPr>
          <w:rFonts w:hint="eastAsia"/>
        </w:rPr>
        <w:t>上述对比实验验证了DHLM相较于基线方法的性能优势。为深入分析模型各核心模块对检索性能的具体贡献，本节在iNaturalist 2018验证集（</w:t>
      </w:r>
      <w:r>
        <w:rPr>
          <w:rFonts w:hint="eastAsia"/>
          <w:lang w:eastAsia="zh-CN"/>
        </w:rPr>
        <w:t>2509</w:t>
      </w:r>
      <w:r>
        <w:rPr>
          <w:rFonts w:hint="eastAsia"/>
        </w:rPr>
        <w:t>张）上设计消融实验。相比于BFATH测试集（30张），iNaturalist验证集样本量充足，统计波动显著降低，可为模块贡献提供更稳健的量化估计。本节设置以下</w:t>
      </w:r>
      <w:r>
        <w:rPr>
          <w:rFonts w:hint="eastAsia"/>
          <w:lang w:val="en-US" w:eastAsia="zh-CN"/>
        </w:rPr>
        <w:t>四</w:t>
      </w:r>
      <w:r>
        <w:rPr>
          <w:rFonts w:hint="eastAsia"/>
        </w:rPr>
        <w:t>种模型配置</w:t>
      </w:r>
      <w:r>
        <w:rPr>
          <w:rFonts w:hint="eastAsia"/>
          <w:lang w:val="en-US" w:eastAsia="zh-CN"/>
        </w:rPr>
        <w:t>：</w:t>
      </w:r>
    </w:p>
    <w:p w14:paraId="4C3CB358">
      <w:pPr>
        <w:numPr>
          <w:ilvl w:val="0"/>
          <w:numId w:val="14"/>
        </w:numPr>
        <w:ind w:firstLine="420"/>
        <w:jc w:val="left"/>
        <w:rPr>
          <w:rFonts w:hint="eastAsia"/>
          <w:lang w:val="en-US" w:eastAsia="zh-CN"/>
        </w:rPr>
      </w:pPr>
      <w:r>
        <w:rPr>
          <w:rFonts w:hint="default"/>
          <w:lang w:val="en-US" w:eastAsia="zh-CN"/>
        </w:rPr>
        <w:t>w/o Location（即</w:t>
      </w:r>
      <w:r>
        <w:rPr>
          <w:rFonts w:hint="eastAsia"/>
          <w:lang w:val="en-US" w:eastAsia="zh-CN"/>
        </w:rPr>
        <w:t>DHLM</w:t>
      </w:r>
      <w:r>
        <w:rPr>
          <w:rFonts w:hint="default"/>
          <w:lang w:val="en-US" w:eastAsia="zh-CN"/>
        </w:rPr>
        <w:t>-Image）</w:t>
      </w:r>
      <w:r>
        <w:rPr>
          <w:rFonts w:hint="eastAsia"/>
          <w:lang w:val="en-US" w:eastAsia="zh-CN"/>
        </w:rPr>
        <w:t>：</w:t>
      </w:r>
      <w:r>
        <w:rPr>
          <w:rFonts w:hint="default"/>
          <w:lang w:val="en-US" w:eastAsia="zh-CN"/>
        </w:rPr>
        <w:t>去除LocationEncoder，仅使用ResNet-50图像特征，退化为单模态图像检索。该配置同时作为3.4.2节公平对比实验中</w:t>
      </w:r>
      <w:r>
        <w:rPr>
          <w:rFonts w:hint="eastAsia"/>
          <w:lang w:val="en-US" w:eastAsia="zh-CN"/>
        </w:rPr>
        <w:t>DHLM</w:t>
      </w:r>
      <w:r>
        <w:rPr>
          <w:rFonts w:hint="default"/>
          <w:lang w:val="en-US" w:eastAsia="zh-CN"/>
        </w:rPr>
        <w:t>单模态变体。</w:t>
      </w:r>
    </w:p>
    <w:p w14:paraId="7094083A">
      <w:pPr>
        <w:numPr>
          <w:ilvl w:val="0"/>
          <w:numId w:val="14"/>
        </w:numPr>
        <w:ind w:firstLine="420"/>
        <w:jc w:val="left"/>
        <w:rPr>
          <w:rFonts w:hint="default"/>
          <w:lang w:val="en-US" w:eastAsia="zh-CN"/>
        </w:rPr>
      </w:pPr>
      <w:r>
        <w:rPr>
          <w:rFonts w:hint="default"/>
          <w:lang w:val="en-US" w:eastAsia="zh-CN"/>
        </w:rPr>
        <w:t>w/o OHEM：去除在线难例挖掘策略，训练时采用标准批次随机采样</w:t>
      </w:r>
      <w:r>
        <w:rPr>
          <w:rFonts w:hint="eastAsia"/>
          <w:lang w:val="en-US" w:eastAsia="zh-CN"/>
        </w:rPr>
        <w:t>。</w:t>
      </w:r>
    </w:p>
    <w:p w14:paraId="444E303E">
      <w:pPr>
        <w:numPr>
          <w:ilvl w:val="0"/>
          <w:numId w:val="14"/>
        </w:numPr>
        <w:ind w:firstLine="420"/>
        <w:jc w:val="left"/>
        <w:rPr>
          <w:rFonts w:hint="default"/>
          <w:lang w:val="en-US" w:eastAsia="zh-CN"/>
        </w:rPr>
      </w:pPr>
      <w:r>
        <w:rPr>
          <w:rFonts w:hint="default"/>
          <w:lang w:val="en-US" w:eastAsia="zh-CN"/>
        </w:rPr>
        <w:t>w/o Quantization：去除Quantization Loss，仅使用Triplet Loss与Contrastive Loss进行优化。</w:t>
      </w:r>
    </w:p>
    <w:p w14:paraId="049059A3">
      <w:pPr>
        <w:numPr>
          <w:ilvl w:val="0"/>
          <w:numId w:val="14"/>
        </w:numPr>
        <w:ind w:firstLine="420"/>
        <w:jc w:val="left"/>
        <w:rPr>
          <w:rFonts w:hint="eastAsia"/>
        </w:rPr>
      </w:pPr>
      <w:r>
        <w:rPr>
          <w:rFonts w:hint="eastAsia"/>
          <w:lang w:val="en-US" w:eastAsia="zh-CN"/>
        </w:rPr>
        <w:t>F</w:t>
      </w:r>
      <w:r>
        <w:rPr>
          <w:rFonts w:hint="default"/>
          <w:lang w:val="en-US" w:eastAsia="zh-CN"/>
        </w:rPr>
        <w:t>ULL</w:t>
      </w:r>
      <w:r>
        <w:rPr>
          <w:rFonts w:hint="eastAsia"/>
          <w:lang w:val="en-US" w:eastAsia="zh-CN"/>
        </w:rPr>
        <w:t>：</w:t>
      </w:r>
      <w:r>
        <w:rPr>
          <w:rFonts w:hint="default"/>
          <w:lang w:val="en-US" w:eastAsia="zh-CN"/>
        </w:rPr>
        <w:t>完整</w:t>
      </w:r>
      <w:r>
        <w:rPr>
          <w:rFonts w:hint="eastAsia"/>
          <w:lang w:val="en-US" w:eastAsia="zh-CN"/>
        </w:rPr>
        <w:t>DHLM</w:t>
      </w:r>
      <w:r>
        <w:rPr>
          <w:rFonts w:hint="default"/>
          <w:lang w:val="en-US" w:eastAsia="zh-CN"/>
        </w:rPr>
        <w:t>模型（含多模态融合、在线难例挖掘、量化损失）</w:t>
      </w:r>
      <w:r>
        <w:rPr>
          <w:rFonts w:hint="eastAsia"/>
          <w:lang w:val="en-US" w:eastAsia="zh-CN"/>
        </w:rPr>
        <w:t>。</w:t>
      </w:r>
    </w:p>
    <w:p w14:paraId="0F05733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2FF43B6C">
      <w:pPr>
        <w:jc w:val="center"/>
        <w:rPr>
          <w:sz w:val="21"/>
          <w:szCs w:val="21"/>
        </w:rPr>
      </w:pPr>
      <w:r>
        <w:rPr>
          <w:sz w:val="21"/>
          <w:szCs w:val="21"/>
        </w:rPr>
        <w:t>表</w:t>
      </w:r>
      <w:r>
        <w:rPr>
          <w:rFonts w:hint="eastAsia"/>
          <w:sz w:val="21"/>
          <w:szCs w:val="21"/>
        </w:rPr>
        <w:t>3</w:t>
      </w:r>
      <w:r>
        <w:rPr>
          <w:sz w:val="21"/>
          <w:szCs w:val="21"/>
        </w:rPr>
        <w:t>.</w:t>
      </w:r>
      <w:ins w:id="364" w:author="小宋" w:date="2026-07-06T23:33:19Z">
        <w:r>
          <w:rPr>
            <w:rFonts w:hint="eastAsia"/>
            <w:sz w:val="21"/>
            <w:szCs w:val="21"/>
            <w:lang w:val="en-US" w:eastAsia="zh-CN"/>
          </w:rPr>
          <w:t>8</w:t>
        </w:r>
      </w:ins>
      <w:del w:id="365" w:author="小宋" w:date="2026-07-06T23:33:19Z">
        <w:r>
          <w:rPr>
            <w:rFonts w:hint="eastAsia"/>
            <w:sz w:val="21"/>
            <w:szCs w:val="21"/>
            <w:lang w:val="en-US" w:eastAsia="zh-CN"/>
          </w:rPr>
          <w:delText>7</w:delText>
        </w:r>
      </w:del>
      <w:r>
        <w:rPr>
          <w:sz w:val="21"/>
          <w:szCs w:val="21"/>
        </w:rPr>
        <w:t xml:space="preserve"> </w:t>
      </w:r>
      <w:r>
        <w:rPr>
          <w:rFonts w:hint="eastAsia"/>
          <w:sz w:val="21"/>
          <w:szCs w:val="21"/>
        </w:rPr>
        <w:t>消融实验</w:t>
      </w:r>
    </w:p>
    <w:p w14:paraId="0C6E034C">
      <w:pPr>
        <w:jc w:val="center"/>
        <w:rPr>
          <w:rFonts w:hint="eastAsia"/>
          <w:sz w:val="21"/>
          <w:szCs w:val="21"/>
        </w:rPr>
      </w:pPr>
      <w:r>
        <w:rPr>
          <w:sz w:val="21"/>
          <w:szCs w:val="21"/>
        </w:rPr>
        <w:t xml:space="preserve">Table </w:t>
      </w:r>
      <w:r>
        <w:rPr>
          <w:rFonts w:hint="eastAsia"/>
          <w:sz w:val="21"/>
          <w:szCs w:val="21"/>
        </w:rPr>
        <w:t>3</w:t>
      </w:r>
      <w:r>
        <w:rPr>
          <w:sz w:val="21"/>
          <w:szCs w:val="21"/>
        </w:rPr>
        <w:t>.</w:t>
      </w:r>
      <w:ins w:id="366" w:author="小宋" w:date="2026-07-06T23:33:21Z">
        <w:r>
          <w:rPr>
            <w:rFonts w:hint="eastAsia"/>
            <w:sz w:val="21"/>
            <w:szCs w:val="21"/>
            <w:lang w:val="en-US" w:eastAsia="zh-CN"/>
          </w:rPr>
          <w:t>8</w:t>
        </w:r>
      </w:ins>
      <w:del w:id="367" w:author="小宋" w:date="2026-07-06T23:33:21Z">
        <w:r>
          <w:rPr>
            <w:rFonts w:hint="eastAsia"/>
            <w:sz w:val="21"/>
            <w:szCs w:val="21"/>
            <w:lang w:val="en-US" w:eastAsia="zh-CN"/>
          </w:rPr>
          <w:delText>7</w:delText>
        </w:r>
      </w:del>
      <w:r>
        <w:rPr>
          <w:rFonts w:hint="eastAsia"/>
          <w:sz w:val="21"/>
          <w:szCs w:val="21"/>
        </w:rPr>
        <w:t xml:space="preserve"> Ablation Experiment</w:t>
      </w:r>
    </w:p>
    <w:tbl>
      <w:tblPr>
        <w:tblStyle w:val="22"/>
        <w:tblW w:w="8657" w:type="dxa"/>
        <w:jc w:val="center"/>
        <w:tblLayout w:type="autofit"/>
        <w:tblCellMar>
          <w:top w:w="0" w:type="dxa"/>
          <w:left w:w="108" w:type="dxa"/>
          <w:bottom w:w="0" w:type="dxa"/>
          <w:right w:w="108" w:type="dxa"/>
        </w:tblCellMar>
      </w:tblPr>
      <w:tblGrid>
        <w:gridCol w:w="3209"/>
        <w:gridCol w:w="1332"/>
        <w:gridCol w:w="1333"/>
        <w:gridCol w:w="1333"/>
        <w:gridCol w:w="1450"/>
      </w:tblGrid>
      <w:tr w14:paraId="2A0B87D9">
        <w:tblPrEx>
          <w:tblCellMar>
            <w:top w:w="0" w:type="dxa"/>
            <w:left w:w="108" w:type="dxa"/>
            <w:bottom w:w="0" w:type="dxa"/>
            <w:right w:w="108" w:type="dxa"/>
          </w:tblCellMar>
        </w:tblPrEx>
        <w:trPr>
          <w:trHeight w:val="340" w:hRule="atLeast"/>
          <w:tblHeader/>
          <w:jc w:val="center"/>
        </w:trPr>
        <w:tc>
          <w:tcPr>
            <w:tcW w:w="3209" w:type="dxa"/>
            <w:tcBorders>
              <w:top w:val="single" w:color="000000" w:sz="12" w:space="0"/>
              <w:left w:val="nil"/>
              <w:bottom w:val="nil"/>
              <w:right w:val="nil"/>
            </w:tcBorders>
            <w:noWrap w:val="0"/>
            <w:tcMar>
              <w:top w:w="-1" w:type="dxa"/>
              <w:left w:w="-1" w:type="dxa"/>
              <w:bottom w:w="-1" w:type="dxa"/>
              <w:right w:w="-1" w:type="dxa"/>
            </w:tcMar>
            <w:vAlign w:val="center"/>
          </w:tcPr>
          <w:p w14:paraId="2D57C676">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模型</w:t>
            </w:r>
          </w:p>
        </w:tc>
        <w:tc>
          <w:tcPr>
            <w:tcW w:w="1332" w:type="dxa"/>
            <w:tcBorders>
              <w:top w:val="single" w:color="000000" w:sz="12" w:space="0"/>
              <w:left w:val="nil"/>
              <w:bottom w:val="nil"/>
              <w:right w:val="nil"/>
            </w:tcBorders>
            <w:noWrap w:val="0"/>
            <w:tcMar>
              <w:top w:w="-1" w:type="dxa"/>
              <w:left w:w="-1" w:type="dxa"/>
              <w:bottom w:w="-1" w:type="dxa"/>
              <w:right w:w="-1" w:type="dxa"/>
            </w:tcMar>
            <w:vAlign w:val="center"/>
          </w:tcPr>
          <w:p w14:paraId="42F2F874">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333" w:type="dxa"/>
            <w:tcBorders>
              <w:top w:val="single" w:color="000000" w:sz="12" w:space="0"/>
              <w:left w:val="nil"/>
              <w:bottom w:val="nil"/>
              <w:right w:val="nil"/>
            </w:tcBorders>
            <w:noWrap w:val="0"/>
            <w:tcMar>
              <w:top w:w="-1" w:type="dxa"/>
              <w:left w:w="-1" w:type="dxa"/>
              <w:bottom w:w="-1" w:type="dxa"/>
              <w:right w:w="-1" w:type="dxa"/>
            </w:tcMar>
            <w:vAlign w:val="center"/>
          </w:tcPr>
          <w:p w14:paraId="5840D70C">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eastAsia" w:ascii="Times New Roman" w:eastAsia="宋体" w:cs="Times New Roman"/>
                <w:b/>
                <w:bCs w:val="0"/>
                <w:color w:val="000000"/>
                <w:kern w:val="0"/>
                <w:sz w:val="21"/>
                <w:szCs w:val="21"/>
                <w:lang w:val="en-US" w:eastAsia="zh-CN" w:bidi="ar"/>
              </w:rPr>
              <w:t>P</w:t>
            </w:r>
            <w:r>
              <w:rPr>
                <w:rFonts w:hint="default" w:ascii="Times New Roman" w:hAnsi="Times New Roman" w:eastAsia="宋体" w:cs="Times New Roman"/>
                <w:b/>
                <w:bCs w:val="0"/>
                <w:color w:val="000000"/>
                <w:kern w:val="0"/>
                <w:sz w:val="21"/>
                <w:szCs w:val="21"/>
                <w:lang w:val="en-US" w:eastAsia="zh-CN" w:bidi="ar"/>
              </w:rPr>
              <w:t>@1</w:t>
            </w:r>
          </w:p>
        </w:tc>
        <w:tc>
          <w:tcPr>
            <w:tcW w:w="1333" w:type="dxa"/>
            <w:tcBorders>
              <w:top w:val="single" w:color="000000" w:sz="12" w:space="0"/>
              <w:left w:val="nil"/>
              <w:bottom w:val="nil"/>
              <w:right w:val="nil"/>
            </w:tcBorders>
            <w:noWrap w:val="0"/>
            <w:tcMar>
              <w:top w:w="-1" w:type="dxa"/>
              <w:left w:w="-1" w:type="dxa"/>
              <w:bottom w:w="-1" w:type="dxa"/>
              <w:right w:w="-1" w:type="dxa"/>
            </w:tcMar>
            <w:vAlign w:val="center"/>
          </w:tcPr>
          <w:p w14:paraId="46420086">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R@</w:t>
            </w:r>
            <w:r>
              <w:rPr>
                <w:rFonts w:hint="eastAsia" w:ascii="Times New Roman" w:eastAsia="宋体" w:cs="Times New Roman"/>
                <w:b/>
                <w:bCs w:val="0"/>
                <w:color w:val="000000"/>
                <w:kern w:val="0"/>
                <w:sz w:val="21"/>
                <w:szCs w:val="21"/>
                <w:lang w:val="en-US" w:eastAsia="zh-CN" w:bidi="ar"/>
              </w:rPr>
              <w:t>5</w:t>
            </w:r>
          </w:p>
        </w:tc>
        <w:tc>
          <w:tcPr>
            <w:tcW w:w="1450" w:type="dxa"/>
            <w:tcBorders>
              <w:top w:val="single" w:color="000000" w:sz="12" w:space="0"/>
              <w:left w:val="nil"/>
              <w:bottom w:val="nil"/>
              <w:right w:val="nil"/>
            </w:tcBorders>
            <w:noWrap w:val="0"/>
            <w:tcMar>
              <w:top w:w="-1" w:type="dxa"/>
              <w:left w:w="-1" w:type="dxa"/>
              <w:bottom w:w="-1" w:type="dxa"/>
              <w:right w:w="-1" w:type="dxa"/>
            </w:tcMar>
            <w:vAlign w:val="center"/>
          </w:tcPr>
          <w:p w14:paraId="3B7D3955">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P@1</w:t>
            </w:r>
            <w:r>
              <w:rPr>
                <w:rFonts w:hint="eastAsia" w:ascii="Times New Roman" w:eastAsia="宋体" w:cs="Times New Roman"/>
                <w:b/>
                <w:bCs w:val="0"/>
                <w:color w:val="000000"/>
                <w:kern w:val="0"/>
                <w:sz w:val="21"/>
                <w:szCs w:val="21"/>
                <w:lang w:val="en-US" w:eastAsia="zh-CN" w:bidi="ar"/>
              </w:rPr>
              <w:t>0</w:t>
            </w:r>
          </w:p>
        </w:tc>
      </w:tr>
      <w:tr w14:paraId="583FDAFF">
        <w:tblPrEx>
          <w:tblCellMar>
            <w:top w:w="0" w:type="dxa"/>
            <w:left w:w="108" w:type="dxa"/>
            <w:bottom w:w="0" w:type="dxa"/>
            <w:right w:w="108" w:type="dxa"/>
          </w:tblCellMar>
        </w:tblPrEx>
        <w:trPr>
          <w:trHeight w:val="340" w:hRule="atLeast"/>
          <w:jc w:val="center"/>
        </w:trPr>
        <w:tc>
          <w:tcPr>
            <w:tcW w:w="3209" w:type="dxa"/>
            <w:tcBorders>
              <w:top w:val="single" w:color="000000" w:sz="4" w:space="0"/>
              <w:left w:val="nil"/>
              <w:bottom w:val="nil"/>
              <w:right w:val="nil"/>
            </w:tcBorders>
            <w:noWrap w:val="0"/>
            <w:tcMar>
              <w:top w:w="-1" w:type="dxa"/>
              <w:left w:w="-1" w:type="dxa"/>
              <w:bottom w:w="-1" w:type="dxa"/>
              <w:right w:w="-1" w:type="dxa"/>
            </w:tcMar>
            <w:vAlign w:val="center"/>
          </w:tcPr>
          <w:p w14:paraId="3A82A5D5">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default" w:ascii="Times New Roman" w:eastAsia="宋体"/>
                <w:sz w:val="21"/>
                <w:szCs w:val="21"/>
                <w:lang w:val="en-US" w:eastAsia="zh-CN"/>
              </w:rPr>
              <w:t>w/o Location</w:t>
            </w:r>
          </w:p>
        </w:tc>
        <w:tc>
          <w:tcPr>
            <w:tcW w:w="1332" w:type="dxa"/>
            <w:tcBorders>
              <w:top w:val="single" w:color="000000" w:sz="4" w:space="0"/>
              <w:left w:val="nil"/>
              <w:bottom w:val="nil"/>
              <w:right w:val="nil"/>
            </w:tcBorders>
            <w:noWrap w:val="0"/>
            <w:tcMar>
              <w:top w:w="-1" w:type="dxa"/>
              <w:left w:w="-1" w:type="dxa"/>
              <w:bottom w:w="-1" w:type="dxa"/>
              <w:right w:w="-1" w:type="dxa"/>
            </w:tcMar>
            <w:vAlign w:val="center"/>
          </w:tcPr>
          <w:p w14:paraId="400E8CF9">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szCs w:val="21"/>
              </w:rPr>
              <w:t>0.</w:t>
            </w:r>
            <w:r>
              <w:rPr>
                <w:rFonts w:hint="eastAsia" w:cs="Times New Roman"/>
                <w:sz w:val="21"/>
                <w:szCs w:val="21"/>
                <w:lang w:val="en-US" w:eastAsia="zh-CN"/>
              </w:rPr>
              <w:t>713</w:t>
            </w:r>
          </w:p>
        </w:tc>
        <w:tc>
          <w:tcPr>
            <w:tcW w:w="1333" w:type="dxa"/>
            <w:tcBorders>
              <w:top w:val="single" w:color="000000" w:sz="4" w:space="0"/>
              <w:left w:val="nil"/>
              <w:bottom w:val="nil"/>
              <w:right w:val="nil"/>
            </w:tcBorders>
            <w:noWrap w:val="0"/>
            <w:tcMar>
              <w:top w:w="-1" w:type="dxa"/>
              <w:left w:w="-1" w:type="dxa"/>
              <w:bottom w:w="-1" w:type="dxa"/>
              <w:right w:w="-1" w:type="dxa"/>
            </w:tcMar>
            <w:vAlign w:val="center"/>
          </w:tcPr>
          <w:p w14:paraId="30C24651">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cs="Times New Roman"/>
                <w:b w:val="0"/>
                <w:bCs w:val="0"/>
                <w:color w:val="000000"/>
                <w:sz w:val="21"/>
                <w:szCs w:val="21"/>
                <w:lang w:val="en-US" w:eastAsia="zh-CN"/>
              </w:rPr>
              <w:t>548</w:t>
            </w:r>
          </w:p>
        </w:tc>
        <w:tc>
          <w:tcPr>
            <w:tcW w:w="1333" w:type="dxa"/>
            <w:tcBorders>
              <w:top w:val="single" w:color="000000" w:sz="4" w:space="0"/>
              <w:left w:val="nil"/>
              <w:bottom w:val="nil"/>
              <w:right w:val="nil"/>
            </w:tcBorders>
            <w:noWrap w:val="0"/>
            <w:tcMar>
              <w:top w:w="-1" w:type="dxa"/>
              <w:left w:w="-1" w:type="dxa"/>
              <w:bottom w:w="-1" w:type="dxa"/>
              <w:right w:w="-1" w:type="dxa"/>
            </w:tcMar>
            <w:vAlign w:val="center"/>
          </w:tcPr>
          <w:p w14:paraId="245A263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776</w:t>
            </w:r>
          </w:p>
        </w:tc>
        <w:tc>
          <w:tcPr>
            <w:tcW w:w="1450" w:type="dxa"/>
            <w:tcBorders>
              <w:top w:val="single" w:color="000000" w:sz="4" w:space="0"/>
              <w:left w:val="nil"/>
              <w:bottom w:val="nil"/>
              <w:right w:val="nil"/>
            </w:tcBorders>
            <w:noWrap w:val="0"/>
            <w:tcMar>
              <w:top w:w="-1" w:type="dxa"/>
              <w:left w:w="-1" w:type="dxa"/>
              <w:bottom w:w="-1" w:type="dxa"/>
              <w:right w:w="-1" w:type="dxa"/>
            </w:tcMar>
            <w:vAlign w:val="center"/>
          </w:tcPr>
          <w:p w14:paraId="6E4DB8AE">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862</w:t>
            </w:r>
          </w:p>
        </w:tc>
      </w:tr>
      <w:tr w14:paraId="12AB8D3C">
        <w:tblPrEx>
          <w:tblCellMar>
            <w:top w:w="0" w:type="dxa"/>
            <w:left w:w="108" w:type="dxa"/>
            <w:bottom w:w="0" w:type="dxa"/>
            <w:right w:w="108" w:type="dxa"/>
          </w:tblCellMar>
        </w:tblPrEx>
        <w:trPr>
          <w:trHeight w:val="340" w:hRule="atLeast"/>
          <w:jc w:val="center"/>
        </w:trPr>
        <w:tc>
          <w:tcPr>
            <w:tcW w:w="3209" w:type="dxa"/>
            <w:tcBorders>
              <w:top w:val="nil"/>
              <w:left w:val="nil"/>
              <w:bottom w:val="nil"/>
              <w:right w:val="nil"/>
            </w:tcBorders>
            <w:shd w:val="clear" w:color="auto" w:fill="auto"/>
            <w:noWrap w:val="0"/>
            <w:tcMar>
              <w:top w:w="-1" w:type="dxa"/>
              <w:left w:w="-1" w:type="dxa"/>
              <w:bottom w:w="-1" w:type="dxa"/>
              <w:right w:w="-1" w:type="dxa"/>
            </w:tcMar>
            <w:vAlign w:val="center"/>
          </w:tcPr>
          <w:p w14:paraId="5A46099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sz w:val="21"/>
                <w:lang w:val="en-US" w:eastAsia="zh-CN"/>
              </w:rPr>
              <w:t>w/o OHEM</w:t>
            </w:r>
          </w:p>
        </w:tc>
        <w:tc>
          <w:tcPr>
            <w:tcW w:w="1332" w:type="dxa"/>
            <w:tcBorders>
              <w:top w:val="nil"/>
              <w:left w:val="nil"/>
              <w:bottom w:val="nil"/>
              <w:right w:val="nil"/>
            </w:tcBorders>
            <w:noWrap w:val="0"/>
            <w:tcMar>
              <w:top w:w="-1" w:type="dxa"/>
              <w:left w:w="-1" w:type="dxa"/>
              <w:bottom w:w="-1" w:type="dxa"/>
              <w:right w:w="-1" w:type="dxa"/>
            </w:tcMar>
            <w:vAlign w:val="center"/>
          </w:tcPr>
          <w:p w14:paraId="7411C89F">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726</w:t>
            </w:r>
          </w:p>
        </w:tc>
        <w:tc>
          <w:tcPr>
            <w:tcW w:w="1333" w:type="dxa"/>
            <w:tcBorders>
              <w:top w:val="nil"/>
              <w:left w:val="nil"/>
              <w:bottom w:val="nil"/>
              <w:right w:val="nil"/>
            </w:tcBorders>
            <w:noWrap w:val="0"/>
            <w:tcMar>
              <w:top w:w="-1" w:type="dxa"/>
              <w:left w:w="-1" w:type="dxa"/>
              <w:bottom w:w="-1" w:type="dxa"/>
              <w:right w:w="-1" w:type="dxa"/>
            </w:tcMar>
            <w:vAlign w:val="center"/>
          </w:tcPr>
          <w:p w14:paraId="0C503913">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563</w:t>
            </w:r>
          </w:p>
        </w:tc>
        <w:tc>
          <w:tcPr>
            <w:tcW w:w="1333" w:type="dxa"/>
            <w:tcBorders>
              <w:top w:val="nil"/>
              <w:left w:val="nil"/>
              <w:bottom w:val="nil"/>
              <w:right w:val="nil"/>
            </w:tcBorders>
            <w:noWrap w:val="0"/>
            <w:tcMar>
              <w:top w:w="-1" w:type="dxa"/>
              <w:left w:w="-1" w:type="dxa"/>
              <w:bottom w:w="-1" w:type="dxa"/>
              <w:right w:w="-1" w:type="dxa"/>
            </w:tcMar>
            <w:vAlign w:val="center"/>
          </w:tcPr>
          <w:p w14:paraId="0D636E9F">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788</w:t>
            </w:r>
          </w:p>
        </w:tc>
        <w:tc>
          <w:tcPr>
            <w:tcW w:w="1450" w:type="dxa"/>
            <w:tcBorders>
              <w:top w:val="nil"/>
              <w:left w:val="nil"/>
              <w:bottom w:val="nil"/>
              <w:right w:val="nil"/>
            </w:tcBorders>
            <w:noWrap w:val="0"/>
            <w:tcMar>
              <w:top w:w="-1" w:type="dxa"/>
              <w:left w:w="-1" w:type="dxa"/>
              <w:bottom w:w="-1" w:type="dxa"/>
              <w:right w:w="-1" w:type="dxa"/>
            </w:tcMar>
            <w:vAlign w:val="center"/>
          </w:tcPr>
          <w:p w14:paraId="109FA30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875</w:t>
            </w:r>
          </w:p>
        </w:tc>
      </w:tr>
      <w:tr w14:paraId="7E9460BC">
        <w:tblPrEx>
          <w:tblCellMar>
            <w:top w:w="0" w:type="dxa"/>
            <w:left w:w="108" w:type="dxa"/>
            <w:bottom w:w="0" w:type="dxa"/>
            <w:right w:w="108" w:type="dxa"/>
          </w:tblCellMar>
        </w:tblPrEx>
        <w:trPr>
          <w:trHeight w:val="340" w:hRule="atLeast"/>
          <w:jc w:val="center"/>
        </w:trPr>
        <w:tc>
          <w:tcPr>
            <w:tcW w:w="3209" w:type="dxa"/>
            <w:tcBorders>
              <w:top w:val="nil"/>
              <w:left w:val="nil"/>
              <w:bottom w:val="nil"/>
              <w:right w:val="nil"/>
            </w:tcBorders>
            <w:shd w:val="clear" w:color="auto" w:fill="auto"/>
            <w:noWrap w:val="0"/>
            <w:tcMar>
              <w:top w:w="-1" w:type="dxa"/>
              <w:left w:w="-1" w:type="dxa"/>
              <w:bottom w:w="-1" w:type="dxa"/>
              <w:right w:w="-1" w:type="dxa"/>
            </w:tcMar>
            <w:vAlign w:val="center"/>
          </w:tcPr>
          <w:p w14:paraId="06F6A717">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eastAsia="宋体"/>
                <w:sz w:val="21"/>
                <w:lang w:val="en-US" w:eastAsia="zh-CN"/>
              </w:rPr>
              <w:t>w/o Quantization</w:t>
            </w:r>
          </w:p>
        </w:tc>
        <w:tc>
          <w:tcPr>
            <w:tcW w:w="1332" w:type="dxa"/>
            <w:tcBorders>
              <w:top w:val="nil"/>
              <w:left w:val="nil"/>
              <w:bottom w:val="nil"/>
              <w:right w:val="nil"/>
            </w:tcBorders>
            <w:shd w:val="clear" w:color="auto" w:fill="auto"/>
            <w:noWrap w:val="0"/>
            <w:tcMar>
              <w:top w:w="-1" w:type="dxa"/>
              <w:left w:w="-1" w:type="dxa"/>
              <w:bottom w:w="-1" w:type="dxa"/>
              <w:right w:w="-1" w:type="dxa"/>
            </w:tcMar>
            <w:vAlign w:val="center"/>
          </w:tcPr>
          <w:p w14:paraId="3D22DFDC">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735</w:t>
            </w:r>
          </w:p>
        </w:tc>
        <w:tc>
          <w:tcPr>
            <w:tcW w:w="1333" w:type="dxa"/>
            <w:tcBorders>
              <w:top w:val="nil"/>
              <w:left w:val="nil"/>
              <w:bottom w:val="nil"/>
              <w:right w:val="nil"/>
            </w:tcBorders>
            <w:shd w:val="clear" w:color="auto" w:fill="auto"/>
            <w:noWrap w:val="0"/>
            <w:tcMar>
              <w:top w:w="-1" w:type="dxa"/>
              <w:left w:w="-1" w:type="dxa"/>
              <w:bottom w:w="-1" w:type="dxa"/>
              <w:right w:w="-1" w:type="dxa"/>
            </w:tcMar>
            <w:vAlign w:val="center"/>
          </w:tcPr>
          <w:p w14:paraId="0757C4B8">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573</w:t>
            </w:r>
          </w:p>
        </w:tc>
        <w:tc>
          <w:tcPr>
            <w:tcW w:w="1333" w:type="dxa"/>
            <w:tcBorders>
              <w:top w:val="nil"/>
              <w:left w:val="nil"/>
              <w:bottom w:val="nil"/>
              <w:right w:val="nil"/>
            </w:tcBorders>
            <w:shd w:val="clear" w:color="auto" w:fill="auto"/>
            <w:noWrap w:val="0"/>
            <w:tcMar>
              <w:top w:w="-1" w:type="dxa"/>
              <w:left w:w="-1" w:type="dxa"/>
              <w:bottom w:w="-1" w:type="dxa"/>
              <w:right w:w="-1" w:type="dxa"/>
            </w:tcMar>
            <w:vAlign w:val="center"/>
          </w:tcPr>
          <w:p w14:paraId="6DE5CE49">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799</w:t>
            </w:r>
          </w:p>
        </w:tc>
        <w:tc>
          <w:tcPr>
            <w:tcW w:w="1450" w:type="dxa"/>
            <w:tcBorders>
              <w:top w:val="nil"/>
              <w:left w:val="nil"/>
              <w:bottom w:val="nil"/>
              <w:right w:val="nil"/>
            </w:tcBorders>
            <w:shd w:val="clear" w:color="auto" w:fill="auto"/>
            <w:noWrap w:val="0"/>
            <w:tcMar>
              <w:top w:w="-1" w:type="dxa"/>
              <w:left w:w="-1" w:type="dxa"/>
              <w:bottom w:w="-1" w:type="dxa"/>
              <w:right w:w="-1" w:type="dxa"/>
            </w:tcMar>
            <w:vAlign w:val="center"/>
          </w:tcPr>
          <w:p w14:paraId="5DE40E62">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884</w:t>
            </w:r>
          </w:p>
        </w:tc>
      </w:tr>
      <w:tr w14:paraId="625A5302">
        <w:tblPrEx>
          <w:tblCellMar>
            <w:top w:w="0" w:type="dxa"/>
            <w:left w:w="108" w:type="dxa"/>
            <w:bottom w:w="0" w:type="dxa"/>
            <w:right w:w="108" w:type="dxa"/>
          </w:tblCellMar>
        </w:tblPrEx>
        <w:trPr>
          <w:trHeight w:val="340" w:hRule="atLeast"/>
          <w:jc w:val="center"/>
        </w:trPr>
        <w:tc>
          <w:tcPr>
            <w:tcW w:w="320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290BEA5E">
            <w:pPr>
              <w:snapToGrid w:val="0"/>
              <w:spacing w:line="240" w:lineRule="auto"/>
              <w:ind w:left="0" w:leftChars="0" w:right="0" w:rightChars="0" w:firstLine="0" w:firstLineChars="0"/>
              <w:jc w:val="center"/>
              <w:rPr>
                <w:rFonts w:hint="default" w:ascii="Times New Roman" w:eastAsia="宋体"/>
                <w:b/>
                <w:bCs/>
                <w:sz w:val="21"/>
                <w:lang w:val="en-US" w:eastAsia="zh-CN"/>
              </w:rPr>
            </w:pPr>
            <w:r>
              <w:rPr>
                <w:rFonts w:hint="eastAsia" w:ascii="Times New Roman" w:eastAsia="宋体"/>
                <w:b/>
                <w:bCs/>
                <w:sz w:val="21"/>
                <w:lang w:val="en-US" w:eastAsia="zh-CN"/>
              </w:rPr>
              <w:t>FULL</w:t>
            </w:r>
          </w:p>
        </w:tc>
        <w:tc>
          <w:tcPr>
            <w:tcW w:w="1332"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713E4DA">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sz w:val="21"/>
                <w:szCs w:val="21"/>
              </w:rPr>
              <w:t>0.</w:t>
            </w:r>
            <w:r>
              <w:rPr>
                <w:rFonts w:hint="eastAsia" w:cs="Times New Roman"/>
                <w:b/>
                <w:bCs/>
                <w:sz w:val="21"/>
                <w:szCs w:val="21"/>
                <w:lang w:val="en-US" w:eastAsia="zh-CN"/>
              </w:rPr>
              <w:t>741</w:t>
            </w:r>
          </w:p>
        </w:tc>
        <w:tc>
          <w:tcPr>
            <w:tcW w:w="133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189AF5C">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578</w:t>
            </w:r>
          </w:p>
        </w:tc>
        <w:tc>
          <w:tcPr>
            <w:tcW w:w="133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0572EC9">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0.</w:t>
            </w:r>
            <w:r>
              <w:rPr>
                <w:rFonts w:hint="eastAsia" w:cs="Times New Roman"/>
                <w:b/>
                <w:bCs/>
                <w:color w:val="000000"/>
                <w:kern w:val="0"/>
                <w:sz w:val="21"/>
                <w:szCs w:val="21"/>
                <w:lang w:val="en-US" w:eastAsia="zh-CN" w:bidi="ar"/>
              </w:rPr>
              <w:t>803</w:t>
            </w:r>
          </w:p>
        </w:tc>
        <w:tc>
          <w:tcPr>
            <w:tcW w:w="1450"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DE5A4FD">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eastAsia" w:cs="Times New Roman"/>
                <w:b/>
                <w:bCs/>
                <w:sz w:val="21"/>
                <w:szCs w:val="21"/>
                <w:lang w:val="en-US" w:eastAsia="zh-CN"/>
              </w:rPr>
              <w:t>887</w:t>
            </w:r>
          </w:p>
        </w:tc>
      </w:tr>
    </w:tbl>
    <w:p w14:paraId="7388AF5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41160F6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实验结果见</w:t>
      </w:r>
      <w:r>
        <w:rPr>
          <w:rFonts w:hint="eastAsia"/>
          <w:lang w:val="en-US" w:eastAsia="zh-CN"/>
        </w:rPr>
        <w:t>上</w:t>
      </w:r>
      <w:r>
        <w:rPr>
          <w:rFonts w:hint="eastAsia"/>
        </w:rPr>
        <w:t>表3.</w:t>
      </w:r>
      <w:ins w:id="368" w:author="小宋" w:date="2026-07-06T23:33:27Z">
        <w:r>
          <w:rPr>
            <w:rFonts w:hint="eastAsia"/>
            <w:lang w:val="en-US" w:eastAsia="zh-CN"/>
          </w:rPr>
          <w:t>8</w:t>
        </w:r>
      </w:ins>
      <w:del w:id="369" w:author="小宋" w:date="2026-07-06T23:33:26Z">
        <w:r>
          <w:rPr>
            <w:rFonts w:hint="eastAsia"/>
          </w:rPr>
          <w:delText>7</w:delText>
        </w:r>
      </w:del>
      <w:r>
        <w:rPr>
          <w:rFonts w:hint="eastAsia"/>
        </w:rPr>
        <w:t>所示。在iNaturalist 2018验证集上，FULL配置取得mAP</w:t>
      </w:r>
      <w:r>
        <w:rPr>
          <w:rFonts w:hint="eastAsia"/>
          <w:lang w:val="en-US" w:eastAsia="zh-CN"/>
        </w:rPr>
        <w:t>=</w:t>
      </w:r>
      <w:r>
        <w:rPr>
          <w:rFonts w:hint="eastAsia"/>
        </w:rPr>
        <w:t xml:space="preserve"> 0.741、P@1</w:t>
      </w:r>
      <w:r>
        <w:rPr>
          <w:rFonts w:hint="eastAsia"/>
          <w:lang w:val="en-US" w:eastAsia="zh-CN"/>
        </w:rPr>
        <w:t>=</w:t>
      </w:r>
      <w:r>
        <w:rPr>
          <w:rFonts w:hint="eastAsia"/>
        </w:rPr>
        <w:t>0.578、R@5</w:t>
      </w:r>
      <w:r>
        <w:rPr>
          <w:rFonts w:hint="eastAsia"/>
          <w:lang w:val="en-US" w:eastAsia="zh-CN"/>
        </w:rPr>
        <w:t>=</w:t>
      </w:r>
      <w:r>
        <w:rPr>
          <w:rFonts w:hint="eastAsia"/>
        </w:rPr>
        <w:t>0.803、R@10</w:t>
      </w:r>
      <w:r>
        <w:rPr>
          <w:rFonts w:hint="eastAsia"/>
          <w:lang w:val="en-US" w:eastAsia="zh-CN"/>
        </w:rPr>
        <w:t>=</w:t>
      </w:r>
      <w:r>
        <w:rPr>
          <w:rFonts w:hint="eastAsia"/>
        </w:rPr>
        <w:t>0.887。w/o Location配置取得mAP</w:t>
      </w:r>
      <w:r>
        <w:rPr>
          <w:rFonts w:hint="eastAsia"/>
          <w:lang w:val="en-US" w:eastAsia="zh-CN"/>
        </w:rPr>
        <w:t>=</w:t>
      </w:r>
      <w:r>
        <w:rPr>
          <w:rFonts w:hint="eastAsia"/>
        </w:rPr>
        <w:t>0.713，相比FULL下降约2.8个百分点，同时P@1降至0.548、R@10降至0.862，表明地理位置元数据同时对头部命中率和尾部召回有显著影响，是多模态融合的核心模块。w/o OHEM取得mAP</w:t>
      </w:r>
      <w:r>
        <w:rPr>
          <w:rFonts w:hint="eastAsia"/>
          <w:lang w:val="en-US" w:eastAsia="zh-CN"/>
        </w:rPr>
        <w:t>=</w:t>
      </w:r>
      <w:r>
        <w:rPr>
          <w:rFonts w:hint="eastAsia"/>
        </w:rPr>
        <w:t>0.726，下降约1.3个百分点，P@1降至0.563、R@10降至0.875，验证了在线难例挖掘策略对长尾分布类别不平衡问题的优化作用；在缺少难例挖掘时，模型对尾部类别的判别能力下降，导致头部命中率损失明显。w/o Quantization取得mAP</w:t>
      </w:r>
      <w:r>
        <w:rPr>
          <w:rFonts w:hint="eastAsia"/>
          <w:lang w:val="en-US" w:eastAsia="zh-CN"/>
        </w:rPr>
        <w:t>=</w:t>
      </w:r>
      <w:r>
        <w:rPr>
          <w:rFonts w:hint="eastAsia"/>
        </w:rPr>
        <w:t>0.735，下降约0.6个百分点，P@1降至0.573、R@10降至0.884；虽然绝对影响相对较小，但该损失对约束连续特征与离散哈希码的分布差异、减小训练-推理鸿沟具有重要作用，移除后哈希层输出偏离±</w:t>
      </w:r>
      <w:r>
        <w:rPr>
          <w:rFonts w:hint="eastAsia"/>
          <w:lang w:val="en-US" w:eastAsia="zh-CN"/>
        </w:rPr>
        <w:t>1</w:t>
      </w:r>
      <w:r>
        <w:rPr>
          <w:rFonts w:hint="eastAsia"/>
        </w:rPr>
        <w:t>的程度增大，导致汉明距离检索精度略有下降。</w:t>
      </w:r>
    </w:p>
    <w:p w14:paraId="2683F2E9">
      <w:pPr>
        <w:jc w:val="left"/>
        <w:rPr>
          <w:rFonts w:hint="eastAsia"/>
        </w:rPr>
      </w:pPr>
      <w:r>
        <w:rPr>
          <w:rFonts w:hint="eastAsia"/>
        </w:rPr>
        <w:t>综上所述，</w:t>
      </w:r>
      <w:r>
        <w:rPr>
          <w:rFonts w:hint="eastAsia"/>
          <w:lang w:val="en-US" w:eastAsia="zh-CN"/>
        </w:rPr>
        <w:t>三</w:t>
      </w:r>
      <w:r>
        <w:rPr>
          <w:rFonts w:hint="eastAsia"/>
        </w:rPr>
        <w:t>个模块协同工作实现最优性能，证明了DHLM各模块设计的合理性与必要性。</w:t>
      </w:r>
    </w:p>
    <w:p w14:paraId="7591E95C">
      <w:pPr>
        <w:pStyle w:val="4"/>
        <w:rPr>
          <w:rFonts w:hint="eastAsia"/>
          <w:lang w:val="en-US" w:eastAsia="zh-CN"/>
        </w:rPr>
      </w:pPr>
      <w:bookmarkStart w:id="132" w:name="_Toc20040"/>
      <w:r>
        <w:rPr>
          <w:rFonts w:hint="eastAsia"/>
          <w:lang w:val="en-US" w:eastAsia="zh-CN"/>
        </w:rPr>
        <w:t>3.4.4 超参数敏感性分析</w:t>
      </w:r>
      <w:bookmarkEnd w:id="132"/>
    </w:p>
    <w:p w14:paraId="347A51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default"/>
          <w:lang w:val="en-US" w:eastAsia="zh-CN"/>
        </w:rPr>
        <w:t>为验证多损失联合优化策略中各损失函数权重的合理性与敏感性，本节在iNaturalist 2018数据集上系统分析不同权重配置对模型检索性能的影响。本节基于归一化后的权重配比（</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=10:5:1，满足</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₁+</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=1）开展敏感性分析</w:t>
      </w:r>
      <w:r>
        <w:rPr>
          <w:rFonts w:hint="eastAsia"/>
          <w:lang w:val="en-US" w:eastAsia="zh-CN"/>
        </w:rPr>
        <w:t>。</w:t>
      </w:r>
      <w:r>
        <w:rPr>
          <w:rFonts w:hint="default"/>
          <w:lang w:val="en-US" w:eastAsia="zh-CN"/>
        </w:rPr>
        <w:t>固定其他超参数，仅调整损失权重</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进行对照实验</w:t>
      </w:r>
      <w:r>
        <w:rPr>
          <w:rFonts w:hint="eastAsia"/>
          <w:lang w:val="en-US" w:eastAsia="zh-CN"/>
        </w:rPr>
        <w:t>。</w:t>
      </w:r>
    </w:p>
    <w:p w14:paraId="0515BC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实验结果见下</w:t>
      </w:r>
      <w:r>
        <w:rPr>
          <w:rFonts w:hint="default"/>
          <w:lang w:val="en-US" w:eastAsia="zh-CN"/>
        </w:rPr>
        <w:t>表3.</w:t>
      </w:r>
      <w:ins w:id="370" w:author="小宋" w:date="2026-07-06T23:33:33Z">
        <w:r>
          <w:rPr>
            <w:rFonts w:hint="eastAsia"/>
            <w:lang w:val="en-US" w:eastAsia="zh-CN"/>
          </w:rPr>
          <w:t>9</w:t>
        </w:r>
      </w:ins>
      <w:del w:id="371" w:author="小宋" w:date="2026-07-06T23:33:33Z">
        <w:r>
          <w:rPr>
            <w:rFonts w:hint="eastAsia"/>
            <w:lang w:val="en-US" w:eastAsia="zh-CN"/>
          </w:rPr>
          <w:delText>8</w:delText>
        </w:r>
      </w:del>
      <w:r>
        <w:rPr>
          <w:rFonts w:hint="default"/>
          <w:lang w:val="en-US" w:eastAsia="zh-CN"/>
        </w:rPr>
        <w:t>所示。实验表明，</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w:t>
      </w:r>
      <w:r>
        <w:rPr>
          <w:rFonts w:hint="eastAsia"/>
          <w:lang w:val="en-US" w:eastAsia="zh-CN"/>
        </w:rPr>
        <w:t>10/16</w:t>
      </w:r>
      <w:r>
        <w:rPr>
          <w:rFonts w:hint="default"/>
          <w:lang w:val="en-US" w:eastAsia="zh-CN"/>
        </w:rPr>
        <w:t>时性能最优</w:t>
      </w:r>
      <w:r>
        <w:rPr>
          <w:rFonts w:hint="eastAsia"/>
          <w:lang w:val="en-US" w:eastAsia="zh-CN"/>
        </w:rPr>
        <w:t>，</w:t>
      </w:r>
      <w:r>
        <w:rPr>
          <w:rFonts w:hint="default"/>
          <w:lang w:val="en-US" w:eastAsia="zh-CN"/>
        </w:rPr>
        <w:t>降至</w:t>
      </w:r>
      <w:r>
        <w:rPr>
          <w:rFonts w:hint="eastAsia"/>
          <w:lang w:val="en-US" w:eastAsia="zh-CN"/>
        </w:rPr>
        <w:t>5/16</w:t>
      </w:r>
      <w:r>
        <w:rPr>
          <w:rFonts w:hint="default"/>
          <w:lang w:val="en-US" w:eastAsia="zh-CN"/>
        </w:rPr>
        <w:t>时mAP下降2.6个百分点，表明主导损失权重不足会导致类间区分度下降</w:t>
      </w:r>
      <w:r>
        <w:rPr>
          <w:rFonts w:hint="eastAsia"/>
          <w:lang w:val="en-US" w:eastAsia="zh-CN"/>
        </w:rPr>
        <w:t>，</w:t>
      </w:r>
      <w:r>
        <w:rPr>
          <w:rFonts w:hint="default"/>
          <w:lang w:val="en-US" w:eastAsia="zh-CN"/>
        </w:rPr>
        <w:t>综合性能与稳定性，</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w:t>
      </w:r>
      <w:r>
        <w:rPr>
          <w:rFonts w:hint="eastAsia"/>
          <w:lang w:val="en-US" w:eastAsia="zh-CN"/>
        </w:rPr>
        <w:t>10/16</w:t>
      </w:r>
      <w:r>
        <w:rPr>
          <w:rFonts w:hint="default"/>
          <w:lang w:val="en-US" w:eastAsia="zh-CN"/>
        </w:rPr>
        <w:t>为最优选择。</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w:t>
      </w:r>
      <w:r>
        <w:rPr>
          <w:rFonts w:hint="eastAsia"/>
          <w:lang w:val="en-US" w:eastAsia="zh-CN"/>
        </w:rPr>
        <w:t>5/16</w:t>
      </w:r>
      <w:r>
        <w:rPr>
          <w:rFonts w:hint="default"/>
          <w:lang w:val="en-US" w:eastAsia="zh-CN"/>
        </w:rPr>
        <w:t>时取得最佳平衡</w:t>
      </w:r>
      <w:r>
        <w:rPr>
          <w:rFonts w:hint="eastAsia"/>
          <w:lang w:val="en-US" w:eastAsia="zh-CN"/>
        </w:rPr>
        <w:t>，</w:t>
      </w:r>
      <w:r>
        <w:rPr>
          <w:rFonts w:hint="default"/>
          <w:lang w:val="en-US" w:eastAsia="zh-CN"/>
        </w:rPr>
        <w:t>降至</w:t>
      </w:r>
      <w:r>
        <w:rPr>
          <w:rFonts w:hint="eastAsia"/>
          <w:lang w:val="en-US" w:eastAsia="zh-CN"/>
        </w:rPr>
        <w:t>1/16</w:t>
      </w:r>
      <w:r>
        <w:rPr>
          <w:rFonts w:hint="default"/>
          <w:lang w:val="en-US" w:eastAsia="zh-CN"/>
        </w:rPr>
        <w:t>时mAP下降4.3个百分点，表明辅助监督信号不足</w:t>
      </w:r>
      <w:r>
        <w:rPr>
          <w:rFonts w:hint="eastAsia"/>
          <w:lang w:val="en-US" w:eastAsia="zh-CN"/>
        </w:rPr>
        <w:t>，</w:t>
      </w:r>
      <w:r>
        <w:rPr>
          <w:rFonts w:hint="default"/>
          <w:lang w:val="en-US" w:eastAsia="zh-CN"/>
        </w:rPr>
        <w:t>增至</w:t>
      </w:r>
      <w:r>
        <w:rPr>
          <w:rFonts w:hint="eastAsia"/>
          <w:lang w:val="en-US" w:eastAsia="zh-CN"/>
        </w:rPr>
        <w:t>10/16</w:t>
      </w:r>
      <w:r>
        <w:rPr>
          <w:rFonts w:hint="default"/>
          <w:lang w:val="en-US" w:eastAsia="zh-CN"/>
        </w:rPr>
        <w:t>时mAP略降0.3个百分点，可能与Triplet Loss产生优化冲突。</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w:t>
      </w:r>
      <w:r>
        <w:rPr>
          <w:rFonts w:hint="eastAsia"/>
          <w:lang w:val="en-US" w:eastAsia="zh-CN"/>
        </w:rPr>
        <w:t>1/16</w:t>
      </w:r>
      <w:r>
        <w:rPr>
          <w:rFonts w:hint="default"/>
          <w:lang w:val="en-US" w:eastAsia="zh-CN"/>
        </w:rPr>
        <w:t>时在精度与约束强度间达到平衡</w:t>
      </w:r>
      <w:r>
        <w:rPr>
          <w:rFonts w:hint="eastAsia"/>
          <w:lang w:val="en-US" w:eastAsia="zh-CN"/>
        </w:rPr>
        <w:t>，</w:t>
      </w:r>
      <w:r>
        <w:rPr>
          <w:rFonts w:hint="default"/>
          <w:lang w:val="en-US" w:eastAsia="zh-CN"/>
        </w:rPr>
        <w:t>增至</w:t>
      </w:r>
      <w:r>
        <w:rPr>
          <w:rFonts w:hint="eastAsia"/>
          <w:lang w:val="en-US" w:eastAsia="zh-CN"/>
        </w:rPr>
        <w:t>5/16</w:t>
      </w:r>
      <w:r>
        <w:rPr>
          <w:rFonts w:hint="default"/>
          <w:lang w:val="en-US" w:eastAsia="zh-CN"/>
        </w:rPr>
        <w:t>时mAP下降0.9个百分点，过强的量化约束干扰特征学习</w:t>
      </w:r>
      <w:r>
        <w:rPr>
          <w:rFonts w:hint="eastAsia"/>
          <w:lang w:val="en-US" w:eastAsia="zh-CN"/>
        </w:rPr>
        <w:t>。</w:t>
      </w:r>
    </w:p>
    <w:p w14:paraId="6C8B7C85">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lang w:val="en-US" w:eastAsia="zh-CN"/>
        </w:rPr>
      </w:pPr>
      <w:r>
        <w:rPr>
          <w:rFonts w:hint="default"/>
          <w:lang w:val="en-US" w:eastAsia="zh-CN"/>
        </w:rPr>
        <w:t>综上所述，本文采用的归一化权重配置（</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=10/16，</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=5/16，</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=1/16）经实验验证为</w:t>
      </w:r>
      <w:r>
        <w:rPr>
          <w:rFonts w:hint="eastAsia"/>
          <w:lang w:val="en-US" w:eastAsia="zh-CN"/>
        </w:rPr>
        <w:t>最优</w:t>
      </w:r>
      <w:r>
        <w:rPr>
          <w:rFonts w:hint="default"/>
          <w:lang w:val="en-US" w:eastAsia="zh-CN"/>
        </w:rPr>
        <w:t>组合，在特征判别性、样本对相似度关系和哈希码质量三者间实现最佳平衡。</w:t>
      </w:r>
    </w:p>
    <w:p w14:paraId="5214A643">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lang w:val="en-US" w:eastAsia="zh-CN"/>
        </w:rPr>
      </w:pPr>
    </w:p>
    <w:p w14:paraId="120B1A6F">
      <w:pPr>
        <w:jc w:val="center"/>
        <w:rPr>
          <w:rFonts w:hint="default"/>
          <w:sz w:val="21"/>
          <w:szCs w:val="21"/>
          <w:lang w:val="en-US"/>
        </w:rPr>
      </w:pPr>
      <w:r>
        <w:rPr>
          <w:sz w:val="21"/>
          <w:szCs w:val="21"/>
        </w:rPr>
        <w:t>表</w:t>
      </w:r>
      <w:r>
        <w:rPr>
          <w:rFonts w:hint="eastAsia"/>
          <w:sz w:val="21"/>
          <w:szCs w:val="21"/>
        </w:rPr>
        <w:t>3</w:t>
      </w:r>
      <w:r>
        <w:rPr>
          <w:sz w:val="21"/>
          <w:szCs w:val="21"/>
        </w:rPr>
        <w:t>.</w:t>
      </w:r>
      <w:ins w:id="372" w:author="小宋" w:date="2026-07-06T23:33:36Z">
        <w:r>
          <w:rPr>
            <w:rFonts w:hint="eastAsia"/>
            <w:sz w:val="21"/>
            <w:szCs w:val="21"/>
            <w:lang w:val="en-US" w:eastAsia="zh-CN"/>
          </w:rPr>
          <w:t>9</w:t>
        </w:r>
      </w:ins>
      <w:del w:id="373" w:author="小宋" w:date="2026-07-06T23:33:35Z">
        <w:r>
          <w:rPr>
            <w:rFonts w:hint="eastAsia"/>
            <w:sz w:val="21"/>
            <w:szCs w:val="21"/>
            <w:lang w:val="en-US" w:eastAsia="zh-CN"/>
          </w:rPr>
          <w:delText>8</w:delText>
        </w:r>
      </w:del>
      <w:r>
        <w:rPr>
          <w:rFonts w:hint="eastAsia"/>
          <w:sz w:val="21"/>
          <w:szCs w:val="21"/>
          <w:lang w:val="en-US" w:eastAsia="zh-CN"/>
        </w:rPr>
        <w:t xml:space="preserve"> 损失函数权重敏感性分析</w:t>
      </w:r>
    </w:p>
    <w:p w14:paraId="6878BD1C">
      <w:pPr>
        <w:jc w:val="center"/>
        <w:rPr>
          <w:rFonts w:hint="eastAsia"/>
          <w:sz w:val="21"/>
          <w:szCs w:val="21"/>
        </w:rPr>
      </w:pPr>
      <w:r>
        <w:rPr>
          <w:sz w:val="21"/>
          <w:szCs w:val="21"/>
        </w:rPr>
        <w:t xml:space="preserve">Table </w:t>
      </w:r>
      <w:r>
        <w:rPr>
          <w:rFonts w:hint="eastAsia"/>
          <w:sz w:val="21"/>
          <w:szCs w:val="21"/>
        </w:rPr>
        <w:t>3</w:t>
      </w:r>
      <w:r>
        <w:rPr>
          <w:sz w:val="21"/>
          <w:szCs w:val="21"/>
        </w:rPr>
        <w:t>.</w:t>
      </w:r>
      <w:ins w:id="374" w:author="小宋" w:date="2026-07-06T23:33:38Z">
        <w:r>
          <w:rPr>
            <w:rFonts w:hint="eastAsia"/>
            <w:sz w:val="21"/>
            <w:szCs w:val="21"/>
            <w:lang w:val="en-US" w:eastAsia="zh-CN"/>
          </w:rPr>
          <w:t>9</w:t>
        </w:r>
      </w:ins>
      <w:del w:id="375" w:author="小宋" w:date="2026-07-06T23:33:38Z">
        <w:r>
          <w:rPr>
            <w:rFonts w:hint="eastAsia"/>
            <w:sz w:val="21"/>
            <w:szCs w:val="21"/>
            <w:lang w:val="en-US" w:eastAsia="zh-CN"/>
          </w:rPr>
          <w:delText>8</w:delText>
        </w:r>
      </w:del>
      <w:r>
        <w:rPr>
          <w:rFonts w:hint="eastAsia"/>
          <w:sz w:val="21"/>
          <w:szCs w:val="21"/>
        </w:rPr>
        <w:t xml:space="preserve"> Sensitivity </w:t>
      </w:r>
      <w:r>
        <w:rPr>
          <w:rFonts w:hint="eastAsia"/>
          <w:sz w:val="21"/>
          <w:szCs w:val="21"/>
          <w:lang w:val="en-US" w:eastAsia="zh-CN"/>
        </w:rPr>
        <w:t>A</w:t>
      </w:r>
      <w:r>
        <w:rPr>
          <w:rFonts w:hint="eastAsia"/>
          <w:sz w:val="21"/>
          <w:szCs w:val="21"/>
        </w:rPr>
        <w:t xml:space="preserve">nalysis of </w:t>
      </w:r>
      <w:r>
        <w:rPr>
          <w:rFonts w:hint="eastAsia"/>
          <w:sz w:val="21"/>
          <w:szCs w:val="21"/>
          <w:lang w:val="en-US" w:eastAsia="zh-CN"/>
        </w:rPr>
        <w:t>W</w:t>
      </w:r>
      <w:r>
        <w:rPr>
          <w:rFonts w:hint="eastAsia"/>
          <w:sz w:val="21"/>
          <w:szCs w:val="21"/>
        </w:rPr>
        <w:t xml:space="preserve">eight of </w:t>
      </w:r>
      <w:r>
        <w:rPr>
          <w:rFonts w:hint="eastAsia"/>
          <w:sz w:val="21"/>
          <w:szCs w:val="21"/>
          <w:lang w:val="en-US" w:eastAsia="zh-CN"/>
        </w:rPr>
        <w:t>L</w:t>
      </w:r>
      <w:r>
        <w:rPr>
          <w:rFonts w:hint="eastAsia"/>
          <w:sz w:val="21"/>
          <w:szCs w:val="21"/>
        </w:rPr>
        <w:t xml:space="preserve">oss </w:t>
      </w:r>
      <w:r>
        <w:rPr>
          <w:rFonts w:hint="eastAsia"/>
          <w:sz w:val="21"/>
          <w:szCs w:val="21"/>
          <w:lang w:val="en-US" w:eastAsia="zh-CN"/>
        </w:rPr>
        <w:t>F</w:t>
      </w:r>
      <w:r>
        <w:rPr>
          <w:rFonts w:hint="eastAsia"/>
          <w:sz w:val="21"/>
          <w:szCs w:val="21"/>
        </w:rPr>
        <w:t>unction</w:t>
      </w:r>
    </w:p>
    <w:tbl>
      <w:tblPr>
        <w:tblStyle w:val="22"/>
        <w:tblW w:w="8657" w:type="dxa"/>
        <w:jc w:val="center"/>
        <w:tblLayout w:type="autofit"/>
        <w:tblCellMar>
          <w:top w:w="0" w:type="dxa"/>
          <w:left w:w="108" w:type="dxa"/>
          <w:bottom w:w="0" w:type="dxa"/>
          <w:right w:w="108" w:type="dxa"/>
        </w:tblCellMar>
      </w:tblPr>
      <w:tblGrid>
        <w:gridCol w:w="3048"/>
        <w:gridCol w:w="1366"/>
        <w:gridCol w:w="1366"/>
        <w:gridCol w:w="1522"/>
        <w:gridCol w:w="1355"/>
      </w:tblGrid>
      <w:tr w14:paraId="19329F7A">
        <w:tblPrEx>
          <w:tblCellMar>
            <w:top w:w="0" w:type="dxa"/>
            <w:left w:w="108" w:type="dxa"/>
            <w:bottom w:w="0" w:type="dxa"/>
            <w:right w:w="108" w:type="dxa"/>
          </w:tblCellMar>
        </w:tblPrEx>
        <w:trPr>
          <w:trHeight w:val="340" w:hRule="atLeast"/>
          <w:jc w:val="center"/>
        </w:trPr>
        <w:tc>
          <w:tcPr>
            <w:tcW w:w="3048" w:type="dxa"/>
            <w:tcBorders>
              <w:top w:val="single" w:color="000000" w:sz="12" w:space="0"/>
              <w:left w:val="nil"/>
              <w:bottom w:val="nil"/>
              <w:right w:val="nil"/>
            </w:tcBorders>
            <w:noWrap w:val="0"/>
            <w:tcMar>
              <w:top w:w="-1" w:type="dxa"/>
              <w:left w:w="-1" w:type="dxa"/>
              <w:bottom w:w="-1" w:type="dxa"/>
              <w:right w:w="-1" w:type="dxa"/>
            </w:tcMar>
            <w:vAlign w:val="center"/>
          </w:tcPr>
          <w:p w14:paraId="31C5FB2C">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eastAsia="zh-CN" w:bidi="ar"/>
              </w:rPr>
            </w:pPr>
            <w:r>
              <w:rPr>
                <w:rFonts w:hint="eastAsia" w:ascii="Cambria Math" w:eastAsia="宋体" w:cs="Times New Roman"/>
                <w:b/>
                <w:bCs w:val="0"/>
                <w:color w:val="000000"/>
                <w:kern w:val="0"/>
                <w:sz w:val="21"/>
                <w:szCs w:val="21"/>
                <w:lang w:val="en-US" w:eastAsia="zh-CN" w:bidi="ar"/>
              </w:rPr>
              <w:t>权重配置</w:t>
            </w:r>
          </w:p>
        </w:tc>
        <w:tc>
          <w:tcPr>
            <w:tcW w:w="1366" w:type="dxa"/>
            <w:tcBorders>
              <w:top w:val="single" w:color="000000" w:sz="12" w:space="0"/>
              <w:left w:val="nil"/>
              <w:bottom w:val="nil"/>
              <w:right w:val="nil"/>
            </w:tcBorders>
            <w:noWrap w:val="0"/>
            <w:tcMar>
              <w:top w:w="-1" w:type="dxa"/>
              <w:left w:w="-1" w:type="dxa"/>
              <w:bottom w:w="-1" w:type="dxa"/>
              <w:right w:w="-1" w:type="dxa"/>
            </w:tcMar>
            <w:vAlign w:val="center"/>
          </w:tcPr>
          <w:p w14:paraId="6D57C7D8">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eastAsia="zh-CN" w:bidi="ar"/>
              </w:rPr>
            </w:pPr>
            <m:oMathPara>
              <m:oMath>
                <m:sSub>
                  <m:sSubPr>
                    <m:ctrlPr>
                      <w:rPr>
                        <w:rFonts w:hint="default" w:ascii="Cambria Math" w:hAnsi="Cambria Math" w:eastAsia="宋体"/>
                        <w:b/>
                        <w:bCs w:val="0"/>
                        <w:sz w:val="21"/>
                      </w:rPr>
                    </m:ctrlPr>
                  </m:sSubPr>
                  <m:e>
                    <m:r>
                      <m:rPr>
                        <m:sty m:val="bi"/>
                      </m:rPr>
                      <w:rPr>
                        <w:rFonts w:hint="default" w:ascii="Cambria Math" w:hAnsi="Cambria Math" w:eastAsia="宋体"/>
                        <w:sz w:val="21"/>
                      </w:rPr>
                      <m:t>λ</m:t>
                    </m:r>
                    <m:ctrlPr>
                      <w:rPr>
                        <w:rFonts w:ascii="Cambria Math" w:hAnsi="Cambria Math" w:eastAsia="宋体"/>
                        <w:b/>
                        <w:bCs w:val="0"/>
                        <w:sz w:val="21"/>
                      </w:rPr>
                    </m:ctrlPr>
                  </m:e>
                  <m:sub>
                    <m:r>
                      <m:rPr>
                        <m:sty m:val="bi"/>
                      </m:rPr>
                      <w:rPr>
                        <w:rFonts w:hint="default" w:ascii="Cambria Math" w:hAnsi="Cambria Math" w:eastAsia="宋体"/>
                        <w:sz w:val="21"/>
                      </w:rPr>
                      <m:t>trip</m:t>
                    </m:r>
                    <m:ctrlPr>
                      <w:rPr>
                        <w:rFonts w:ascii="Cambria Math" w:hAnsi="Cambria Math" w:eastAsia="宋体"/>
                        <w:b/>
                        <w:bCs w:val="0"/>
                        <w:sz w:val="21"/>
                      </w:rPr>
                    </m:ctrlPr>
                  </m:sub>
                </m:sSub>
              </m:oMath>
            </m:oMathPara>
          </w:p>
        </w:tc>
        <w:tc>
          <w:tcPr>
            <w:tcW w:w="1366" w:type="dxa"/>
            <w:tcBorders>
              <w:top w:val="single" w:color="000000" w:sz="12" w:space="0"/>
              <w:left w:val="nil"/>
              <w:bottom w:val="nil"/>
              <w:right w:val="nil"/>
            </w:tcBorders>
            <w:noWrap w:val="0"/>
            <w:tcMar>
              <w:top w:w="-1" w:type="dxa"/>
              <w:left w:w="-1" w:type="dxa"/>
              <w:bottom w:w="-1" w:type="dxa"/>
              <w:right w:w="-1" w:type="dxa"/>
            </w:tcMar>
            <w:vAlign w:val="center"/>
          </w:tcPr>
          <w:p w14:paraId="0E495855">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bidi="ar"/>
              </w:rPr>
            </w:pPr>
            <m:oMathPara>
              <m:oMath>
                <m:sSub>
                  <m:sSubPr>
                    <m:ctrlPr>
                      <w:rPr>
                        <w:rFonts w:hint="default" w:ascii="Cambria Math" w:hAnsi="Cambria Math" w:eastAsia="宋体"/>
                        <w:b/>
                        <w:bCs w:val="0"/>
                        <w:sz w:val="21"/>
                      </w:rPr>
                    </m:ctrlPr>
                  </m:sSubPr>
                  <m:e>
                    <m:r>
                      <m:rPr>
                        <m:sty m:val="bi"/>
                      </m:rPr>
                      <w:rPr>
                        <w:rFonts w:hint="default" w:ascii="Cambria Math" w:hAnsi="Cambria Math" w:eastAsia="宋体"/>
                        <w:sz w:val="21"/>
                      </w:rPr>
                      <m:t>λ</m:t>
                    </m:r>
                    <m:ctrlPr>
                      <w:rPr>
                        <w:rFonts w:ascii="Cambria Math" w:hAnsi="Cambria Math" w:eastAsia="宋体"/>
                        <w:b/>
                        <w:bCs w:val="0"/>
                        <w:sz w:val="21"/>
                      </w:rPr>
                    </m:ctrlPr>
                  </m:e>
                  <m:sub>
                    <m:r>
                      <m:rPr>
                        <m:sty m:val="bi"/>
                      </m:rPr>
                      <w:rPr>
                        <w:rFonts w:hint="default" w:ascii="Cambria Math" w:hAnsi="Cambria Math" w:eastAsia="宋体"/>
                        <w:sz w:val="21"/>
                      </w:rPr>
                      <m:t>cont</m:t>
                    </m:r>
                    <m:ctrlPr>
                      <w:rPr>
                        <w:rFonts w:ascii="Cambria Math" w:hAnsi="Cambria Math" w:eastAsia="宋体"/>
                        <w:b/>
                        <w:bCs w:val="0"/>
                        <w:sz w:val="21"/>
                      </w:rPr>
                    </m:ctrlPr>
                  </m:sub>
                </m:sSub>
              </m:oMath>
            </m:oMathPara>
          </w:p>
        </w:tc>
        <w:tc>
          <w:tcPr>
            <w:tcW w:w="1522" w:type="dxa"/>
            <w:tcBorders>
              <w:top w:val="single" w:color="000000" w:sz="12" w:space="0"/>
              <w:left w:val="nil"/>
              <w:bottom w:val="nil"/>
              <w:right w:val="nil"/>
            </w:tcBorders>
            <w:noWrap w:val="0"/>
            <w:tcMar>
              <w:top w:w="-1" w:type="dxa"/>
              <w:left w:w="-1" w:type="dxa"/>
              <w:bottom w:w="-1" w:type="dxa"/>
              <w:right w:w="-1" w:type="dxa"/>
            </w:tcMar>
            <w:vAlign w:val="center"/>
          </w:tcPr>
          <w:p w14:paraId="01B0E1C1">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bidi="ar"/>
              </w:rPr>
            </w:pPr>
            <m:oMathPara>
              <m:oMath>
                <m:sSub>
                  <m:sSubPr>
                    <m:ctrlPr>
                      <w:rPr>
                        <w:rFonts w:hint="default" w:ascii="Cambria Math" w:hAnsi="Cambria Math" w:eastAsia="宋体"/>
                        <w:b/>
                        <w:bCs w:val="0"/>
                        <w:sz w:val="21"/>
                      </w:rPr>
                    </m:ctrlPr>
                  </m:sSubPr>
                  <m:e>
                    <m:r>
                      <m:rPr>
                        <m:sty m:val="bi"/>
                      </m:rPr>
                      <w:rPr>
                        <w:rFonts w:hint="default" w:ascii="Cambria Math" w:hAnsi="Cambria Math" w:eastAsia="宋体"/>
                        <w:sz w:val="21"/>
                      </w:rPr>
                      <m:t>λ</m:t>
                    </m:r>
                    <m:ctrlPr>
                      <w:rPr>
                        <w:rFonts w:ascii="Cambria Math" w:hAnsi="Cambria Math" w:eastAsia="宋体"/>
                        <w:b/>
                        <w:bCs w:val="0"/>
                        <w:sz w:val="21"/>
                      </w:rPr>
                    </m:ctrlPr>
                  </m:e>
                  <m:sub>
                    <m:r>
                      <m:rPr>
                        <m:sty m:val="bi"/>
                      </m:rPr>
                      <w:rPr>
                        <w:rFonts w:hint="default" w:ascii="Cambria Math" w:hAnsi="Cambria Math" w:eastAsia="宋体"/>
                        <w:sz w:val="21"/>
                      </w:rPr>
                      <m:t>quant</m:t>
                    </m:r>
                    <m:ctrlPr>
                      <w:rPr>
                        <w:rFonts w:ascii="Cambria Math" w:hAnsi="Cambria Math" w:eastAsia="宋体"/>
                        <w:b/>
                        <w:bCs w:val="0"/>
                        <w:sz w:val="21"/>
                      </w:rPr>
                    </m:ctrlPr>
                  </m:sub>
                </m:sSub>
              </m:oMath>
            </m:oMathPara>
          </w:p>
        </w:tc>
        <w:tc>
          <w:tcPr>
            <w:tcW w:w="1355" w:type="dxa"/>
            <w:tcBorders>
              <w:top w:val="single" w:color="000000" w:sz="12" w:space="0"/>
              <w:left w:val="nil"/>
              <w:bottom w:val="nil"/>
              <w:right w:val="nil"/>
            </w:tcBorders>
            <w:noWrap w:val="0"/>
            <w:tcMar>
              <w:top w:w="-1" w:type="dxa"/>
              <w:left w:w="-1" w:type="dxa"/>
              <w:bottom w:w="-1" w:type="dxa"/>
              <w:right w:w="-1" w:type="dxa"/>
            </w:tcMar>
            <w:vAlign w:val="center"/>
          </w:tcPr>
          <w:p w14:paraId="5AFE92D7">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eastAsia="zh-CN" w:bidi="ar"/>
              </w:rPr>
            </w:pPr>
            <w:r>
              <w:rPr>
                <w:rFonts w:hint="eastAsia" w:ascii="Cambria Math" w:eastAsia="宋体" w:cs="Times New Roman"/>
                <w:b/>
                <w:bCs w:val="0"/>
                <w:color w:val="000000"/>
                <w:kern w:val="0"/>
                <w:sz w:val="21"/>
                <w:szCs w:val="21"/>
                <w:lang w:val="en-US" w:eastAsia="zh-CN" w:bidi="ar"/>
              </w:rPr>
              <w:t>mA</w:t>
            </w:r>
            <w:r>
              <w:rPr>
                <w:rFonts w:hint="eastAsia" w:ascii="Cambria Math" w:cs="Times New Roman"/>
                <w:b/>
                <w:bCs w:val="0"/>
                <w:color w:val="000000"/>
                <w:kern w:val="0"/>
                <w:sz w:val="21"/>
                <w:szCs w:val="21"/>
                <w:lang w:val="en-US" w:eastAsia="zh-CN" w:bidi="ar"/>
              </w:rPr>
              <w:t>P</w:t>
            </w:r>
          </w:p>
        </w:tc>
      </w:tr>
      <w:tr w14:paraId="48C13345">
        <w:tblPrEx>
          <w:tblCellMar>
            <w:top w:w="0" w:type="dxa"/>
            <w:left w:w="108" w:type="dxa"/>
            <w:bottom w:w="0" w:type="dxa"/>
            <w:right w:w="108" w:type="dxa"/>
          </w:tblCellMar>
        </w:tblPrEx>
        <w:trPr>
          <w:trHeight w:val="340" w:hRule="atLeast"/>
          <w:jc w:val="center"/>
        </w:trPr>
        <w:tc>
          <w:tcPr>
            <w:tcW w:w="3048" w:type="dxa"/>
            <w:tcBorders>
              <w:top w:val="single" w:color="000000" w:sz="4" w:space="0"/>
              <w:left w:val="nil"/>
              <w:bottom w:val="nil"/>
              <w:right w:val="nil"/>
            </w:tcBorders>
            <w:noWrap w:val="0"/>
            <w:tcMar>
              <w:top w:w="-1" w:type="dxa"/>
              <w:left w:w="-1" w:type="dxa"/>
              <w:bottom w:w="-1" w:type="dxa"/>
              <w:right w:w="-1" w:type="dxa"/>
            </w:tcMar>
            <w:vAlign w:val="center"/>
          </w:tcPr>
          <w:p w14:paraId="237E923D">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eastAsia" w:ascii="Times New Roman" w:eastAsia="宋体" w:cs="Times New Roman"/>
                <w:b/>
                <w:bCs/>
                <w:color w:val="000000"/>
                <w:sz w:val="21"/>
                <w:szCs w:val="21"/>
                <w:lang w:val="en-US" w:eastAsia="zh-CN"/>
              </w:rPr>
              <w:t>基准</w:t>
            </w:r>
          </w:p>
        </w:tc>
        <w:tc>
          <w:tcPr>
            <w:tcW w:w="1366" w:type="dxa"/>
            <w:tcBorders>
              <w:top w:val="single" w:color="000000" w:sz="4" w:space="0"/>
              <w:left w:val="nil"/>
              <w:bottom w:val="nil"/>
              <w:right w:val="nil"/>
            </w:tcBorders>
            <w:noWrap w:val="0"/>
            <w:tcMar>
              <w:top w:w="-1" w:type="dxa"/>
              <w:left w:w="-1" w:type="dxa"/>
              <w:bottom w:w="-1" w:type="dxa"/>
              <w:right w:w="-1" w:type="dxa"/>
            </w:tcMar>
            <w:vAlign w:val="center"/>
          </w:tcPr>
          <w:p w14:paraId="6276C1E8">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eastAsia" w:ascii="Times New Roman" w:eastAsia="宋体" w:cs="Times New Roman"/>
                <w:b/>
                <w:bCs/>
                <w:color w:val="000000"/>
                <w:sz w:val="21"/>
                <w:szCs w:val="21"/>
                <w:lang w:val="en-US" w:eastAsia="zh-CN"/>
              </w:rPr>
              <w:t>10/16</w:t>
            </w:r>
          </w:p>
        </w:tc>
        <w:tc>
          <w:tcPr>
            <w:tcW w:w="1366" w:type="dxa"/>
            <w:tcBorders>
              <w:top w:val="single" w:color="000000" w:sz="4" w:space="0"/>
              <w:left w:val="nil"/>
              <w:bottom w:val="nil"/>
              <w:right w:val="nil"/>
            </w:tcBorders>
            <w:noWrap w:val="0"/>
            <w:tcMar>
              <w:top w:w="-1" w:type="dxa"/>
              <w:left w:w="-1" w:type="dxa"/>
              <w:bottom w:w="-1" w:type="dxa"/>
              <w:right w:w="-1" w:type="dxa"/>
            </w:tcMar>
            <w:vAlign w:val="center"/>
          </w:tcPr>
          <w:p w14:paraId="34063FD0">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eastAsia" w:ascii="Times New Roman" w:eastAsia="宋体" w:cs="Times New Roman"/>
                <w:b/>
                <w:bCs/>
                <w:color w:val="000000"/>
                <w:sz w:val="21"/>
                <w:szCs w:val="21"/>
                <w:lang w:val="en-US" w:eastAsia="zh-CN"/>
              </w:rPr>
              <w:t>5/16</w:t>
            </w:r>
          </w:p>
        </w:tc>
        <w:tc>
          <w:tcPr>
            <w:tcW w:w="1522" w:type="dxa"/>
            <w:tcBorders>
              <w:top w:val="single" w:color="000000" w:sz="4" w:space="0"/>
              <w:left w:val="nil"/>
              <w:bottom w:val="nil"/>
              <w:right w:val="nil"/>
            </w:tcBorders>
            <w:noWrap w:val="0"/>
            <w:tcMar>
              <w:top w:w="-1" w:type="dxa"/>
              <w:left w:w="-1" w:type="dxa"/>
              <w:bottom w:w="-1" w:type="dxa"/>
              <w:right w:w="-1" w:type="dxa"/>
            </w:tcMar>
            <w:vAlign w:val="center"/>
          </w:tcPr>
          <w:p w14:paraId="7F1F0C7F">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ascii="Times New Roman" w:eastAsia="宋体" w:cs="Times New Roman"/>
                <w:b/>
                <w:bCs/>
                <w:color w:val="000000"/>
                <w:kern w:val="0"/>
                <w:sz w:val="21"/>
                <w:szCs w:val="21"/>
                <w:lang w:val="en-US" w:eastAsia="zh-CN" w:bidi="ar"/>
              </w:rPr>
              <w:t>1/16</w:t>
            </w:r>
          </w:p>
        </w:tc>
        <w:tc>
          <w:tcPr>
            <w:tcW w:w="1355" w:type="dxa"/>
            <w:tcBorders>
              <w:top w:val="single" w:color="000000" w:sz="4" w:space="0"/>
              <w:left w:val="nil"/>
              <w:bottom w:val="nil"/>
              <w:right w:val="nil"/>
            </w:tcBorders>
            <w:noWrap w:val="0"/>
            <w:tcMar>
              <w:top w:w="-1" w:type="dxa"/>
              <w:left w:w="-1" w:type="dxa"/>
              <w:bottom w:w="-1" w:type="dxa"/>
              <w:right w:w="-1" w:type="dxa"/>
            </w:tcMar>
            <w:vAlign w:val="center"/>
          </w:tcPr>
          <w:p w14:paraId="09248E99">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0.</w:t>
            </w:r>
            <w:r>
              <w:rPr>
                <w:rFonts w:hint="eastAsia" w:ascii="Times New Roman" w:eastAsia="宋体" w:cs="Times New Roman"/>
                <w:b/>
                <w:bCs/>
                <w:sz w:val="21"/>
                <w:szCs w:val="21"/>
                <w:lang w:val="en-US" w:eastAsia="zh-CN"/>
              </w:rPr>
              <w:t>741</w:t>
            </w:r>
          </w:p>
        </w:tc>
      </w:tr>
      <w:tr w14:paraId="3434AB6F">
        <w:tblPrEx>
          <w:tblCellMar>
            <w:top w:w="0" w:type="dxa"/>
            <w:left w:w="108" w:type="dxa"/>
            <w:bottom w:w="0" w:type="dxa"/>
            <w:right w:w="108" w:type="dxa"/>
          </w:tblCellMar>
        </w:tblPrEx>
        <w:trPr>
          <w:trHeight w:val="340" w:hRule="atLeast"/>
          <w:jc w:val="center"/>
        </w:trPr>
        <w:tc>
          <w:tcPr>
            <w:tcW w:w="3048" w:type="dxa"/>
            <w:tcBorders>
              <w:top w:val="nil"/>
              <w:left w:val="nil"/>
              <w:bottom w:val="nil"/>
              <w:right w:val="nil"/>
            </w:tcBorders>
            <w:shd w:val="clear" w:color="auto" w:fill="auto"/>
            <w:noWrap w:val="0"/>
            <w:tcMar>
              <w:top w:w="-1" w:type="dxa"/>
              <w:left w:w="-1" w:type="dxa"/>
              <w:bottom w:w="-1" w:type="dxa"/>
              <w:right w:w="-1" w:type="dxa"/>
            </w:tcMar>
            <w:vAlign w:val="center"/>
          </w:tcPr>
          <w:p w14:paraId="07D46F7D">
            <w:pPr>
              <w:snapToGrid w:val="0"/>
              <w:spacing w:line="240" w:lineRule="auto"/>
              <w:ind w:left="0" w:leftChars="0" w:right="0" w:rightChars="0" w:firstLine="0" w:firstLineChars="0"/>
              <w:jc w:val="center"/>
              <w:rPr>
                <w:rFonts w:hint="eastAsia" w:ascii="Times New Roman" w:hAnsi="Times New Roman" w:eastAsia="宋体" w:cs="Times New Roman"/>
                <w:b/>
                <w:bCs w:val="0"/>
                <w:color w:val="000000"/>
                <w:kern w:val="0"/>
                <w:sz w:val="21"/>
                <w:szCs w:val="21"/>
                <w:lang w:val="en-US" w:eastAsia="zh-CN" w:bidi="ar"/>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trip</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减半</w:t>
            </w:r>
          </w:p>
        </w:tc>
        <w:tc>
          <w:tcPr>
            <w:tcW w:w="1366" w:type="dxa"/>
            <w:tcBorders>
              <w:top w:val="nil"/>
              <w:left w:val="nil"/>
              <w:bottom w:val="nil"/>
              <w:right w:val="nil"/>
            </w:tcBorders>
            <w:noWrap w:val="0"/>
            <w:tcMar>
              <w:top w:w="-1" w:type="dxa"/>
              <w:left w:w="-1" w:type="dxa"/>
              <w:bottom w:w="-1" w:type="dxa"/>
              <w:right w:w="-1" w:type="dxa"/>
            </w:tcMar>
            <w:vAlign w:val="center"/>
          </w:tcPr>
          <w:p w14:paraId="41B5160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5/16</w:t>
            </w:r>
          </w:p>
        </w:tc>
        <w:tc>
          <w:tcPr>
            <w:tcW w:w="1366" w:type="dxa"/>
            <w:tcBorders>
              <w:top w:val="nil"/>
              <w:left w:val="nil"/>
              <w:bottom w:val="nil"/>
              <w:right w:val="nil"/>
            </w:tcBorders>
            <w:noWrap w:val="0"/>
            <w:tcMar>
              <w:top w:w="-1" w:type="dxa"/>
              <w:left w:w="-1" w:type="dxa"/>
              <w:bottom w:w="-1" w:type="dxa"/>
              <w:right w:w="-1" w:type="dxa"/>
            </w:tcMar>
            <w:vAlign w:val="center"/>
          </w:tcPr>
          <w:p w14:paraId="6F977B1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5/16</w:t>
            </w:r>
          </w:p>
        </w:tc>
        <w:tc>
          <w:tcPr>
            <w:tcW w:w="1522" w:type="dxa"/>
            <w:tcBorders>
              <w:top w:val="nil"/>
              <w:left w:val="nil"/>
              <w:bottom w:val="nil"/>
              <w:right w:val="nil"/>
            </w:tcBorders>
            <w:noWrap w:val="0"/>
            <w:tcMar>
              <w:top w:w="-1" w:type="dxa"/>
              <w:left w:w="-1" w:type="dxa"/>
              <w:bottom w:w="-1" w:type="dxa"/>
              <w:right w:w="-1" w:type="dxa"/>
            </w:tcMar>
            <w:vAlign w:val="center"/>
          </w:tcPr>
          <w:p w14:paraId="01EDC9E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1/16</w:t>
            </w:r>
          </w:p>
        </w:tc>
        <w:tc>
          <w:tcPr>
            <w:tcW w:w="1355" w:type="dxa"/>
            <w:tcBorders>
              <w:top w:val="nil"/>
              <w:left w:val="nil"/>
              <w:bottom w:val="nil"/>
              <w:right w:val="nil"/>
            </w:tcBorders>
            <w:noWrap w:val="0"/>
            <w:tcMar>
              <w:top w:w="-1" w:type="dxa"/>
              <w:left w:w="-1" w:type="dxa"/>
              <w:bottom w:w="-1" w:type="dxa"/>
              <w:right w:w="-1" w:type="dxa"/>
            </w:tcMar>
            <w:vAlign w:val="center"/>
          </w:tcPr>
          <w:p w14:paraId="15C2EB42">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eastAsia" w:ascii="Times New Roman" w:eastAsia="宋体" w:cs="Times New Roman"/>
                <w:b w:val="0"/>
                <w:bCs w:val="0"/>
                <w:sz w:val="21"/>
                <w:szCs w:val="21"/>
                <w:lang w:val="en-US" w:eastAsia="zh-CN"/>
              </w:rPr>
              <w:t>715</w:t>
            </w:r>
          </w:p>
        </w:tc>
      </w:tr>
      <w:tr w14:paraId="207840FD">
        <w:tblPrEx>
          <w:tblCellMar>
            <w:top w:w="0" w:type="dxa"/>
            <w:left w:w="108" w:type="dxa"/>
            <w:bottom w:w="0" w:type="dxa"/>
            <w:right w:w="108" w:type="dxa"/>
          </w:tblCellMar>
        </w:tblPrEx>
        <w:trPr>
          <w:trHeight w:val="340" w:hRule="atLeast"/>
          <w:jc w:val="center"/>
        </w:trPr>
        <w:tc>
          <w:tcPr>
            <w:tcW w:w="3048" w:type="dxa"/>
            <w:tcBorders>
              <w:top w:val="nil"/>
              <w:left w:val="nil"/>
              <w:bottom w:val="nil"/>
              <w:right w:val="nil"/>
            </w:tcBorders>
            <w:shd w:val="clear" w:color="auto" w:fill="auto"/>
            <w:noWrap w:val="0"/>
            <w:tcMar>
              <w:top w:w="-1" w:type="dxa"/>
              <w:left w:w="-1" w:type="dxa"/>
              <w:bottom w:w="-1" w:type="dxa"/>
              <w:right w:w="-1" w:type="dxa"/>
            </w:tcMar>
            <w:vAlign w:val="center"/>
          </w:tcPr>
          <w:p w14:paraId="2384467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cont</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降为1/5</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0A1D0EF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10/16</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50E94907">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1/16</w:t>
            </w:r>
          </w:p>
        </w:tc>
        <w:tc>
          <w:tcPr>
            <w:tcW w:w="1522" w:type="dxa"/>
            <w:tcBorders>
              <w:top w:val="nil"/>
              <w:left w:val="nil"/>
              <w:bottom w:val="nil"/>
              <w:right w:val="nil"/>
            </w:tcBorders>
            <w:shd w:val="clear" w:color="auto" w:fill="auto"/>
            <w:noWrap w:val="0"/>
            <w:tcMar>
              <w:top w:w="-1" w:type="dxa"/>
              <w:left w:w="-1" w:type="dxa"/>
              <w:bottom w:w="-1" w:type="dxa"/>
              <w:right w:w="-1" w:type="dxa"/>
            </w:tcMar>
            <w:vAlign w:val="center"/>
          </w:tcPr>
          <w:p w14:paraId="39E30AF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1/16</w:t>
            </w:r>
          </w:p>
        </w:tc>
        <w:tc>
          <w:tcPr>
            <w:tcW w:w="1355" w:type="dxa"/>
            <w:tcBorders>
              <w:top w:val="nil"/>
              <w:left w:val="nil"/>
              <w:bottom w:val="nil"/>
              <w:right w:val="nil"/>
            </w:tcBorders>
            <w:shd w:val="clear" w:color="auto" w:fill="auto"/>
            <w:noWrap w:val="0"/>
            <w:tcMar>
              <w:top w:w="-1" w:type="dxa"/>
              <w:left w:w="-1" w:type="dxa"/>
              <w:bottom w:w="-1" w:type="dxa"/>
              <w:right w:w="-1" w:type="dxa"/>
            </w:tcMar>
            <w:vAlign w:val="center"/>
          </w:tcPr>
          <w:p w14:paraId="3400AADE">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w:t>
            </w:r>
            <w:r>
              <w:rPr>
                <w:rFonts w:hint="eastAsia" w:ascii="Times New Roman" w:cs="Times New Roman"/>
                <w:b w:val="0"/>
                <w:bCs w:val="0"/>
                <w:sz w:val="21"/>
                <w:szCs w:val="21"/>
                <w:lang w:val="en-US" w:eastAsia="zh-CN"/>
              </w:rPr>
              <w:t>698</w:t>
            </w:r>
          </w:p>
        </w:tc>
      </w:tr>
      <w:tr w14:paraId="2160EAAC">
        <w:tblPrEx>
          <w:tblCellMar>
            <w:top w:w="0" w:type="dxa"/>
            <w:left w:w="108" w:type="dxa"/>
            <w:bottom w:w="0" w:type="dxa"/>
            <w:right w:w="108" w:type="dxa"/>
          </w:tblCellMar>
        </w:tblPrEx>
        <w:trPr>
          <w:trHeight w:val="340" w:hRule="atLeast"/>
          <w:jc w:val="center"/>
        </w:trPr>
        <w:tc>
          <w:tcPr>
            <w:tcW w:w="3048" w:type="dxa"/>
            <w:tcBorders>
              <w:top w:val="nil"/>
              <w:left w:val="nil"/>
              <w:bottom w:val="nil"/>
              <w:right w:val="nil"/>
            </w:tcBorders>
            <w:shd w:val="clear" w:color="auto" w:fill="auto"/>
            <w:noWrap w:val="0"/>
            <w:tcMar>
              <w:top w:w="-1" w:type="dxa"/>
              <w:left w:w="-1" w:type="dxa"/>
              <w:bottom w:w="-1" w:type="dxa"/>
              <w:right w:w="-1" w:type="dxa"/>
            </w:tcMar>
            <w:vAlign w:val="center"/>
          </w:tcPr>
          <w:p w14:paraId="69F748E3">
            <w:pPr>
              <w:snapToGrid w:val="0"/>
              <w:spacing w:line="240" w:lineRule="auto"/>
              <w:ind w:left="0" w:leftChars="0" w:right="0" w:rightChars="0" w:firstLine="0" w:firstLineChars="0"/>
              <w:jc w:val="center"/>
              <w:rPr>
                <w:rFonts w:hint="eastAsia" w:ascii="Times New Roman" w:hAnsi="Times New Roman" w:eastAsia="宋体" w:cs="Times New Roman"/>
                <w:b w:val="0"/>
                <w:bCs w:val="0"/>
                <w:color w:val="000000"/>
                <w:kern w:val="2"/>
                <w:sz w:val="21"/>
                <w:szCs w:val="21"/>
                <w:lang w:val="en-US" w:eastAsia="zh-CN" w:bidi="ar-SA"/>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cont</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加倍</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012F92D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10/16</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40FDCDF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10/16</w:t>
            </w:r>
          </w:p>
        </w:tc>
        <w:tc>
          <w:tcPr>
            <w:tcW w:w="1522" w:type="dxa"/>
            <w:tcBorders>
              <w:top w:val="nil"/>
              <w:left w:val="nil"/>
              <w:bottom w:val="nil"/>
              <w:right w:val="nil"/>
            </w:tcBorders>
            <w:shd w:val="clear" w:color="auto" w:fill="auto"/>
            <w:noWrap w:val="0"/>
            <w:tcMar>
              <w:top w:w="-1" w:type="dxa"/>
              <w:left w:w="-1" w:type="dxa"/>
              <w:bottom w:w="-1" w:type="dxa"/>
              <w:right w:w="-1" w:type="dxa"/>
            </w:tcMar>
            <w:vAlign w:val="center"/>
          </w:tcPr>
          <w:p w14:paraId="62CCD227">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1/16</w:t>
            </w:r>
          </w:p>
        </w:tc>
        <w:tc>
          <w:tcPr>
            <w:tcW w:w="1355" w:type="dxa"/>
            <w:tcBorders>
              <w:top w:val="nil"/>
              <w:left w:val="nil"/>
              <w:bottom w:val="nil"/>
              <w:right w:val="nil"/>
            </w:tcBorders>
            <w:shd w:val="clear" w:color="auto" w:fill="auto"/>
            <w:noWrap w:val="0"/>
            <w:tcMar>
              <w:top w:w="-1" w:type="dxa"/>
              <w:left w:w="-1" w:type="dxa"/>
              <w:bottom w:w="-1" w:type="dxa"/>
              <w:right w:w="-1" w:type="dxa"/>
            </w:tcMar>
            <w:vAlign w:val="center"/>
          </w:tcPr>
          <w:p w14:paraId="0B934AB8">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w:t>
            </w:r>
            <w:r>
              <w:rPr>
                <w:rFonts w:hint="eastAsia" w:ascii="Times New Roman" w:cs="Times New Roman"/>
                <w:b w:val="0"/>
                <w:bCs w:val="0"/>
                <w:sz w:val="21"/>
                <w:szCs w:val="21"/>
                <w:lang w:val="en-US" w:eastAsia="zh-CN"/>
              </w:rPr>
              <w:t>738</w:t>
            </w:r>
          </w:p>
        </w:tc>
      </w:tr>
      <w:tr w14:paraId="3B981E64">
        <w:tblPrEx>
          <w:tblCellMar>
            <w:top w:w="0" w:type="dxa"/>
            <w:left w:w="108" w:type="dxa"/>
            <w:bottom w:w="0" w:type="dxa"/>
            <w:right w:w="108" w:type="dxa"/>
          </w:tblCellMar>
        </w:tblPrEx>
        <w:trPr>
          <w:trHeight w:val="340" w:hRule="atLeast"/>
          <w:jc w:val="center"/>
        </w:trPr>
        <w:tc>
          <w:tcPr>
            <w:tcW w:w="3048"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DE965FF">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quant</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增为5倍</w:t>
            </w:r>
          </w:p>
        </w:tc>
        <w:tc>
          <w:tcPr>
            <w:tcW w:w="1366"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471EBB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10/16</w:t>
            </w:r>
          </w:p>
        </w:tc>
        <w:tc>
          <w:tcPr>
            <w:tcW w:w="1366"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ED2C90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5/16</w:t>
            </w:r>
          </w:p>
        </w:tc>
        <w:tc>
          <w:tcPr>
            <w:tcW w:w="1522"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AE45A2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5/16</w:t>
            </w:r>
          </w:p>
        </w:tc>
        <w:tc>
          <w:tcPr>
            <w:tcW w:w="1355"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322D6B9">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eastAsia" w:ascii="Times New Roman" w:cs="Times New Roman"/>
                <w:b w:val="0"/>
                <w:bCs w:val="0"/>
                <w:sz w:val="21"/>
                <w:szCs w:val="21"/>
                <w:lang w:val="en-US" w:eastAsia="zh-CN"/>
              </w:rPr>
              <w:t>732</w:t>
            </w:r>
          </w:p>
        </w:tc>
      </w:tr>
    </w:tbl>
    <w:p w14:paraId="79B2719E">
      <w:pPr>
        <w:pStyle w:val="3"/>
        <w:spacing w:before="193"/>
        <w:rPr>
          <w:rFonts w:hint="eastAsia" w:eastAsia="黑体"/>
          <w:lang w:val="en-US" w:eastAsia="zh-CN"/>
        </w:rPr>
      </w:pPr>
      <w:bookmarkStart w:id="133" w:name="_Toc18827"/>
      <w:bookmarkStart w:id="134" w:name="_Toc19354"/>
      <w:r>
        <w:rPr>
          <w:rFonts w:hint="eastAsia"/>
        </w:rPr>
        <w:t>3.5 本章</w:t>
      </w:r>
      <w:bookmarkEnd w:id="133"/>
      <w:r>
        <w:rPr>
          <w:rFonts w:hint="eastAsia"/>
          <w:lang w:val="en-US" w:eastAsia="zh-CN"/>
        </w:rPr>
        <w:t>小结</w:t>
      </w:r>
      <w:bookmarkEnd w:id="134"/>
    </w:p>
    <w:bookmarkEnd w:id="85"/>
    <w:bookmarkEnd w:id="86"/>
    <w:bookmarkEnd w:id="87"/>
    <w:p w14:paraId="4DBDBCB3">
      <w:pPr>
        <w:ind w:firstLine="420"/>
        <w:rPr>
          <w:rFonts w:hint="eastAsia" w:eastAsia="宋体"/>
          <w:lang w:val="en-US" w:eastAsia="zh-CN"/>
        </w:rPr>
        <w:sectPr>
          <w:headerReference r:id="rId21" w:type="default"/>
          <w:headerReference r:id="rId22"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首先阐述了古树名木图像检索的研究背景，分析现有方法在形态相似树种判别和地理位置信息利用方面的局限性，引出融合图像与地理位置元数据的多模态检索动机。接着详细介绍了DHLM模型的整体架构，按照图像与位置特征编码层、多模态融合层、哈希层和检索层的层次关系，深入说明各模块的技术原理与实现细节，重点阐述了多路融合策略验证过程，包括多损失联合优化与在线难例挖掘策略。为验证模型有效性，本章在iNaturalist 2018和自建BFATH数据集上开展实验，说明了数据预处理流程、评价指标定义和实验环境配置。最后通过与HashNet、DCH和MDSH三个基线模型的对比实验，融合策略对比实验、iNaturalist 2018上的消融实验以及超参数敏感性分析，验证了DHLM模型的有效性和优越性，为古树名木多模态展示与检索系统提供了算法支撑。</w:t>
      </w:r>
    </w:p>
    <w:p w14:paraId="02FCF413">
      <w:pPr>
        <w:pStyle w:val="2"/>
        <w:spacing w:before="193" w:after="193"/>
        <w:rPr>
          <w:rFonts w:hint="default"/>
          <w:lang w:val="en-US"/>
        </w:rPr>
      </w:pPr>
      <w:bookmarkStart w:id="135" w:name="_Toc5835"/>
      <w:bookmarkStart w:id="136" w:name="_Toc3328"/>
      <w:r>
        <w:rPr>
          <w:rFonts w:hint="eastAsia"/>
        </w:rPr>
        <w:t>4</w:t>
      </w:r>
      <w:r>
        <w:rPr>
          <w:rFonts w:hint="eastAsia"/>
          <w:lang w:val="en-US" w:eastAsia="zh-CN"/>
        </w:rPr>
        <w:t xml:space="preserve"> </w:t>
      </w:r>
      <w:r>
        <w:rPr>
          <w:rFonts w:hint="eastAsia"/>
        </w:rPr>
        <w:t>古树名木</w:t>
      </w:r>
      <w:r>
        <w:rPr>
          <w:rFonts w:hint="eastAsia"/>
          <w:lang w:val="en-US" w:eastAsia="zh-CN"/>
        </w:rPr>
        <w:t>多模态</w:t>
      </w:r>
      <w:bookmarkEnd w:id="135"/>
      <w:bookmarkEnd w:id="136"/>
      <w:r>
        <w:rPr>
          <w:rFonts w:hint="eastAsia"/>
          <w:lang w:val="en-US" w:eastAsia="zh-CN"/>
        </w:rPr>
        <w:t>展示与检索系统</w:t>
      </w:r>
    </w:p>
    <w:p w14:paraId="3D2C3699">
      <w:pPr>
        <w:ind w:firstLine="420"/>
      </w:pPr>
      <w:r>
        <w:rPr>
          <w:rFonts w:hint="eastAsia"/>
        </w:rPr>
        <w:t>本章将结合第三章</w:t>
      </w:r>
      <w:r>
        <w:rPr>
          <w:rFonts w:hint="eastAsia"/>
          <w:lang w:eastAsia="zh-CN"/>
        </w:rPr>
        <w:t>DHLM</w:t>
      </w:r>
      <w:r>
        <w:rPr>
          <w:rFonts w:hint="eastAsia"/>
        </w:rPr>
        <w:t>模型，针对古树名木保护和管理中存在的检索难等实际问题，设计实现一套基于图像</w:t>
      </w:r>
      <w:r>
        <w:rPr>
          <w:rFonts w:hint="eastAsia"/>
          <w:lang w:val="en-US" w:eastAsia="zh-CN"/>
        </w:rPr>
        <w:t>与</w:t>
      </w:r>
      <w:r>
        <w:rPr>
          <w:rFonts w:hint="eastAsia"/>
        </w:rPr>
        <w:t>地理位置元数据多模态的</w:t>
      </w:r>
      <w:r>
        <w:rPr>
          <w:rFonts w:hint="eastAsia"/>
          <w:lang w:eastAsia="zh-CN"/>
        </w:rPr>
        <w:t>古树名木多模态展示与检索</w:t>
      </w:r>
      <w:r>
        <w:rPr>
          <w:rFonts w:hint="eastAsia"/>
        </w:rPr>
        <w:t>系统。以系统需求分析、系统概要设计、数据库设计以及关键功能模块设计作为切入点，建立集</w:t>
      </w:r>
      <w:r>
        <w:rPr>
          <w:rFonts w:hint="eastAsia"/>
          <w:lang w:val="en-US" w:eastAsia="zh-CN"/>
        </w:rPr>
        <w:t>多模态</w:t>
      </w:r>
      <w:r>
        <w:rPr>
          <w:rFonts w:hint="eastAsia"/>
        </w:rPr>
        <w:t>检索与</w:t>
      </w:r>
      <w:r>
        <w:rPr>
          <w:rFonts w:hint="eastAsia"/>
          <w:lang w:val="en-US" w:eastAsia="zh-CN"/>
        </w:rPr>
        <w:t>数据</w:t>
      </w:r>
      <w:r>
        <w:rPr>
          <w:rFonts w:hint="eastAsia"/>
        </w:rPr>
        <w:t>管理为一体的系统平台。本系统采用Browser/Server（B/S）架构设计</w:t>
      </w:r>
      <w:r>
        <w:rPr>
          <w:rFonts w:hint="eastAsia"/>
          <w:lang w:eastAsia="zh-CN"/>
        </w:rPr>
        <w:t>古树名木多模态展示与检索</w:t>
      </w:r>
      <w:r>
        <w:rPr>
          <w:rFonts w:hint="eastAsia"/>
        </w:rPr>
        <w:t>功能以及系统管理员的资源管理等功能。</w:t>
      </w:r>
    </w:p>
    <w:p w14:paraId="6437602D">
      <w:pPr>
        <w:pStyle w:val="3"/>
        <w:spacing w:before="193"/>
      </w:pPr>
      <w:bookmarkStart w:id="137" w:name="_Toc13933"/>
      <w:bookmarkStart w:id="138" w:name="_Toc10250"/>
      <w:bookmarkStart w:id="139" w:name="_Toc6561"/>
      <w:r>
        <w:rPr>
          <w:rFonts w:hint="eastAsia"/>
        </w:rPr>
        <w:t>4</w:t>
      </w:r>
      <w:r>
        <w:t>.1</w:t>
      </w:r>
      <w:r>
        <w:rPr>
          <w:rFonts w:hint="eastAsia"/>
          <w:lang w:val="en-US" w:eastAsia="zh-CN"/>
        </w:rPr>
        <w:t xml:space="preserve"> </w:t>
      </w:r>
      <w:r>
        <w:t>系统需求分析</w:t>
      </w:r>
      <w:bookmarkEnd w:id="137"/>
      <w:bookmarkEnd w:id="138"/>
      <w:bookmarkEnd w:id="139"/>
    </w:p>
    <w:p w14:paraId="3B7191F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传统的人工检索、管理方式效率低下，无法满足现代化管理需求，因此开发一套高效精准的古树名木检索系统具有重要的现实意义。本章主要运用现代信息技术设计并实现</w:t>
      </w:r>
      <w:r>
        <w:rPr>
          <w:rFonts w:hint="eastAsia"/>
          <w:lang w:eastAsia="zh-CN"/>
        </w:rPr>
        <w:t>古树名木多模态展示与检索</w:t>
      </w:r>
      <w:r>
        <w:rPr>
          <w:rFonts w:hint="eastAsia"/>
        </w:rPr>
        <w:t>系统，以实现古树名木管理</w:t>
      </w:r>
      <w:r>
        <w:rPr>
          <w:rFonts w:hint="eastAsia"/>
          <w:lang w:val="en-US" w:eastAsia="zh-CN"/>
        </w:rPr>
        <w:t>和检索</w:t>
      </w:r>
      <w:r>
        <w:rPr>
          <w:rFonts w:hint="eastAsia"/>
        </w:rPr>
        <w:t>工作的</w:t>
      </w:r>
      <w:r>
        <w:rPr>
          <w:rFonts w:hint="eastAsia"/>
          <w:lang w:val="en-US" w:eastAsia="zh-CN"/>
        </w:rPr>
        <w:t>高效</w:t>
      </w:r>
      <w:r>
        <w:rPr>
          <w:rFonts w:hint="eastAsia"/>
        </w:rPr>
        <w:t>化。本系统主要分为前端展示界面及后端管理部分，系统包括</w:t>
      </w:r>
      <w:r>
        <w:rPr>
          <w:rFonts w:hint="eastAsia"/>
          <w:lang w:val="en-US" w:eastAsia="zh-CN"/>
        </w:rPr>
        <w:t>古树名木数据上传、古树名木信息查询和古树名木多模态检索</w:t>
      </w:r>
      <w:r>
        <w:rPr>
          <w:rFonts w:hint="eastAsia"/>
        </w:rPr>
        <w:t>等功能。本节将对该系统进行详细的需求分析，并确定该系统的开发目的及主要功能。软件需求通常可分为功能性需求和非功能性需求两大类</w:t>
      </w:r>
      <w:r>
        <w:rPr>
          <w:rFonts w:hint="eastAsia"/>
          <w:vertAlign w:val="superscript"/>
          <w:lang w:eastAsia="zh-CN"/>
        </w:rPr>
        <w:fldChar w:fldCharType="begin"/>
      </w:r>
      <w:r>
        <w:instrText xml:space="preserve"> REF _Ref1095099685 \r \h  \* MERGEFORMAT</w:instrText>
      </w:r>
      <w:r>
        <w:rPr>
          <w:rFonts w:hint="eastAsia"/>
          <w:vertAlign w:val="superscript"/>
          <w:lang w:eastAsia="zh-CN"/>
        </w:rPr>
        <w:fldChar w:fldCharType="separate"/>
      </w:r>
      <w:r>
        <w:rPr>
          <w:rFonts w:hint="eastAsia"/>
          <w:vertAlign w:val="superscript"/>
          <w:lang w:eastAsia="zh-CN"/>
        </w:rPr>
        <w:t>[47]</w:t>
      </w:r>
      <w:r>
        <w:rPr>
          <w:rFonts w:hint="eastAsia"/>
          <w:vertAlign w:val="superscript"/>
          <w:lang w:eastAsia="zh-CN"/>
        </w:rPr>
        <w:fldChar w:fldCharType="end"/>
      </w:r>
      <w:r>
        <w:rPr>
          <w:rFonts w:hint="eastAsia"/>
        </w:rPr>
        <w:t>，本文拟从这两个角度对其进行详尽的阐述，从而为其实际应用奠定基础。</w:t>
      </w:r>
    </w:p>
    <w:p w14:paraId="0EF96EA0">
      <w:pPr>
        <w:pStyle w:val="4"/>
      </w:pPr>
      <w:bookmarkStart w:id="140" w:name="_Toc21759"/>
      <w:bookmarkStart w:id="141" w:name="_Toc25656"/>
      <w:bookmarkStart w:id="142" w:name="_Toc25165"/>
      <w:r>
        <w:rPr>
          <w:rFonts w:hint="eastAsia"/>
        </w:rPr>
        <w:t>4</w:t>
      </w:r>
      <w:r>
        <w:t>.1.1</w:t>
      </w:r>
      <w:r>
        <w:rPr>
          <w:rFonts w:hint="eastAsia"/>
          <w:lang w:val="en-US" w:eastAsia="zh-CN"/>
        </w:rPr>
        <w:t xml:space="preserve"> </w:t>
      </w:r>
      <w:r>
        <w:rPr>
          <w:rFonts w:hint="eastAsia"/>
        </w:rPr>
        <w:t>功能性</w:t>
      </w:r>
      <w:r>
        <w:t>需求分析</w:t>
      </w:r>
      <w:bookmarkEnd w:id="140"/>
      <w:bookmarkEnd w:id="141"/>
      <w:bookmarkEnd w:id="142"/>
    </w:p>
    <w:p w14:paraId="1215A4F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本系统的功能</w:t>
      </w:r>
      <w:r>
        <w:rPr>
          <w:rFonts w:hint="eastAsia"/>
          <w:lang w:val="en-US" w:eastAsia="zh-CN"/>
        </w:rPr>
        <w:t>性需求分析</w:t>
      </w:r>
      <w:r>
        <w:rPr>
          <w:rFonts w:hint="eastAsia"/>
        </w:rPr>
        <w:t>如下</w:t>
      </w:r>
      <w:r>
        <w:rPr>
          <w:rFonts w:hint="eastAsia"/>
          <w:lang w:eastAsia="zh-CN"/>
        </w:rPr>
        <w:t>。</w:t>
      </w:r>
      <w:r>
        <w:rPr>
          <w:rFonts w:hint="eastAsia"/>
        </w:rPr>
        <w:t>传统人工检索方式存在效率低、准确率不高等问题；用户在现有网页系统或小程序中不能高效快速地</w:t>
      </w:r>
      <w:r>
        <w:rPr>
          <w:rFonts w:hint="eastAsia"/>
          <w:lang w:val="en-US" w:eastAsia="zh-CN"/>
        </w:rPr>
        <w:t>检索</w:t>
      </w:r>
      <w:r>
        <w:rPr>
          <w:rFonts w:hint="eastAsia"/>
        </w:rPr>
        <w:t>需要的古树名木信息。为此研发一种基于深度哈希学习技术的古树名木信息管理与多模态检索系统，有着非常重要的现实意义。</w:t>
      </w:r>
    </w:p>
    <w:p w14:paraId="557424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rPr>
        <w:t>本系统的设计目标主要是通过古树名木</w:t>
      </w:r>
      <w:r>
        <w:rPr>
          <w:rFonts w:hint="eastAsia"/>
          <w:lang w:val="en-US" w:eastAsia="zh-CN"/>
        </w:rPr>
        <w:t>数据</w:t>
      </w:r>
      <w:r>
        <w:rPr>
          <w:rFonts w:hint="eastAsia"/>
        </w:rPr>
        <w:t>上传、</w:t>
      </w:r>
      <w:r>
        <w:rPr>
          <w:rFonts w:hint="eastAsia"/>
          <w:lang w:val="en-US" w:eastAsia="zh-CN"/>
        </w:rPr>
        <w:t>古树名木信息查询</w:t>
      </w:r>
      <w:r>
        <w:rPr>
          <w:rFonts w:hint="eastAsia"/>
        </w:rPr>
        <w:t>和</w:t>
      </w:r>
      <w:r>
        <w:rPr>
          <w:rFonts w:hint="eastAsia"/>
          <w:lang w:val="en-US" w:eastAsia="zh-CN"/>
        </w:rPr>
        <w:t>古树名木多模态</w:t>
      </w:r>
      <w:r>
        <w:rPr>
          <w:rFonts w:hint="eastAsia"/>
        </w:rPr>
        <w:t>索等功能，提高古树名木保护和管理工作的效率和水平。具体而言，系统应具备管理古树名木信息</w:t>
      </w:r>
      <w:r>
        <w:rPr>
          <w:rFonts w:hint="eastAsia"/>
          <w:lang w:val="en-US" w:eastAsia="zh-CN"/>
        </w:rPr>
        <w:t>查询</w:t>
      </w:r>
      <w:r>
        <w:rPr>
          <w:rFonts w:hint="eastAsia"/>
        </w:rPr>
        <w:t>和快速检索、用户管理和权限控制等主要功能。根据需求分析和实际业务情况，古树名木检索系统角色分为用户端和管理员端两大角色，在系统中完成不同角色、不同权限的设置，是为了满足用户不同的古树</w:t>
      </w:r>
      <w:r>
        <w:rPr>
          <w:rFonts w:hint="eastAsia"/>
          <w:lang w:val="en-US" w:eastAsia="zh-CN"/>
        </w:rPr>
        <w:t>名木</w:t>
      </w:r>
      <w:r>
        <w:rPr>
          <w:rFonts w:hint="eastAsia"/>
        </w:rPr>
        <w:t>知识需求，并为了系统的安全性、维护的便捷性等需求所作的必要划分。管理员进行古树名木</w:t>
      </w:r>
      <w:r>
        <w:rPr>
          <w:rFonts w:hint="eastAsia"/>
          <w:lang w:val="en-US" w:eastAsia="zh-CN"/>
        </w:rPr>
        <w:t>数据</w:t>
      </w:r>
      <w:r>
        <w:rPr>
          <w:rFonts w:hint="eastAsia"/>
        </w:rPr>
        <w:t>上传与管理功能，包括用户管理等功能。用户端进行用户登录注册、个人信息管理和古树名木检索等功能</w:t>
      </w:r>
      <w:r>
        <w:rPr>
          <w:rFonts w:hint="eastAsia"/>
          <w:lang w:eastAsia="zh-CN"/>
        </w:rPr>
        <w:t>，</w:t>
      </w:r>
      <w:r>
        <w:rPr>
          <w:rFonts w:hint="eastAsia"/>
          <w:lang w:val="en-US" w:eastAsia="zh-CN"/>
        </w:rPr>
        <w:t>系统用户端</w:t>
      </w:r>
      <w:r>
        <w:rPr>
          <w:rFonts w:hint="eastAsia"/>
        </w:rPr>
        <w:t>用例图如图4.1所示</w:t>
      </w:r>
      <w:r>
        <w:rPr>
          <w:rFonts w:hint="eastAsia"/>
          <w:lang w:eastAsia="zh-CN"/>
        </w:rPr>
        <w:t>。</w:t>
      </w:r>
    </w:p>
    <w:p w14:paraId="28D41D82">
      <w:pPr>
        <w:rPr>
          <w:rFonts w:hint="eastAsia"/>
        </w:rPr>
      </w:pPr>
    </w:p>
    <w:p w14:paraId="63B56142">
      <w:pPr>
        <w:pStyle w:val="46"/>
        <w:spacing w:line="300" w:lineRule="auto"/>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372100" cy="4657725"/>
            <wp:effectExtent l="0" t="0" r="0" b="3175"/>
            <wp:docPr id="21" name="图片 21" descr="第四章-图4.1 系统整体用例图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第四章-图4.1 系统整体用例图222"/>
                    <pic:cNvPicPr>
                      <a:picLocks noChangeAspect="1"/>
                    </pic:cNvPicPr>
                  </pic:nvPicPr>
                  <pic:blipFill>
                    <a:blip r:embed="rId60">
                      <a:extLst>
                        <a:ext uri="{96DAC541-7B7A-43D3-8B79-37D633B846F1}">
                          <asvg:svgBlip xmlns:asvg="http://schemas.microsoft.com/office/drawing/2016/SVG/main" r:embed="rId61"/>
                        </a:ext>
                      </a:extLst>
                    </a:blip>
                    <a:stretch>
                      <a:fillRect/>
                    </a:stretch>
                  </pic:blipFill>
                  <pic:spPr>
                    <a:xfrm>
                      <a:off x="0" y="0"/>
                      <a:ext cx="5372100" cy="4657725"/>
                    </a:xfrm>
                    <a:prstGeom prst="rect">
                      <a:avLst/>
                    </a:prstGeom>
                  </pic:spPr>
                </pic:pic>
              </a:graphicData>
            </a:graphic>
          </wp:inline>
        </w:drawing>
      </w:r>
    </w:p>
    <w:p w14:paraId="4060FA11">
      <w:pPr>
        <w:pStyle w:val="46"/>
        <w:spacing w:line="300" w:lineRule="auto"/>
        <w:jc w:val="center"/>
        <w:rPr>
          <w:sz w:val="21"/>
          <w:szCs w:val="21"/>
        </w:rPr>
      </w:pPr>
      <w:r>
        <w:rPr>
          <w:rFonts w:hint="eastAsia"/>
          <w:sz w:val="21"/>
          <w:szCs w:val="21"/>
        </w:rPr>
        <w:t>图</w:t>
      </w:r>
      <w:r>
        <w:rPr>
          <w:sz w:val="21"/>
          <w:szCs w:val="21"/>
        </w:rPr>
        <w:t>4.</w:t>
      </w:r>
      <w:r>
        <w:rPr>
          <w:rFonts w:hint="eastAsia"/>
          <w:sz w:val="21"/>
          <w:szCs w:val="21"/>
          <w:lang w:val="en-US" w:eastAsia="zh-CN"/>
        </w:rPr>
        <w:t>1 用户端</w:t>
      </w:r>
      <w:r>
        <w:rPr>
          <w:rFonts w:hint="eastAsia"/>
          <w:sz w:val="21"/>
          <w:szCs w:val="21"/>
        </w:rPr>
        <w:t>用例图</w:t>
      </w:r>
    </w:p>
    <w:p w14:paraId="636636E4">
      <w:pPr>
        <w:pStyle w:val="46"/>
        <w:spacing w:line="300" w:lineRule="auto"/>
        <w:jc w:val="center"/>
        <w:rPr>
          <w:sz w:val="21"/>
          <w:szCs w:val="21"/>
        </w:rPr>
      </w:pPr>
      <w:r>
        <w:rPr>
          <w:sz w:val="21"/>
          <w:szCs w:val="21"/>
        </w:rPr>
        <w:t xml:space="preserve">Figure 4.1 </w:t>
      </w:r>
      <w:r>
        <w:rPr>
          <w:rFonts w:hint="eastAsia"/>
          <w:sz w:val="21"/>
          <w:szCs w:val="21"/>
        </w:rPr>
        <w:t>U</w:t>
      </w:r>
      <w:r>
        <w:rPr>
          <w:sz w:val="21"/>
          <w:szCs w:val="21"/>
        </w:rPr>
        <w:t>se</w:t>
      </w:r>
      <w:r>
        <w:rPr>
          <w:rFonts w:hint="eastAsia"/>
          <w:sz w:val="21"/>
          <w:szCs w:val="21"/>
          <w:lang w:val="en-US" w:eastAsia="zh-CN"/>
        </w:rPr>
        <w:t>r</w:t>
      </w:r>
      <w:r>
        <w:rPr>
          <w:sz w:val="21"/>
          <w:szCs w:val="21"/>
        </w:rPr>
        <w:t xml:space="preserve"> </w:t>
      </w:r>
      <w:r>
        <w:rPr>
          <w:rFonts w:hint="eastAsia"/>
          <w:sz w:val="21"/>
          <w:szCs w:val="21"/>
          <w:lang w:val="en-US" w:eastAsia="zh-CN"/>
        </w:rPr>
        <w:t xml:space="preserve">Use </w:t>
      </w:r>
      <w:r>
        <w:rPr>
          <w:rFonts w:hint="eastAsia"/>
          <w:sz w:val="21"/>
          <w:szCs w:val="21"/>
        </w:rPr>
        <w:t>C</w:t>
      </w:r>
      <w:r>
        <w:rPr>
          <w:sz w:val="21"/>
          <w:szCs w:val="21"/>
        </w:rPr>
        <w:t xml:space="preserve">ase </w:t>
      </w:r>
      <w:r>
        <w:rPr>
          <w:rFonts w:hint="eastAsia"/>
          <w:sz w:val="21"/>
          <w:szCs w:val="21"/>
        </w:rPr>
        <w:t>D</w:t>
      </w:r>
      <w:r>
        <w:rPr>
          <w:sz w:val="21"/>
          <w:szCs w:val="21"/>
        </w:rPr>
        <w:t>iagram</w:t>
      </w:r>
    </w:p>
    <w:p w14:paraId="6354A510">
      <w:pPr>
        <w:pStyle w:val="46"/>
        <w:spacing w:line="300" w:lineRule="auto"/>
      </w:pPr>
    </w:p>
    <w:p w14:paraId="4CC2C0A3">
      <w:pPr>
        <w:rPr>
          <w:rFonts w:hint="default" w:ascii="宋体" w:hAnsi="宋体" w:eastAsia="宋体" w:cs="宋体"/>
          <w:lang w:val="en-US" w:eastAsia="zh-CN"/>
        </w:rPr>
      </w:pPr>
      <w:bookmarkStart w:id="143" w:name="_Toc7430"/>
      <w:r>
        <w:rPr>
          <w:rFonts w:hint="eastAsia" w:ascii="宋体" w:hAnsi="宋体" w:cs="宋体"/>
        </w:rPr>
        <w:t>（</w:t>
      </w:r>
      <w:r>
        <w:rPr>
          <w:rFonts w:ascii="Times New Roman Regular" w:hAnsi="Times New Roman Regular" w:cs="Times New Roman Regular"/>
        </w:rPr>
        <w:t>1</w:t>
      </w:r>
      <w:r>
        <w:rPr>
          <w:rFonts w:hint="eastAsia" w:ascii="宋体" w:hAnsi="宋体" w:cs="宋体"/>
        </w:rPr>
        <w:t>）古树名木</w:t>
      </w:r>
      <w:r>
        <w:rPr>
          <w:rFonts w:hint="eastAsia" w:ascii="宋体" w:hAnsi="宋体" w:cs="宋体"/>
          <w:lang w:val="en-US" w:eastAsia="zh-CN"/>
        </w:rPr>
        <w:t>数据上传功能</w:t>
      </w:r>
    </w:p>
    <w:p w14:paraId="3503D285">
      <w:pPr>
        <w:keepNext w:val="0"/>
        <w:keepLines w:val="0"/>
        <w:pageBreakBefore w:val="0"/>
        <w:widowControl w:val="0"/>
        <w:kinsoku/>
        <w:wordWrap w:val="0"/>
        <w:overflowPunct/>
        <w:topLinePunct w:val="0"/>
        <w:autoSpaceDE/>
        <w:autoSpaceDN/>
        <w:bidi w:val="0"/>
        <w:adjustRightInd/>
        <w:snapToGrid/>
        <w:ind w:firstLine="420"/>
        <w:textAlignment w:val="auto"/>
        <w:rPr>
          <w:rFonts w:hint="eastAsia"/>
        </w:rPr>
      </w:pPr>
      <w:r>
        <w:rPr>
          <w:rFonts w:hint="eastAsia"/>
        </w:rPr>
        <w:t>系统支持管理员录入古树名木基础信息，包括古树名称、科、属、树种、保护级别、树龄、树高、地理位置坐标及备注描述，并上传关联图像。前端调用POST /tree/upload接口将图像文件以MultipartFile形式发送至后端，后端采用UUID重命名并写入文件系统。管理员确认信息后点击提交，前端组装TreeSaveReq请求体调用POST /tree/save接口，后端自动解析treeCod</w:t>
      </w:r>
      <w:r>
        <w:rPr>
          <w:rFonts w:hint="eastAsia"/>
          <w:lang w:val="en-US" w:eastAsia="zh-CN"/>
        </w:rPr>
        <w:t>e</w:t>
      </w:r>
      <w:r>
        <w:rPr>
          <w:rFonts w:hint="eastAsia"/>
        </w:rPr>
        <w:t>取最大值加1，通过String.format(</w:t>
      </w:r>
      <w:r>
        <w:rPr>
          <w:rFonts w:hint="eastAsia"/>
          <w:lang w:eastAsia="zh-CN"/>
        </w:rPr>
        <w:t>“</w:t>
      </w:r>
      <w:r>
        <w:rPr>
          <w:rFonts w:hint="eastAsia"/>
        </w:rPr>
        <w:t>%03d</w:t>
      </w:r>
      <w:r>
        <w:rPr>
          <w:rFonts w:hint="eastAsia"/>
          <w:lang w:eastAsia="zh-CN"/>
        </w:rPr>
        <w:t>”</w:t>
      </w:r>
      <w:r>
        <w:rPr>
          <w:rFonts w:hint="eastAsia"/>
        </w:rPr>
        <w:t>, ...)格式化为3位字符串生成唯一编号。同时后端调用DHLM模型的generate方法，基于图像文件路径与地理位置坐标生成128位二进制哈希码，完成古树数据与关联图像的持久化存储。系统支持对已存数据进行修改和删除，保证数据的准确性及实时性。</w:t>
      </w:r>
    </w:p>
    <w:p w14:paraId="4CDAD51C">
      <w:pPr>
        <w:ind w:firstLine="420"/>
        <w:rPr>
          <w:rFonts w:hint="default" w:ascii="宋体" w:hAnsi="宋体" w:eastAsia="宋体" w:cs="宋体"/>
          <w:lang w:val="en-US" w:eastAsia="zh-CN"/>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w:t>
      </w:r>
      <w:r>
        <w:rPr>
          <w:rFonts w:hint="eastAsia" w:ascii="宋体" w:hAnsi="宋体" w:cs="宋体"/>
          <w:lang w:val="en-US" w:eastAsia="zh-CN"/>
        </w:rPr>
        <w:t>用户管理与权限控制功能</w:t>
      </w:r>
    </w:p>
    <w:p w14:paraId="09FDCC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系统支持注册登录及权限管理功能，不同类型的用户操作权限不同，以保障数据的安全性。用户注册需输入登录名与密码，登录名校验规则为8-12位，包含数字、区分大小写字母与符号；密码通过MD5加盐值哈希算法加密存储。系统采用基于角色的</w:t>
      </w:r>
      <w:r>
        <w:rPr>
          <w:rFonts w:hint="eastAsia"/>
          <w:lang w:val="en-US" w:eastAsia="zh-CN"/>
        </w:rPr>
        <w:t>简易</w:t>
      </w:r>
      <w:r>
        <w:rPr>
          <w:rFonts w:hint="eastAsia"/>
        </w:rPr>
        <w:t>RBAC访问控制模型</w:t>
      </w:r>
      <w:r>
        <w:rPr>
          <w:rFonts w:hint="eastAsia"/>
          <w:vertAlign w:val="superscript"/>
          <w:lang w:eastAsia="zh-CN"/>
        </w:rPr>
        <w:fldChar w:fldCharType="begin"/>
      </w:r>
      <w:r>
        <w:instrText xml:space="preserve"> REF _Ref1096124912 \r \h  \* MERGEFORMAT</w:instrText>
      </w:r>
      <w:r>
        <w:rPr>
          <w:rFonts w:hint="eastAsia"/>
          <w:vertAlign w:val="superscript"/>
          <w:lang w:eastAsia="zh-CN"/>
        </w:rPr>
        <w:fldChar w:fldCharType="separate"/>
      </w:r>
      <w:r>
        <w:rPr>
          <w:rFonts w:hint="eastAsia"/>
          <w:vertAlign w:val="superscript"/>
          <w:lang w:eastAsia="zh-CN"/>
        </w:rPr>
        <w:t>[48]</w:t>
      </w:r>
      <w:r>
        <w:rPr>
          <w:rFonts w:hint="eastAsia"/>
          <w:vertAlign w:val="superscript"/>
          <w:lang w:eastAsia="zh-CN"/>
        </w:rPr>
        <w:fldChar w:fldCharType="end"/>
      </w:r>
      <w:r>
        <w:rPr>
          <w:rFonts w:hint="eastAsia"/>
        </w:rPr>
        <w:t>，用户根据角色拥有不同权限：管理员可进行用户信息查看、修改及删除；普通用户仅限个人信息管理和检索功能。用户登录后可通过个人信息管理选项修改昵称和密码，系统对输入内容进行严格验证，确保账号安全。</w:t>
      </w:r>
    </w:p>
    <w:p w14:paraId="022E7E53">
      <w:pPr>
        <w:ind w:firstLine="420"/>
        <w:rPr>
          <w:rFonts w:hint="default" w:eastAsia="宋体"/>
          <w:lang w:val="en-US" w:eastAsia="zh-CN"/>
        </w:rPr>
      </w:pPr>
      <w:r>
        <w:rPr>
          <w:rFonts w:hint="eastAsia"/>
        </w:rPr>
        <w:t>（3）</w:t>
      </w:r>
      <w:r>
        <w:rPr>
          <w:rFonts w:hint="eastAsia"/>
          <w:lang w:val="en-US" w:eastAsia="zh-CN"/>
        </w:rPr>
        <w:t>古树名木信息查询功能</w:t>
      </w:r>
    </w:p>
    <w:p w14:paraId="3889E7F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支持两种信息查询模式。科属种查询：页面配置科→属→种三级级联下拉框，用户选择科后系统自动加载该科下所有属，选择属后加载该属下所有种，选择具体树种后返回该树种下的古树名木记录列表。树种名称查询：用户在输入框中输入树种名称关键词，系统执行模糊匹配查询。查询结果支持多维度属性组合筛选，包括保护级别筛选（一级/二级/三级）和树龄区间筛选（0~2000年），各筛选维度之间为</w:t>
      </w:r>
      <w:r>
        <w:rPr>
          <w:rFonts w:hint="eastAsia"/>
          <w:lang w:eastAsia="zh-CN"/>
        </w:rPr>
        <w:t>“</w:t>
      </w:r>
      <w:r>
        <w:rPr>
          <w:rFonts w:hint="eastAsia"/>
        </w:rPr>
        <w:t>与</w:t>
      </w:r>
      <w:r>
        <w:rPr>
          <w:rFonts w:hint="eastAsia"/>
          <w:lang w:eastAsia="zh-CN"/>
        </w:rPr>
        <w:t>”</w:t>
      </w:r>
      <w:r>
        <w:rPr>
          <w:rFonts w:hint="eastAsia"/>
        </w:rPr>
        <w:t>逻辑关系。系统为每株古树名木提供独立详情展示页面，通过右侧抽屉展示完整档案信息，包括高清图像、地理位置坐标、科属种三级分类信息、保护级别及描述等。</w:t>
      </w:r>
    </w:p>
    <w:bookmarkEnd w:id="143"/>
    <w:p w14:paraId="1D952A81">
      <w:pPr>
        <w:ind w:firstLine="420"/>
        <w:rPr>
          <w:rFonts w:hint="default" w:eastAsia="宋体"/>
          <w:lang w:val="en-US" w:eastAsia="zh-CN"/>
        </w:rPr>
      </w:pPr>
      <w:r>
        <w:rPr>
          <w:rFonts w:hint="eastAsia"/>
        </w:rPr>
        <w:t>（</w:t>
      </w:r>
      <w:r>
        <w:rPr>
          <w:rFonts w:hint="eastAsia"/>
          <w:lang w:val="en-US" w:eastAsia="zh-CN"/>
        </w:rPr>
        <w:t>4</w:t>
      </w:r>
      <w:r>
        <w:rPr>
          <w:rFonts w:hint="eastAsia"/>
        </w:rPr>
        <w:t>）</w:t>
      </w:r>
      <w:r>
        <w:rPr>
          <w:rFonts w:hint="eastAsia"/>
          <w:lang w:val="en-US" w:eastAsia="zh-CN"/>
        </w:rPr>
        <w:t>古树名木多模态检索功能</w:t>
      </w:r>
    </w:p>
    <w:p w14:paraId="7E8C51A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支持三种多模态哈希检索模式。以图搜图：用户上传古树名木图像，系统提取视觉特征并生成128位哈希码，在海量图像库中快速检索相似图像，返回Top-K相似图像及相似度排名；以图搜位置：用户上传古树名木图像，系统通过多模态融合检索返回数据库中相似古树名木记录的已知地理位置；以位置搜图：用户输入地理位置坐标，系统生成位置哈希码，检索该坐标附近的古树名木图像。系统集成DHLM模型，实现图像特征提取、地理位置编码、多模态融合及哈希码生成等功能</w:t>
      </w:r>
      <w:r>
        <w:t>。</w:t>
      </w:r>
    </w:p>
    <w:p w14:paraId="5CE35201">
      <w:pPr>
        <w:pStyle w:val="4"/>
      </w:pPr>
      <w:bookmarkStart w:id="144" w:name="_Toc3858"/>
      <w:bookmarkStart w:id="145" w:name="_Toc17366"/>
      <w:bookmarkStart w:id="146" w:name="_Toc2296"/>
      <w:r>
        <w:rPr>
          <w:rFonts w:hint="eastAsia"/>
        </w:rPr>
        <w:t>4.1.2</w:t>
      </w:r>
      <w:r>
        <w:rPr>
          <w:rFonts w:hint="eastAsia"/>
          <w:lang w:val="en-US" w:eastAsia="zh-CN"/>
        </w:rPr>
        <w:t xml:space="preserve"> </w:t>
      </w:r>
      <w:r>
        <w:t>非功能性需求分析</w:t>
      </w:r>
      <w:bookmarkEnd w:id="144"/>
      <w:bookmarkEnd w:id="145"/>
      <w:bookmarkEnd w:id="146"/>
    </w:p>
    <w:p w14:paraId="17CDE5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为了保证古树名木检索系统在投入运行后可正常稳定地运行使用，该节主要就软件系统的非功能性需求进行说明。</w:t>
      </w:r>
      <w:r>
        <w:rPr>
          <w:rFonts w:hint="eastAsia"/>
          <w:lang w:eastAsia="zh-CN"/>
        </w:rPr>
        <w:t>古树名木多模态展示与检索</w:t>
      </w:r>
      <w:r>
        <w:rPr>
          <w:rFonts w:hint="eastAsia"/>
        </w:rPr>
        <w:t>系统</w:t>
      </w:r>
      <w:r>
        <w:rPr>
          <w:rFonts w:hint="eastAsia"/>
          <w:lang w:val="en-US" w:eastAsia="zh-CN"/>
        </w:rPr>
        <w:t>是</w:t>
      </w:r>
      <w:r>
        <w:rPr>
          <w:rFonts w:hint="eastAsia"/>
        </w:rPr>
        <w:t>以古树名木保护管理人员为服务对象的，其系统运行的实际效果及系统使用的用户感知尤为关键。本系统是在实现系统主要功能的同时，还需要保证系统的良好性能、安全、维护性和易用性等方面的特性，这对系统能否稳定可靠地运行起着至关重要的作用。</w:t>
      </w:r>
    </w:p>
    <w:p w14:paraId="50E38FBF">
      <w:pPr>
        <w:bidi w:val="0"/>
        <w:ind w:firstLine="420" w:firstLineChars="0"/>
      </w:pPr>
      <w:r>
        <w:rPr>
          <w:rFonts w:hint="eastAsia"/>
        </w:rPr>
        <w:t>（1）</w:t>
      </w:r>
      <w:r>
        <w:t>性能需求</w:t>
      </w:r>
    </w:p>
    <w:p w14:paraId="450E701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系统性能需求</w:t>
      </w:r>
      <w:r>
        <w:rPr>
          <w:rFonts w:hint="eastAsia"/>
          <w:lang w:val="en-US" w:eastAsia="zh-CN"/>
        </w:rPr>
        <w:t>包含两个关键指标</w:t>
      </w:r>
      <w:r>
        <w:rPr>
          <w:rFonts w:hint="eastAsia"/>
        </w:rPr>
        <w:t>，一个是页面及接口的响应时间，比如图像检索</w:t>
      </w:r>
      <w:r>
        <w:rPr>
          <w:rFonts w:hint="eastAsia"/>
          <w:lang w:val="en-US" w:eastAsia="zh-CN"/>
        </w:rPr>
        <w:t>等核心</w:t>
      </w:r>
      <w:r>
        <w:rPr>
          <w:rFonts w:hint="eastAsia"/>
        </w:rPr>
        <w:t>功能的平均响应时间</w:t>
      </w:r>
      <w:r>
        <w:rPr>
          <w:rFonts w:hint="eastAsia"/>
          <w:lang w:val="en-US" w:eastAsia="zh-CN"/>
        </w:rPr>
        <w:t>应在</w:t>
      </w:r>
      <w:r>
        <w:rPr>
          <w:rFonts w:hint="eastAsia"/>
        </w:rPr>
        <w:t>1秒内，其他功能响应时间应在500毫秒以内。二是高并发处理能力，即在短时间内支持多用户上传或检索，使得系统可以在一个比较高的访问并发量下，达到性能上的较好表现。</w:t>
      </w:r>
    </w:p>
    <w:p w14:paraId="55F03804">
      <w:pPr>
        <w:bidi w:val="0"/>
        <w:ind w:firstLine="420" w:firstLineChars="0"/>
      </w:pPr>
      <w:r>
        <w:rPr>
          <w:rFonts w:hint="eastAsia"/>
        </w:rPr>
        <w:t>（2）</w:t>
      </w:r>
      <w:r>
        <w:t>安全性需求</w:t>
      </w:r>
    </w:p>
    <w:p w14:paraId="7BA1DAB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为保证系统中的数据安全及用户数据信息的安全，系统针对安全性需求，有以下两方面：一是数据保密，系统中使用加密方法对用户的数据及敏感内容进行存储，密码存储中采用</w:t>
      </w:r>
      <w:r>
        <w:rPr>
          <w:rFonts w:hint="eastAsia"/>
          <w:lang w:eastAsia="zh-CN"/>
        </w:rPr>
        <w:t>MD5加盐值</w:t>
      </w:r>
      <w:r>
        <w:rPr>
          <w:rFonts w:hint="eastAsia"/>
        </w:rPr>
        <w:t>哈希算法进行不可逆加密，以此杜绝泄露和黑客入侵。第二，权限管控，系统采用角色访问控制的</w:t>
      </w:r>
      <w:r>
        <w:rPr>
          <w:rFonts w:hint="eastAsia"/>
          <w:lang w:val="en-US" w:eastAsia="zh-CN"/>
        </w:rPr>
        <w:t>简易</w:t>
      </w:r>
      <w:r>
        <w:rPr>
          <w:rFonts w:hint="eastAsia"/>
        </w:rPr>
        <w:t>RBAC模型，以确保每个用户只能接触与控制其权限内的数据和功能</w:t>
      </w:r>
      <w:r>
        <w:t>。</w:t>
      </w:r>
    </w:p>
    <w:p w14:paraId="0B50F348">
      <w:pPr>
        <w:bidi w:val="0"/>
        <w:ind w:firstLine="420" w:firstLineChars="0"/>
        <w:rPr>
          <w:rFonts w:hint="eastAsia"/>
        </w:rPr>
      </w:pPr>
      <w:r>
        <w:rPr>
          <w:rFonts w:hint="eastAsia"/>
        </w:rPr>
        <w:t>（</w:t>
      </w:r>
      <w:r>
        <w:t>3</w:t>
      </w:r>
      <w:r>
        <w:rPr>
          <w:rFonts w:hint="eastAsia"/>
        </w:rPr>
        <w:t>）可维护性需求</w:t>
      </w:r>
    </w:p>
    <w:p w14:paraId="3B91BF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为提升系统可扩展性以及降低系统使用的维护成本，系统可维护性共有以下三个方面：第一，代码可读性，系统应符合标准的编码风格和注释，保证代码可读及易维护。第二，模块化，系统应采用模块化设计，各个功能模块应彼此解耦，便于单独维护升级。第三，文档齐全，系统提供详尽的接口文档以及用户手册，方便后续迭代。</w:t>
      </w:r>
    </w:p>
    <w:p w14:paraId="616255D5">
      <w:pPr>
        <w:bidi w:val="0"/>
        <w:ind w:firstLine="420" w:firstLineChars="0"/>
        <w:rPr>
          <w:rFonts w:hint="eastAsia"/>
        </w:rPr>
      </w:pPr>
      <w:r>
        <w:rPr>
          <w:rFonts w:hint="eastAsia"/>
        </w:rPr>
        <w:t>（</w:t>
      </w:r>
      <w:r>
        <w:t>4</w:t>
      </w:r>
      <w:r>
        <w:rPr>
          <w:rFonts w:hint="eastAsia"/>
        </w:rPr>
        <w:t>）易用性需求</w:t>
      </w:r>
    </w:p>
    <w:p w14:paraId="1483C1F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系统的易用性是指用户能够轻松学习和使用系统的程度，涵盖了界面友好性和操作</w:t>
      </w:r>
      <w:r>
        <w:rPr>
          <w:rFonts w:hint="eastAsia"/>
          <w:lang w:val="en-US" w:eastAsia="zh-CN"/>
        </w:rPr>
        <w:t>提示两个方面</w:t>
      </w:r>
      <w:r>
        <w:rPr>
          <w:rFonts w:hint="eastAsia"/>
        </w:rPr>
        <w:t>。其中界面友好指系统界面要直观且逻辑性较强、操作简单，让用户能够方便地使用该系统。操作提示指系统要有足够多的操作提示及帮助文档，以便于用户能够熟悉地操作该系统。</w:t>
      </w:r>
    </w:p>
    <w:p w14:paraId="1DB4142B">
      <w:pPr>
        <w:pStyle w:val="3"/>
        <w:spacing w:before="193"/>
      </w:pPr>
      <w:bookmarkStart w:id="147" w:name="_Toc28919"/>
      <w:bookmarkStart w:id="148" w:name="_Toc26033"/>
      <w:bookmarkStart w:id="149" w:name="_Toc29803"/>
      <w:r>
        <w:rPr>
          <w:rFonts w:hint="eastAsia"/>
        </w:rPr>
        <w:t>4</w:t>
      </w:r>
      <w:r>
        <w:t>.2</w:t>
      </w:r>
      <w:bookmarkEnd w:id="147"/>
      <w:r>
        <w:rPr>
          <w:rFonts w:hint="eastAsia"/>
          <w:lang w:val="en-US" w:eastAsia="zh-CN"/>
        </w:rPr>
        <w:t xml:space="preserve"> </w:t>
      </w:r>
      <w:r>
        <w:t>系统概要设计</w:t>
      </w:r>
      <w:bookmarkEnd w:id="148"/>
      <w:bookmarkEnd w:id="149"/>
    </w:p>
    <w:p w14:paraId="20767264">
      <w:pPr>
        <w:ind w:firstLine="420"/>
      </w:pPr>
      <w:bookmarkStart w:id="150" w:name="_Toc1822"/>
      <w:r>
        <w:rPr>
          <w:rFonts w:hint="eastAsia"/>
        </w:rPr>
        <w:t>本节将根据该系统的需求分析，全面地设计系统总体结构、功能模块和数据库表。</w:t>
      </w:r>
    </w:p>
    <w:p w14:paraId="7B0F25B7">
      <w:pPr>
        <w:pStyle w:val="4"/>
        <w:rPr>
          <w:rFonts w:hint="eastAsia" w:eastAsia="宋体"/>
          <w:lang w:val="en-US" w:eastAsia="zh-CN"/>
        </w:rPr>
      </w:pPr>
      <w:bookmarkStart w:id="151" w:name="_Toc10756"/>
      <w:bookmarkStart w:id="152" w:name="_Toc5387"/>
      <w:r>
        <w:rPr>
          <w:rFonts w:hint="eastAsia"/>
        </w:rPr>
        <w:t>4</w:t>
      </w:r>
      <w:r>
        <w:t>.2.1</w:t>
      </w:r>
      <w:r>
        <w:rPr>
          <w:rFonts w:hint="eastAsia"/>
          <w:lang w:val="en-US" w:eastAsia="zh-CN"/>
        </w:rPr>
        <w:t xml:space="preserve"> </w:t>
      </w:r>
      <w:r>
        <w:t>系统架构</w:t>
      </w:r>
      <w:bookmarkEnd w:id="150"/>
      <w:bookmarkEnd w:id="151"/>
      <w:bookmarkEnd w:id="152"/>
      <w:r>
        <w:rPr>
          <w:rFonts w:hint="eastAsia"/>
          <w:lang w:val="en-US" w:eastAsia="zh-CN"/>
        </w:rPr>
        <w:t>设计</w:t>
      </w:r>
    </w:p>
    <w:p w14:paraId="5F2AAA4E">
      <w:pPr>
        <w:ind w:firstLine="420"/>
      </w:pPr>
      <w:r>
        <w:rPr>
          <w:rFonts w:hint="eastAsia" w:ascii="宋体" w:hAnsi="宋体" w:cs="宋体"/>
        </w:rPr>
        <w:t>本系统</w:t>
      </w:r>
      <w:r>
        <w:rPr>
          <w:rFonts w:hint="eastAsia" w:ascii="宋体" w:hAnsi="宋体" w:cs="宋体"/>
          <w:lang w:val="en-US" w:eastAsia="zh-CN"/>
        </w:rPr>
        <w:t>采用</w:t>
      </w:r>
      <w:r>
        <w:rPr>
          <w:rFonts w:hint="eastAsia" w:ascii="宋体" w:hAnsi="宋体" w:cs="宋体"/>
        </w:rPr>
        <w:t>分层设计，各个层次职责清晰，包含访问层、展示层、控制层、业务层和数据层等多层结构。</w:t>
      </w:r>
    </w:p>
    <w:p w14:paraId="02D45CBD">
      <w:pPr>
        <w:widowControl/>
        <w:jc w:val="center"/>
        <w:rPr>
          <w:rFonts w:hint="eastAsia" w:eastAsia="宋体"/>
          <w:lang w:eastAsia="zh-CN"/>
        </w:rPr>
      </w:pPr>
      <w:r>
        <w:rPr>
          <w:rFonts w:hint="eastAsia" w:eastAsia="宋体"/>
          <w:lang w:eastAsia="zh-CN"/>
        </w:rPr>
        <w:drawing>
          <wp:inline distT="0" distB="0" distL="114300" distR="114300">
            <wp:extent cx="3353435" cy="3832225"/>
            <wp:effectExtent l="0" t="0" r="12065" b="3175"/>
            <wp:docPr id="45" name="图片 45" descr="第四章-图4.2 系统架构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第四章-图4.2 系统架构设计"/>
                    <pic:cNvPicPr>
                      <a:picLocks noChangeAspect="1"/>
                    </pic:cNvPicPr>
                  </pic:nvPicPr>
                  <pic:blipFill>
                    <a:blip r:embed="rId62">
                      <a:extLst>
                        <a:ext uri="{96DAC541-7B7A-43D3-8B79-37D633B846F1}">
                          <asvg:svgBlip xmlns:asvg="http://schemas.microsoft.com/office/drawing/2016/SVG/main" r:embed="rId63"/>
                        </a:ext>
                      </a:extLst>
                    </a:blip>
                    <a:stretch>
                      <a:fillRect/>
                    </a:stretch>
                  </pic:blipFill>
                  <pic:spPr>
                    <a:xfrm>
                      <a:off x="0" y="0"/>
                      <a:ext cx="3353435" cy="3832225"/>
                    </a:xfrm>
                    <a:prstGeom prst="rect">
                      <a:avLst/>
                    </a:prstGeom>
                  </pic:spPr>
                </pic:pic>
              </a:graphicData>
            </a:graphic>
          </wp:inline>
        </w:drawing>
      </w:r>
    </w:p>
    <w:p w14:paraId="27F66F71">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2</w:t>
      </w:r>
      <w:r>
        <w:rPr>
          <w:sz w:val="21"/>
          <w:szCs w:val="21"/>
        </w:rPr>
        <w:t xml:space="preserve"> 系统架构图</w:t>
      </w:r>
    </w:p>
    <w:p w14:paraId="341DFF0C">
      <w:pPr>
        <w:widowControl/>
        <w:jc w:val="center"/>
        <w:rPr>
          <w:rFonts w:hint="eastAsia"/>
          <w:sz w:val="21"/>
          <w:szCs w:val="21"/>
        </w:rPr>
      </w:pPr>
      <w:r>
        <w:rPr>
          <w:sz w:val="21"/>
          <w:szCs w:val="21"/>
        </w:rPr>
        <w:t xml:space="preserve">Figure </w:t>
      </w:r>
      <w:r>
        <w:rPr>
          <w:rFonts w:hint="eastAsia"/>
          <w:sz w:val="21"/>
          <w:szCs w:val="21"/>
        </w:rPr>
        <w:t>4</w:t>
      </w:r>
      <w:r>
        <w:rPr>
          <w:sz w:val="21"/>
          <w:szCs w:val="21"/>
        </w:rPr>
        <w:t>.</w:t>
      </w:r>
      <w:r>
        <w:rPr>
          <w:rFonts w:hint="eastAsia"/>
          <w:sz w:val="21"/>
          <w:szCs w:val="21"/>
        </w:rPr>
        <w:t>2</w:t>
      </w:r>
      <w:r>
        <w:rPr>
          <w:sz w:val="21"/>
          <w:szCs w:val="21"/>
        </w:rPr>
        <w:t xml:space="preserve"> </w:t>
      </w:r>
      <w:r>
        <w:rPr>
          <w:rFonts w:hint="eastAsia"/>
          <w:sz w:val="21"/>
          <w:szCs w:val="21"/>
        </w:rPr>
        <w:t>System Architecture Design</w:t>
      </w:r>
    </w:p>
    <w:p w14:paraId="47CEFF7B">
      <w:pPr>
        <w:widowControl/>
        <w:jc w:val="center"/>
        <w:rPr>
          <w:rFonts w:hint="eastAsia"/>
          <w:sz w:val="21"/>
          <w:szCs w:val="21"/>
        </w:rPr>
      </w:pPr>
    </w:p>
    <w:p w14:paraId="6AB8FF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eastAsia="宋体"/>
          <w:lang w:val="en-US" w:eastAsia="zh-CN"/>
        </w:rPr>
      </w:pPr>
      <w:r>
        <w:rPr>
          <w:rFonts w:hint="eastAsia"/>
        </w:rPr>
        <w:t>如</w:t>
      </w:r>
      <w:r>
        <w:rPr>
          <w:rFonts w:hint="eastAsia"/>
          <w:lang w:val="en-US" w:eastAsia="zh-CN"/>
        </w:rPr>
        <w:t>上</w:t>
      </w:r>
      <w:r>
        <w:rPr>
          <w:rFonts w:hint="eastAsia"/>
        </w:rPr>
        <w:t>图4.2为系统架构图，系统采用B/S结构，采用前后端分离的方式开发，用户使用浏览器，操作对应的页面按钮。前端使用主流的框架Vue</w:t>
      </w:r>
      <w:r>
        <w:rPr>
          <w:rFonts w:hint="eastAsia"/>
          <w:vertAlign w:val="superscript"/>
          <w:lang w:eastAsia="zh-CN"/>
        </w:rPr>
        <w:fldChar w:fldCharType="begin"/>
      </w:r>
      <w:r>
        <w:instrText xml:space="preserve"> REF _Ref1096645929 \r \h  \* MERGEFORMAT</w:instrText>
      </w:r>
      <w:r>
        <w:rPr>
          <w:rFonts w:hint="eastAsia"/>
          <w:vertAlign w:val="superscript"/>
          <w:lang w:eastAsia="zh-CN"/>
        </w:rPr>
        <w:fldChar w:fldCharType="separate"/>
      </w:r>
      <w:r>
        <w:rPr>
          <w:rFonts w:hint="eastAsia"/>
          <w:vertAlign w:val="superscript"/>
          <w:lang w:eastAsia="zh-CN"/>
        </w:rPr>
        <w:t>[49]</w:t>
      </w:r>
      <w:r>
        <w:rPr>
          <w:rFonts w:hint="eastAsia"/>
          <w:vertAlign w:val="superscript"/>
          <w:lang w:eastAsia="zh-CN"/>
        </w:rPr>
        <w:fldChar w:fldCharType="end"/>
      </w:r>
      <w:r>
        <w:rPr>
          <w:rFonts w:hint="eastAsia"/>
        </w:rPr>
        <w:t>与相应的UI组件AntDesignUI开发，用户操作通过API以及Nginx反向代理到后端服务。后端服务使用SpringBoot</w:t>
      </w:r>
      <w:r>
        <w:rPr>
          <w:rFonts w:hint="eastAsia"/>
          <w:vertAlign w:val="superscript"/>
          <w:lang w:eastAsia="zh-CN"/>
        </w:rPr>
        <w:fldChar w:fldCharType="begin"/>
      </w:r>
      <w:r>
        <w:instrText xml:space="preserve"> REF _Ref1097217367 \r \h  \* MERGEFORMAT</w:instrText>
      </w:r>
      <w:r>
        <w:rPr>
          <w:rFonts w:hint="eastAsia"/>
          <w:vertAlign w:val="superscript"/>
          <w:lang w:eastAsia="zh-CN"/>
        </w:rPr>
        <w:fldChar w:fldCharType="separate"/>
      </w:r>
      <w:r>
        <w:rPr>
          <w:rFonts w:hint="eastAsia"/>
          <w:vertAlign w:val="superscript"/>
          <w:lang w:eastAsia="zh-CN"/>
        </w:rPr>
        <w:t>[50]</w:t>
      </w:r>
      <w:r>
        <w:rPr>
          <w:rFonts w:hint="eastAsia"/>
          <w:vertAlign w:val="superscript"/>
          <w:lang w:eastAsia="zh-CN"/>
        </w:rPr>
        <w:fldChar w:fldCharType="end"/>
      </w:r>
      <w:r>
        <w:rPr>
          <w:rFonts w:hint="eastAsia"/>
        </w:rPr>
        <w:t>框架开发，采用控制层、业务层和数据层三层分工进行业务处理。持久化组件选用MySQL</w:t>
      </w:r>
      <w:r>
        <w:rPr>
          <w:rFonts w:hint="eastAsia"/>
          <w:vertAlign w:val="superscript"/>
          <w:lang w:eastAsia="zh-CN"/>
        </w:rPr>
        <w:fldChar w:fldCharType="begin"/>
      </w:r>
      <w:r>
        <w:instrText xml:space="preserve"> REF _Ref1097620735 \r \h  \* MERGEFORMAT</w:instrText>
      </w:r>
      <w:r>
        <w:rPr>
          <w:rFonts w:hint="eastAsia"/>
          <w:vertAlign w:val="superscript"/>
          <w:lang w:eastAsia="zh-CN"/>
        </w:rPr>
        <w:fldChar w:fldCharType="separate"/>
      </w:r>
      <w:r>
        <w:rPr>
          <w:rFonts w:hint="eastAsia"/>
          <w:vertAlign w:val="superscript"/>
          <w:lang w:eastAsia="zh-CN"/>
        </w:rPr>
        <w:t>[51]</w:t>
      </w:r>
      <w:r>
        <w:rPr>
          <w:rFonts w:hint="eastAsia"/>
          <w:vertAlign w:val="superscript"/>
          <w:lang w:eastAsia="zh-CN"/>
        </w:rPr>
        <w:fldChar w:fldCharType="end"/>
      </w:r>
      <w:r>
        <w:rPr>
          <w:rFonts w:hint="eastAsia"/>
        </w:rPr>
        <w:t>进行数据管理。</w:t>
      </w:r>
      <w:r>
        <w:rPr>
          <w:rFonts w:hint="eastAsia"/>
          <w:lang w:val="en-US" w:eastAsia="zh-CN"/>
        </w:rPr>
        <w:t>分层结构介绍如下：</w:t>
      </w:r>
    </w:p>
    <w:p w14:paraId="5626457F">
      <w:pPr>
        <w:ind w:firstLine="420"/>
        <w:rPr>
          <w:rFonts w:hint="eastAsia" w:ascii="宋体" w:hAnsi="宋体" w:cs="宋体"/>
        </w:rPr>
      </w:pPr>
      <w:r>
        <w:rPr>
          <w:rFonts w:hint="eastAsia"/>
        </w:rPr>
        <w:t>（1）访问</w:t>
      </w:r>
      <w:r>
        <w:rPr>
          <w:rFonts w:ascii="宋体" w:hAnsi="宋体" w:cs="宋体"/>
        </w:rPr>
        <w:t xml:space="preserve">层 </w:t>
      </w:r>
    </w:p>
    <w:p w14:paraId="1544F8E6">
      <w:pPr>
        <w:widowControl/>
        <w:ind w:firstLine="420"/>
        <w:rPr>
          <w:rFonts w:hint="eastAsia" w:ascii="宋体" w:hAnsi="宋体" w:cs="宋体"/>
        </w:rPr>
      </w:pPr>
      <w:r>
        <w:rPr>
          <w:rFonts w:hint="eastAsia" w:ascii="宋体" w:hAnsi="宋体" w:cs="宋体"/>
        </w:rPr>
        <w:t>访问层是系统入口，用户只需在浏览器中输入该系统的域名，即可进行访问。</w:t>
      </w:r>
    </w:p>
    <w:p w14:paraId="120D4847">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）展示层</w:t>
      </w:r>
      <w:r>
        <w:rPr>
          <w:rFonts w:ascii="宋体" w:hAnsi="宋体" w:cs="宋体"/>
        </w:rPr>
        <w:t xml:space="preserve"> </w:t>
      </w:r>
    </w:p>
    <w:p w14:paraId="229A9287">
      <w:pPr>
        <w:widowControl/>
        <w:ind w:firstLine="420"/>
        <w:rPr>
          <w:rFonts w:hint="eastAsia" w:ascii="宋体" w:hAnsi="宋体" w:cs="宋体"/>
        </w:rPr>
      </w:pPr>
      <w:r>
        <w:rPr>
          <w:rFonts w:hint="eastAsia" w:ascii="宋体" w:hAnsi="宋体" w:cs="宋体"/>
        </w:rPr>
        <w:t>展示层主要负责业务数据和系统功能的展示。</w:t>
      </w:r>
    </w:p>
    <w:p w14:paraId="1EF40A81">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3</w:t>
      </w:r>
      <w:r>
        <w:rPr>
          <w:rFonts w:hint="eastAsia" w:ascii="宋体" w:hAnsi="宋体" w:cs="宋体"/>
        </w:rPr>
        <w:t>）控制层</w:t>
      </w:r>
      <w:r>
        <w:rPr>
          <w:rFonts w:ascii="宋体" w:hAnsi="宋体" w:cs="宋体"/>
        </w:rPr>
        <w:t xml:space="preserve"> </w:t>
      </w:r>
    </w:p>
    <w:p w14:paraId="1343B8F4">
      <w:pPr>
        <w:widowControl/>
        <w:ind w:firstLine="420"/>
        <w:rPr>
          <w:rFonts w:hint="eastAsia" w:ascii="宋体" w:hAnsi="宋体" w:cs="宋体"/>
        </w:rPr>
      </w:pPr>
      <w:r>
        <w:rPr>
          <w:rFonts w:hint="eastAsia" w:ascii="宋体" w:hAnsi="宋体" w:cs="宋体"/>
        </w:rPr>
        <w:t>控制层负责</w:t>
      </w:r>
      <w:r>
        <w:rPr>
          <w:rFonts w:hint="eastAsia" w:ascii="宋体" w:hAnsi="宋体" w:cs="宋体"/>
          <w:lang w:val="en-US" w:eastAsia="zh-CN"/>
        </w:rPr>
        <w:t>接收</w:t>
      </w:r>
      <w:r>
        <w:rPr>
          <w:rFonts w:hint="eastAsia" w:ascii="宋体" w:hAnsi="宋体" w:cs="宋体"/>
        </w:rPr>
        <w:t>请求过来的数据并处理，根据用户触发的按钮不同，请求不同的业务接口，与此同时，后端服务响应业务数据后，控制层将处理结果返回给展示层，非错误数据正确展示，错误数据</w:t>
      </w:r>
      <w:r>
        <w:rPr>
          <w:rFonts w:hint="eastAsia" w:ascii="宋体" w:hAnsi="宋体" w:cs="宋体"/>
          <w:lang w:val="en-US" w:eastAsia="zh-CN"/>
        </w:rPr>
        <w:t>则通过</w:t>
      </w:r>
      <w:r>
        <w:rPr>
          <w:rFonts w:hint="eastAsia" w:ascii="宋体" w:hAnsi="宋体" w:cs="宋体"/>
        </w:rPr>
        <w:t>提示语提示用户。</w:t>
      </w:r>
    </w:p>
    <w:p w14:paraId="281B2410">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4</w:t>
      </w:r>
      <w:r>
        <w:rPr>
          <w:rFonts w:hint="eastAsia" w:ascii="宋体" w:hAnsi="宋体" w:cs="宋体"/>
        </w:rPr>
        <w:t>）业务层</w:t>
      </w:r>
      <w:r>
        <w:rPr>
          <w:rFonts w:ascii="宋体" w:hAnsi="宋体" w:cs="宋体"/>
        </w:rPr>
        <w:t xml:space="preserve"> </w:t>
      </w:r>
    </w:p>
    <w:p w14:paraId="34432EDD">
      <w:pPr>
        <w:widowControl/>
        <w:ind w:firstLine="420"/>
        <w:rPr>
          <w:rFonts w:hint="eastAsia" w:ascii="宋体" w:hAnsi="宋体" w:cs="宋体"/>
        </w:rPr>
      </w:pPr>
      <w:r>
        <w:rPr>
          <w:rFonts w:ascii="宋体" w:hAnsi="宋体" w:cs="宋体"/>
        </w:rPr>
        <w:t>业务层</w:t>
      </w:r>
      <w:r>
        <w:rPr>
          <w:rFonts w:hint="eastAsia" w:ascii="宋体" w:hAnsi="宋体" w:cs="宋体"/>
        </w:rPr>
        <w:t>在系统中具有重要作用</w:t>
      </w:r>
      <w:r>
        <w:rPr>
          <w:rFonts w:ascii="宋体" w:hAnsi="宋体" w:cs="宋体"/>
        </w:rPr>
        <w:t>，</w:t>
      </w:r>
      <w:r>
        <w:rPr>
          <w:rFonts w:hint="eastAsia" w:ascii="宋体" w:hAnsi="宋体" w:cs="宋体"/>
        </w:rPr>
        <w:t>其主要任务</w:t>
      </w:r>
      <w:r>
        <w:rPr>
          <w:rFonts w:ascii="宋体" w:hAnsi="宋体" w:cs="宋体"/>
        </w:rPr>
        <w:t>是</w:t>
      </w:r>
      <w:r>
        <w:rPr>
          <w:rFonts w:hint="eastAsia" w:ascii="宋体" w:hAnsi="宋体" w:cs="宋体"/>
        </w:rPr>
        <w:t>处理不同</w:t>
      </w:r>
      <w:r>
        <w:rPr>
          <w:rFonts w:ascii="宋体" w:hAnsi="宋体" w:cs="宋体"/>
        </w:rPr>
        <w:t>业务逻辑</w:t>
      </w:r>
      <w:r>
        <w:rPr>
          <w:rFonts w:hint="eastAsia" w:ascii="宋体" w:hAnsi="宋体" w:cs="宋体"/>
        </w:rPr>
        <w:t>。</w:t>
      </w:r>
    </w:p>
    <w:p w14:paraId="10699ED8">
      <w:pPr>
        <w:widowControl/>
        <w:rPr>
          <w:rFonts w:hint="eastAsia" w:ascii="宋体" w:hAnsi="宋体" w:cs="宋体"/>
        </w:rPr>
      </w:pPr>
      <w:r>
        <w:rPr>
          <w:rFonts w:hint="eastAsia" w:ascii="宋体" w:hAnsi="宋体" w:cs="宋体"/>
        </w:rPr>
        <w:t>（</w:t>
      </w:r>
      <w:r>
        <w:rPr>
          <w:rFonts w:ascii="Times New Roman Regular" w:hAnsi="Times New Roman Regular" w:cs="Times New Roman Regular"/>
        </w:rPr>
        <w:t>5</w:t>
      </w:r>
      <w:r>
        <w:rPr>
          <w:rFonts w:hint="eastAsia" w:ascii="宋体" w:hAnsi="宋体" w:cs="宋体"/>
        </w:rPr>
        <w:t>）数据库</w:t>
      </w:r>
    </w:p>
    <w:p w14:paraId="3EFF6DAE">
      <w:pPr>
        <w:widowControl/>
        <w:ind w:firstLine="420"/>
      </w:pPr>
      <w:r>
        <w:rPr>
          <w:rFonts w:hint="eastAsia" w:ascii="宋体" w:hAnsi="宋体" w:cs="宋体"/>
        </w:rPr>
        <w:t>本系统采用关系型数据库</w:t>
      </w:r>
      <w:r>
        <w:rPr>
          <w:rFonts w:ascii="Times New Roman Regular" w:hAnsi="Times New Roman Regular" w:cs="Times New Roman Regular"/>
        </w:rPr>
        <w:t>MySQL</w:t>
      </w:r>
      <w:r>
        <w:rPr>
          <w:rFonts w:hint="eastAsia" w:ascii="宋体" w:hAnsi="宋体" w:cs="宋体"/>
        </w:rPr>
        <w:t>存储数据，负责与业务层进行数据交互。</w:t>
      </w:r>
    </w:p>
    <w:p w14:paraId="681F824D">
      <w:pPr>
        <w:pStyle w:val="4"/>
        <w:spacing w:before="193"/>
      </w:pPr>
      <w:bookmarkStart w:id="153" w:name="_Toc31233"/>
      <w:bookmarkStart w:id="154" w:name="_Toc9556"/>
      <w:bookmarkStart w:id="155" w:name="_Toc16453"/>
      <w:r>
        <w:rPr>
          <w:rFonts w:hint="eastAsia"/>
        </w:rPr>
        <w:t>4</w:t>
      </w:r>
      <w:r>
        <w:t>.</w:t>
      </w:r>
      <w:r>
        <w:rPr>
          <w:rFonts w:hint="eastAsia"/>
        </w:rPr>
        <w:t>2</w:t>
      </w:r>
      <w:r>
        <w:t>.</w:t>
      </w:r>
      <w:r>
        <w:rPr>
          <w:rFonts w:hint="eastAsia"/>
        </w:rPr>
        <w:t>2</w:t>
      </w:r>
      <w:r>
        <w:rPr>
          <w:rFonts w:hint="eastAsia"/>
          <w:lang w:val="en-US" w:eastAsia="zh-CN"/>
        </w:rPr>
        <w:t xml:space="preserve"> </w:t>
      </w:r>
      <w:r>
        <w:t>系统功能模块设计</w:t>
      </w:r>
      <w:bookmarkEnd w:id="153"/>
      <w:bookmarkEnd w:id="154"/>
      <w:bookmarkEnd w:id="155"/>
    </w:p>
    <w:p w14:paraId="370C7121">
      <w:pPr>
        <w:ind w:firstLine="420"/>
        <w:rPr>
          <w:rFonts w:hint="eastAsia" w:eastAsia="宋体"/>
          <w:lang w:val="en-US" w:eastAsia="zh-CN"/>
        </w:rPr>
      </w:pPr>
      <w:r>
        <w:rPr>
          <w:rFonts w:hint="eastAsia"/>
        </w:rPr>
        <w:t>如下图4.3所示，展示系统功能模块设计。通过深入分析系统需求，本系统划分为管理员端和用户端两大部分。管理员端包含用户管理与古树名木数据上传两个模块；用户端包含注册登录、个人信息管理、古树名木信息查询和古树名木多模态检索四个模块。管理员拥有普通用户的全部操作权限，可通过继承用户端功能完成信息查询与多模态检索。</w:t>
      </w:r>
    </w:p>
    <w:p w14:paraId="006206AF"/>
    <w:p w14:paraId="177EB78D">
      <w:pPr>
        <w:widowControl/>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3644900" cy="3489325"/>
            <wp:effectExtent l="0" t="0" r="0" b="3175"/>
            <wp:docPr id="48" name="图片 48" descr="第四章-图4.3 系统功能模块设计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第四章-图4.3 系统功能模块设计333"/>
                    <pic:cNvPicPr>
                      <a:picLocks noChangeAspect="1"/>
                    </pic:cNvPicPr>
                  </pic:nvPicPr>
                  <pic:blipFill>
                    <a:blip r:embed="rId64"/>
                    <a:stretch>
                      <a:fillRect/>
                    </a:stretch>
                  </pic:blipFill>
                  <pic:spPr>
                    <a:xfrm>
                      <a:off x="0" y="0"/>
                      <a:ext cx="3644900" cy="3489325"/>
                    </a:xfrm>
                    <a:prstGeom prst="rect">
                      <a:avLst/>
                    </a:prstGeom>
                  </pic:spPr>
                </pic:pic>
              </a:graphicData>
            </a:graphic>
          </wp:inline>
        </w:drawing>
      </w:r>
    </w:p>
    <w:p w14:paraId="735457B7">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3</w:t>
      </w:r>
      <w:r>
        <w:rPr>
          <w:sz w:val="21"/>
          <w:szCs w:val="21"/>
        </w:rPr>
        <w:t xml:space="preserve"> 系统功能模块设计</w:t>
      </w:r>
    </w:p>
    <w:p w14:paraId="116C3E2D">
      <w:pPr>
        <w:widowControl/>
        <w:jc w:val="center"/>
      </w:pPr>
      <w:r>
        <w:rPr>
          <w:sz w:val="21"/>
          <w:szCs w:val="21"/>
        </w:rPr>
        <w:t xml:space="preserve">Figure </w:t>
      </w:r>
      <w:r>
        <w:rPr>
          <w:rFonts w:hint="eastAsia"/>
          <w:sz w:val="21"/>
          <w:szCs w:val="21"/>
        </w:rPr>
        <w:t>4</w:t>
      </w:r>
      <w:r>
        <w:rPr>
          <w:sz w:val="21"/>
          <w:szCs w:val="21"/>
        </w:rPr>
        <w:t>.</w:t>
      </w:r>
      <w:r>
        <w:rPr>
          <w:rFonts w:hint="eastAsia"/>
          <w:sz w:val="21"/>
          <w:szCs w:val="21"/>
        </w:rPr>
        <w:t>3</w:t>
      </w:r>
      <w:r>
        <w:rPr>
          <w:sz w:val="21"/>
          <w:szCs w:val="21"/>
        </w:rPr>
        <w:t xml:space="preserve"> System Function Module Design</w:t>
      </w:r>
    </w:p>
    <w:p w14:paraId="7F9AD334">
      <w:pPr>
        <w:widowControl/>
        <w:ind w:firstLine="420" w:firstLineChars="0"/>
      </w:pPr>
      <w:r>
        <w:t>管理员端：</w:t>
      </w:r>
    </w:p>
    <w:p w14:paraId="71A578E9">
      <w:pPr>
        <w:numPr>
          <w:ilvl w:val="0"/>
          <w:numId w:val="0"/>
        </w:numPr>
        <w:ind w:firstLine="420" w:firstLineChars="0"/>
      </w:pPr>
      <w:r>
        <w:rPr>
          <w:rFonts w:hint="eastAsia"/>
          <w:lang w:eastAsia="zh-CN"/>
        </w:rPr>
        <w:t>（</w:t>
      </w:r>
      <w:r>
        <w:rPr>
          <w:rFonts w:hint="eastAsia"/>
          <w:lang w:val="en-US" w:eastAsia="zh-CN"/>
        </w:rPr>
        <w:t>1</w:t>
      </w:r>
      <w:r>
        <w:rPr>
          <w:rFonts w:hint="eastAsia"/>
          <w:lang w:eastAsia="zh-CN"/>
        </w:rPr>
        <w:t>）</w:t>
      </w:r>
      <w:r>
        <w:rPr>
          <w:rFonts w:hint="eastAsia"/>
        </w:rPr>
        <w:t>用户管理模块</w:t>
      </w:r>
    </w:p>
    <w:p w14:paraId="50009525">
      <w:pPr>
        <w:ind w:firstLine="420"/>
      </w:pPr>
      <w:r>
        <w:rPr>
          <w:rFonts w:hint="eastAsia"/>
        </w:rPr>
        <w:t>用户管理模块面向管理员，提供用户信息的全生命周期维护。管理员可根据登录名查询用户信息，并对用户进行重置密码、编辑和删除等维护操作。系统采用</w:t>
      </w:r>
      <w:r>
        <w:rPr>
          <w:rFonts w:hint="eastAsia"/>
          <w:lang w:val="en-US" w:eastAsia="zh-CN"/>
        </w:rPr>
        <w:t>简易</w:t>
      </w:r>
      <w:r>
        <w:rPr>
          <w:rFonts w:hint="eastAsia"/>
        </w:rPr>
        <w:t>RBAC访问控制模型，支持管理员为普通用户分配角色权限，保障系统数据安全。</w:t>
      </w:r>
    </w:p>
    <w:p w14:paraId="00EC3D97">
      <w:pPr>
        <w:ind w:firstLine="420"/>
      </w:pPr>
      <w:r>
        <w:rPr>
          <w:rFonts w:hint="eastAsia"/>
          <w:lang w:eastAsia="zh-CN"/>
        </w:rPr>
        <w:t>（</w:t>
      </w:r>
      <w:r>
        <w:rPr>
          <w:rFonts w:hint="eastAsia"/>
          <w:lang w:val="en-US" w:eastAsia="zh-CN"/>
        </w:rPr>
        <w:t>2</w:t>
      </w:r>
      <w:r>
        <w:rPr>
          <w:rFonts w:hint="eastAsia"/>
          <w:lang w:eastAsia="zh-CN"/>
        </w:rPr>
        <w:t>）</w:t>
      </w:r>
      <w:r>
        <w:rPr>
          <w:rFonts w:hint="eastAsia"/>
        </w:rPr>
        <w:t>古树名木数据上传模块</w:t>
      </w:r>
    </w:p>
    <w:p w14:paraId="02036C40">
      <w:pPr>
        <w:ind w:firstLine="420"/>
      </w:pPr>
      <w:r>
        <w:rPr>
          <w:rFonts w:hint="eastAsia"/>
        </w:rPr>
        <w:t>古树名木数据上传模块是系统的核心数据入口，管理员通过该模块录入古树名木基础信息，包括古树名称、科、属、树种、保护级别、树龄、树高、地理位置坐标及备注描述，并上传关联图像。系统基于现有记录自动生成唯一古树编号（treeCode），同时调用DHLM模型生成128位二进制哈希码，完成古树数据与关联图像的持久化存储。管理员可对已存数据进行修改和删除，保证数据的准确性及实时性。</w:t>
      </w:r>
    </w:p>
    <w:p w14:paraId="585C9509">
      <w:pPr>
        <w:ind w:firstLine="420"/>
      </w:pPr>
      <w:r>
        <w:rPr>
          <w:rFonts w:hint="eastAsia"/>
        </w:rPr>
        <w:t>用户端：</w:t>
      </w:r>
    </w:p>
    <w:p w14:paraId="10E56426">
      <w:pPr>
        <w:ind w:firstLine="420"/>
        <w:rPr>
          <w:rFonts w:hint="eastAsia"/>
        </w:rPr>
      </w:pPr>
      <w:r>
        <w:rPr>
          <w:rFonts w:hint="eastAsia"/>
        </w:rPr>
        <w:t>（1）注册登录模块</w:t>
      </w:r>
    </w:p>
    <w:p w14:paraId="4950E145">
      <w:pPr>
        <w:ind w:firstLine="420"/>
        <w:rPr>
          <w:rFonts w:hint="eastAsia"/>
        </w:rPr>
      </w:pPr>
      <w:r>
        <w:rPr>
          <w:rFonts w:hint="eastAsia"/>
        </w:rPr>
        <w:t>注册登录模块为系统的入口模块，支持用户通过登录名和密码完成注册与登录。注册时系统对登录名进行格式校验（8-12位，包含数字、字母与符号），并通过邮箱唯一性判断实现幂等校验；密码通过MD5加盐值哈希算法加密存储。登录成功后用户进入系统首页，可访问个人信息管理、古树名木信息查询及多模态检索等功能。</w:t>
      </w:r>
    </w:p>
    <w:p w14:paraId="2E4279E5">
      <w:pPr>
        <w:ind w:firstLine="420"/>
      </w:pPr>
      <w:r>
        <w:rPr>
          <w:rFonts w:hint="eastAsia"/>
        </w:rPr>
        <w:t>（2）个人信息管理模块</w:t>
      </w:r>
    </w:p>
    <w:p w14:paraId="474B019C">
      <w:pPr>
        <w:ind w:firstLine="420"/>
        <w:rPr>
          <w:rFonts w:hint="eastAsia"/>
          <w:lang w:eastAsia="zh-CN"/>
        </w:rPr>
      </w:pPr>
      <w:bookmarkStart w:id="156" w:name="_Toc10515"/>
      <w:r>
        <w:rPr>
          <w:rFonts w:hint="eastAsia"/>
        </w:rPr>
        <w:t>个人信息管理模块提供给用户查看和修改个人信息，包括登录名称、个人简介和密码修改等功能。系统对输入内容进行严格验证，如昵称长度限制在8~16个字符范围内，修改密码时必须先使用旧密码验证且新密码不可与旧密码一致，确保账号安全</w:t>
      </w:r>
      <w:r>
        <w:rPr>
          <w:rFonts w:hint="eastAsia"/>
          <w:lang w:eastAsia="zh-CN"/>
        </w:rPr>
        <w:t>。</w:t>
      </w:r>
    </w:p>
    <w:p w14:paraId="1C92E4FB">
      <w:pPr>
        <w:ind w:firstLine="420"/>
        <w:rPr>
          <w:rFonts w:hint="eastAsia"/>
          <w:lang w:eastAsia="zh-CN"/>
        </w:rPr>
      </w:pPr>
      <w:r>
        <w:rPr>
          <w:rFonts w:hint="eastAsia"/>
          <w:lang w:eastAsia="zh-CN"/>
        </w:rPr>
        <w:t>（</w:t>
      </w:r>
      <w:r>
        <w:rPr>
          <w:rFonts w:hint="eastAsia"/>
          <w:lang w:val="en-US" w:eastAsia="zh-CN"/>
        </w:rPr>
        <w:t>3</w:t>
      </w:r>
      <w:r>
        <w:rPr>
          <w:rFonts w:hint="eastAsia"/>
          <w:lang w:eastAsia="zh-CN"/>
        </w:rPr>
        <w:t>）古树名木信息查询模块</w:t>
      </w:r>
    </w:p>
    <w:p w14:paraId="3CC7C4D4">
      <w:pPr>
        <w:ind w:firstLine="420"/>
        <w:rPr>
          <w:rFonts w:hint="eastAsia"/>
          <w:lang w:eastAsia="zh-CN"/>
        </w:rPr>
      </w:pPr>
      <w:r>
        <w:rPr>
          <w:rFonts w:hint="eastAsia"/>
          <w:lang w:eastAsia="zh-CN"/>
        </w:rPr>
        <w:t>古树名木信息查询模块支持两种查询模式及多维度属性筛选。科属种查询模式提供科→属→种三级级联下拉框，用户逐级选择后系统返回对应分类下的古树名木记录；树种名称查询模式支持关键词模糊匹配。查询结果可通过保护级别（一级/二级/三级）和树龄区间进行组合筛选。系统为每株古树提供详情展示功能，点击结果卡片后右侧滑出详情抽屉，展示古树完整档案信息。</w:t>
      </w:r>
    </w:p>
    <w:p w14:paraId="7D4C36B5">
      <w:pPr>
        <w:numPr>
          <w:ilvl w:val="0"/>
          <w:numId w:val="0"/>
        </w:numPr>
        <w:ind w:leftChars="200"/>
        <w:rPr>
          <w:rFonts w:hint="eastAsia"/>
          <w:lang w:eastAsia="zh-CN"/>
        </w:rPr>
      </w:pPr>
      <w:r>
        <w:rPr>
          <w:rFonts w:hint="eastAsia"/>
          <w:lang w:eastAsia="zh-CN"/>
        </w:rPr>
        <w:t>（</w:t>
      </w:r>
      <w:r>
        <w:rPr>
          <w:rFonts w:hint="eastAsia"/>
          <w:lang w:val="en-US" w:eastAsia="zh-CN"/>
        </w:rPr>
        <w:t>4</w:t>
      </w:r>
      <w:r>
        <w:rPr>
          <w:rFonts w:hint="eastAsia"/>
          <w:lang w:eastAsia="zh-CN"/>
        </w:rPr>
        <w:t>）古树名木多模态检索模块</w:t>
      </w:r>
    </w:p>
    <w:p w14:paraId="70173D9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古树名木多模态检索模块支持三种检索模式。以图搜图：用户上传古树图像，系统基于DHLM模型提取视觉特征生成哈希码，返回Top-K相似图像及相似度排名；以图搜位置：用户上传图像，系统通过多模态融合检索返回数据库中相似记录的已知地理位置；以位置搜图：用户输入地理位置坐标，系统检索该坐标附近的古树名木图像。系统支持JPG和PNG两种格式的图像上传，检索结果以可视化形式展现。</w:t>
      </w:r>
    </w:p>
    <w:p w14:paraId="23899916">
      <w:pPr>
        <w:pStyle w:val="4"/>
        <w:spacing w:before="193"/>
      </w:pPr>
      <w:bookmarkStart w:id="157" w:name="_Toc7379"/>
      <w:bookmarkStart w:id="158" w:name="_Toc15302"/>
      <w:r>
        <w:rPr>
          <w:rFonts w:hint="eastAsia"/>
        </w:rPr>
        <w:t>4</w:t>
      </w:r>
      <w:r>
        <w:t>.2.</w:t>
      </w:r>
      <w:r>
        <w:rPr>
          <w:rFonts w:hint="eastAsia"/>
        </w:rPr>
        <w:t>3</w:t>
      </w:r>
      <w:r>
        <w:rPr>
          <w:rFonts w:hint="eastAsia"/>
          <w:lang w:val="en-US" w:eastAsia="zh-CN"/>
        </w:rPr>
        <w:t xml:space="preserve"> </w:t>
      </w:r>
      <w:r>
        <w:t>数据库设计</w:t>
      </w:r>
      <w:bookmarkEnd w:id="156"/>
      <w:bookmarkEnd w:id="157"/>
      <w:bookmarkEnd w:id="158"/>
    </w:p>
    <w:p w14:paraId="6C7EB221">
      <w:pPr>
        <w:ind w:firstLine="420"/>
        <w:rPr>
          <w:rFonts w:hint="eastAsia"/>
        </w:rPr>
      </w:pPr>
      <w:r>
        <w:rPr>
          <w:rFonts w:hint="eastAsia"/>
        </w:rPr>
        <w:t>本系统采用实体关系</w:t>
      </w:r>
      <w:r>
        <w:rPr>
          <w:rFonts w:hint="eastAsia"/>
          <w:lang w:val="en-US" w:eastAsia="zh-CN"/>
        </w:rPr>
        <w:t>ER</w:t>
      </w:r>
      <w:r>
        <w:rPr>
          <w:rFonts w:hint="eastAsia"/>
        </w:rPr>
        <w:t>（</w:t>
      </w:r>
      <w:r>
        <w:rPr>
          <w:rFonts w:eastAsia="Segoe UI"/>
          <w:color w:val="0D0D0D"/>
          <w:shd w:val="clear" w:color="auto" w:fill="FFFFFF"/>
        </w:rPr>
        <w:t>Entity-Relationshi</w:t>
      </w:r>
      <w:r>
        <w:rPr>
          <w:rFonts w:hint="eastAsia"/>
          <w:color w:val="0D0D0D"/>
          <w:shd w:val="clear" w:color="auto" w:fill="FFFFFF"/>
        </w:rPr>
        <w:t>p</w:t>
      </w:r>
      <w:r>
        <w:rPr>
          <w:rFonts w:hint="eastAsia"/>
        </w:rPr>
        <w:t>）图对系统中的关键实体及其关系进行抽象</w:t>
      </w:r>
      <w:r>
        <w:rPr>
          <w:rFonts w:hint="eastAsia"/>
          <w:lang w:eastAsia="zh-CN"/>
        </w:rPr>
        <w:t>，</w:t>
      </w:r>
      <w:r>
        <w:rPr>
          <w:rFonts w:hint="eastAsia"/>
        </w:rPr>
        <w:t>本系统ER图如</w:t>
      </w:r>
      <w:r>
        <w:rPr>
          <w:rFonts w:hint="eastAsia"/>
          <w:lang w:val="en-US" w:eastAsia="zh-CN"/>
        </w:rPr>
        <w:t>下</w:t>
      </w:r>
      <w:r>
        <w:rPr>
          <w:rFonts w:hint="eastAsia"/>
        </w:rPr>
        <w:t>图4.4所示。</w:t>
      </w:r>
    </w:p>
    <w:p w14:paraId="1DD254FD">
      <w:pPr>
        <w:ind w:firstLine="420"/>
        <w:rPr>
          <w:rFonts w:hint="eastAsia" w:eastAsia="宋体"/>
          <w:lang w:val="en-US" w:eastAsia="zh-CN"/>
        </w:rPr>
      </w:pPr>
      <w:r>
        <w:rPr>
          <w:rFonts w:hint="eastAsia"/>
        </w:rPr>
        <w:t>根据ER图中所呈现出的实体属性和实体关系，本系统使用关系型数据库MySQL对数据进行存储和管理，以下以数据库表的形式，说明古树名木检索系统数据库中数据组织方式和关系，本系统主要涉及4张核心数据库表，即用户信息表、图像表、树木表和权限角色表。其中，用户信息表用于存储系统用户的基本信息，通过用户</w:t>
      </w:r>
      <w:r>
        <w:rPr>
          <w:rFonts w:hint="eastAsia"/>
          <w:lang w:val="en-US" w:eastAsia="zh-CN"/>
        </w:rPr>
        <w:t>id</w:t>
      </w:r>
      <w:r>
        <w:rPr>
          <w:rFonts w:hint="eastAsia"/>
        </w:rPr>
        <w:t>作为主键唯一标识每个用户，并通过per_role_id外键与权限角色表建立关联；图像表则用于管理用户上传的古树名木图像数据，图像</w:t>
      </w:r>
      <w:r>
        <w:rPr>
          <w:rFonts w:hint="eastAsia"/>
          <w:lang w:val="en-US" w:eastAsia="zh-CN"/>
        </w:rPr>
        <w:t>id</w:t>
      </w:r>
      <w:r>
        <w:rPr>
          <w:rFonts w:hint="eastAsia"/>
        </w:rPr>
        <w:t>为主键，确保每幅图像的唯一性，并通过tree_id外键与树木表建立关联，实现图像与树木信息的对应；树木表是核心数据表之一，记录古树名木的属性，树木</w:t>
      </w:r>
      <w:r>
        <w:rPr>
          <w:rFonts w:hint="eastAsia"/>
          <w:lang w:val="en-US" w:eastAsia="zh-CN"/>
        </w:rPr>
        <w:t>id</w:t>
      </w:r>
      <w:r>
        <w:rPr>
          <w:rFonts w:hint="eastAsia"/>
        </w:rPr>
        <w:t>作为主键</w:t>
      </w:r>
      <w:r>
        <w:rPr>
          <w:rFonts w:hint="eastAsia"/>
          <w:lang w:eastAsia="zh-CN"/>
        </w:rPr>
        <w:t>，</w:t>
      </w:r>
      <w:r>
        <w:rPr>
          <w:rFonts w:hint="eastAsia"/>
          <w:lang w:val="en-US" w:eastAsia="zh-CN"/>
        </w:rPr>
        <w:t>其余属性其中包括古树名称、树种名称、科属、保护级别、树龄、树高和经纬坐标等</w:t>
      </w:r>
      <w:r>
        <w:rPr>
          <w:rFonts w:hint="eastAsia"/>
        </w:rPr>
        <w:t>；权限角色表主要用于系统的权限管理，角色</w:t>
      </w:r>
      <w:r>
        <w:rPr>
          <w:rFonts w:hint="eastAsia"/>
          <w:lang w:val="en-US" w:eastAsia="zh-CN"/>
        </w:rPr>
        <w:t>id</w:t>
      </w:r>
      <w:r>
        <w:rPr>
          <w:rFonts w:hint="eastAsia"/>
        </w:rPr>
        <w:t>为主键，从而为不同用户分配相应的操作权限，保障系统数据的安全与规范访问。</w:t>
      </w:r>
    </w:p>
    <w:p w14:paraId="7003B0C4">
      <w:pPr>
        <w:ind w:firstLine="420"/>
        <w:rPr>
          <w:rFonts w:hint="default"/>
          <w:lang w:val="en-US" w:eastAsia="zh-CN"/>
        </w:rPr>
      </w:pPr>
    </w:p>
    <w:p w14:paraId="551D25F6">
      <w:pPr>
        <w:widowControl/>
        <w:ind w:left="0" w:leftChars="0" w:firstLine="0" w:firstLineChars="0"/>
        <w:jc w:val="both"/>
        <w:rPr>
          <w:b/>
          <w:bCs/>
        </w:rPr>
      </w:pPr>
      <w:r>
        <w:drawing>
          <wp:inline distT="0" distB="0" distL="114300" distR="114300">
            <wp:extent cx="5456555" cy="1414780"/>
            <wp:effectExtent l="0" t="0" r="4445" b="7620"/>
            <wp:docPr id="4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9"/>
                    <pic:cNvPicPr>
                      <a:picLocks noChangeAspect="1"/>
                    </pic:cNvPicPr>
                  </pic:nvPicPr>
                  <pic:blipFill>
                    <a:blip r:embed="rId65"/>
                    <a:stretch>
                      <a:fillRect/>
                    </a:stretch>
                  </pic:blipFill>
                  <pic:spPr>
                    <a:xfrm>
                      <a:off x="0" y="0"/>
                      <a:ext cx="5456555" cy="1414780"/>
                    </a:xfrm>
                    <a:prstGeom prst="rect">
                      <a:avLst/>
                    </a:prstGeom>
                    <a:noFill/>
                    <a:ln>
                      <a:noFill/>
                    </a:ln>
                  </pic:spPr>
                </pic:pic>
              </a:graphicData>
            </a:graphic>
          </wp:inline>
        </w:drawing>
      </w:r>
    </w:p>
    <w:p w14:paraId="7AAF337D">
      <w:pPr>
        <w:ind w:left="0" w:leftChars="0" w:firstLine="0" w:firstLineChars="0"/>
        <w:jc w:val="center"/>
        <w:rPr>
          <w:sz w:val="21"/>
          <w:szCs w:val="21"/>
        </w:rPr>
      </w:pPr>
      <w:r>
        <w:rPr>
          <w:sz w:val="21"/>
          <w:szCs w:val="21"/>
        </w:rPr>
        <w:t>图</w:t>
      </w:r>
      <w:r>
        <w:rPr>
          <w:rFonts w:hint="eastAsia"/>
          <w:sz w:val="21"/>
          <w:szCs w:val="21"/>
        </w:rPr>
        <w:t>4</w:t>
      </w:r>
      <w:r>
        <w:rPr>
          <w:sz w:val="21"/>
          <w:szCs w:val="21"/>
        </w:rPr>
        <w:t>.</w:t>
      </w:r>
      <w:r>
        <w:rPr>
          <w:rFonts w:hint="eastAsia"/>
          <w:sz w:val="21"/>
          <w:szCs w:val="21"/>
        </w:rPr>
        <w:t>4</w:t>
      </w:r>
      <w:r>
        <w:rPr>
          <w:sz w:val="21"/>
          <w:szCs w:val="21"/>
        </w:rPr>
        <w:t xml:space="preserve"> 系统ER图</w:t>
      </w:r>
    </w:p>
    <w:p w14:paraId="213672A2">
      <w:pPr>
        <w:widowControl/>
        <w:ind w:left="0" w:leftChars="0" w:firstLine="0" w:firstLineChars="0"/>
        <w:jc w:val="center"/>
      </w:pPr>
      <w:r>
        <w:rPr>
          <w:sz w:val="21"/>
          <w:szCs w:val="21"/>
        </w:rPr>
        <w:t xml:space="preserve">Figure </w:t>
      </w:r>
      <w:r>
        <w:rPr>
          <w:rFonts w:hint="eastAsia"/>
          <w:sz w:val="21"/>
          <w:szCs w:val="21"/>
        </w:rPr>
        <w:t>4</w:t>
      </w:r>
      <w:r>
        <w:rPr>
          <w:sz w:val="21"/>
          <w:szCs w:val="21"/>
        </w:rPr>
        <w:t>.</w:t>
      </w:r>
      <w:r>
        <w:rPr>
          <w:rFonts w:hint="eastAsia"/>
          <w:sz w:val="21"/>
          <w:szCs w:val="21"/>
        </w:rPr>
        <w:t>4</w:t>
      </w:r>
      <w:r>
        <w:rPr>
          <w:sz w:val="21"/>
          <w:szCs w:val="21"/>
        </w:rPr>
        <w:t xml:space="preserve"> ER Diagram of </w:t>
      </w:r>
      <w:r>
        <w:rPr>
          <w:rFonts w:hint="eastAsia"/>
          <w:sz w:val="21"/>
          <w:szCs w:val="21"/>
          <w:lang w:val="en-US" w:eastAsia="zh-CN"/>
        </w:rPr>
        <w:t>t</w:t>
      </w:r>
      <w:r>
        <w:rPr>
          <w:sz w:val="21"/>
          <w:szCs w:val="21"/>
        </w:rPr>
        <w:t>he System</w:t>
      </w:r>
    </w:p>
    <w:p w14:paraId="170374E9">
      <w:pPr>
        <w:ind w:firstLine="420"/>
        <w:rPr>
          <w:rFonts w:hint="eastAsia"/>
        </w:rPr>
      </w:pPr>
    </w:p>
    <w:p w14:paraId="36CE277D">
      <w:pPr>
        <w:widowControl/>
        <w:numPr>
          <w:ilvl w:val="0"/>
          <w:numId w:val="15"/>
        </w:numPr>
        <w:ind w:firstLine="420"/>
        <w:jc w:val="left"/>
      </w:pPr>
      <w:r>
        <w:t>用户</w:t>
      </w:r>
      <w:r>
        <w:rPr>
          <w:rFonts w:hint="eastAsia"/>
        </w:rPr>
        <w:t>信息</w:t>
      </w:r>
      <w:r>
        <w:t>表</w:t>
      </w:r>
    </w:p>
    <w:p w14:paraId="23473DFF">
      <w:pPr>
        <w:widowControl/>
        <w:numPr>
          <w:ilvl w:val="0"/>
          <w:numId w:val="0"/>
        </w:numPr>
        <w:ind w:firstLine="420" w:firstLineChars="0"/>
        <w:jc w:val="left"/>
      </w:pPr>
      <w:r>
        <w:rPr>
          <w:rFonts w:hint="eastAsia"/>
          <w:lang w:eastAsia="zh-CN"/>
        </w:rPr>
        <w:t>见</w:t>
      </w:r>
      <w:r>
        <w:rPr>
          <w:rFonts w:hint="eastAsia"/>
          <w:lang w:val="en-US" w:eastAsia="zh-CN"/>
        </w:rPr>
        <w:t>下</w:t>
      </w:r>
      <w:r>
        <w:rPr>
          <w:rFonts w:hint="eastAsia"/>
          <w:lang w:eastAsia="zh-CN"/>
        </w:rPr>
        <w:t>表</w:t>
      </w:r>
      <w:r>
        <w:rPr>
          <w:rFonts w:hint="eastAsia"/>
        </w:rPr>
        <w:t>4.1所示，存储用户信息。</w:t>
      </w:r>
      <w:r>
        <w:t>主要包括</w:t>
      </w:r>
      <w:r>
        <w:rPr>
          <w:rFonts w:hint="eastAsia"/>
        </w:rPr>
        <w:t>自增</w:t>
      </w:r>
      <w:r>
        <w:t>主键、</w:t>
      </w:r>
      <w:r>
        <w:rPr>
          <w:rFonts w:hint="eastAsia"/>
          <w:lang w:eastAsia="zh-CN"/>
        </w:rPr>
        <w:t>登录名</w:t>
      </w:r>
      <w:r>
        <w:t>、密码（通过</w:t>
      </w:r>
      <w:r>
        <w:rPr>
          <w:rFonts w:hint="eastAsia"/>
          <w:lang w:eastAsia="zh-CN"/>
        </w:rPr>
        <w:t>MD5加盐值</w:t>
      </w:r>
      <w:r>
        <w:rPr>
          <w:rFonts w:hint="eastAsia"/>
          <w:lang w:val="en-US" w:eastAsia="zh-CN"/>
        </w:rPr>
        <w:t>哈希算法加密</w:t>
      </w:r>
      <w:r>
        <w:t>）</w:t>
      </w:r>
      <w:r>
        <w:rPr>
          <w:rFonts w:hint="eastAsia"/>
        </w:rPr>
        <w:t>和</w:t>
      </w:r>
      <w:r>
        <w:t>用户</w:t>
      </w:r>
      <w:r>
        <w:rPr>
          <w:rFonts w:hint="eastAsia"/>
        </w:rPr>
        <w:t>角色</w:t>
      </w:r>
      <w:r>
        <w:t>等信息。</w:t>
      </w:r>
    </w:p>
    <w:p w14:paraId="50FC2E5B">
      <w:pPr>
        <w:widowControl/>
        <w:numPr>
          <w:ilvl w:val="0"/>
          <w:numId w:val="0"/>
        </w:numPr>
        <w:ind w:firstLine="420" w:firstLineChars="0"/>
        <w:jc w:val="left"/>
      </w:pPr>
    </w:p>
    <w:p w14:paraId="73BC9DF4">
      <w:pPr>
        <w:pStyle w:val="41"/>
        <w:ind w:left="0" w:leftChars="0" w:firstLine="0" w:firstLineChars="0"/>
        <w:jc w:val="center"/>
        <w:rPr>
          <w:rFonts w:hint="eastAsia" w:ascii="宋体" w:hAnsi="宋体" w:cs="宋体"/>
          <w:sz w:val="21"/>
          <w:szCs w:val="21"/>
        </w:rPr>
      </w:pPr>
      <w:r>
        <w:rPr>
          <w:rFonts w:hint="eastAsia" w:ascii="宋体" w:hAnsi="宋体" w:cs="宋体"/>
          <w:sz w:val="21"/>
          <w:szCs w:val="21"/>
        </w:rPr>
        <w:t>表</w:t>
      </w:r>
      <w:r>
        <w:rPr>
          <w:rFonts w:cs="Times New Roman"/>
          <w:sz w:val="21"/>
          <w:szCs w:val="21"/>
        </w:rPr>
        <w:t>4.1</w:t>
      </w:r>
      <w:r>
        <w:rPr>
          <w:rFonts w:hint="eastAsia" w:ascii="宋体" w:hAnsi="宋体" w:cs="宋体"/>
          <w:sz w:val="21"/>
          <w:szCs w:val="21"/>
        </w:rPr>
        <w:t xml:space="preserve"> 用户信息表</w:t>
      </w:r>
    </w:p>
    <w:p w14:paraId="5733303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.1 User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1434"/>
        <w:gridCol w:w="872"/>
        <w:gridCol w:w="1990"/>
        <w:gridCol w:w="1230"/>
        <w:gridCol w:w="1435"/>
      </w:tblGrid>
      <w:tr w14:paraId="3836E71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1696" w:type="dxa"/>
            <w:tcBorders>
              <w:top w:val="single" w:color="000000" w:sz="12" w:space="0"/>
              <w:left w:val="nil"/>
              <w:bottom w:val="nil"/>
              <w:right w:val="nil"/>
            </w:tcBorders>
            <w:noWrap w:val="0"/>
            <w:tcMar>
              <w:top w:w="-1" w:type="dxa"/>
              <w:left w:w="-1" w:type="dxa"/>
              <w:bottom w:w="-1" w:type="dxa"/>
              <w:right w:w="-1" w:type="dxa"/>
            </w:tcMar>
            <w:vAlign w:val="center"/>
          </w:tcPr>
          <w:p w14:paraId="51EFB5D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434" w:type="dxa"/>
            <w:tcBorders>
              <w:top w:val="single" w:color="000000" w:sz="12" w:space="0"/>
              <w:left w:val="nil"/>
              <w:bottom w:val="nil"/>
              <w:right w:val="nil"/>
            </w:tcBorders>
            <w:noWrap w:val="0"/>
            <w:tcMar>
              <w:top w:w="-1" w:type="dxa"/>
              <w:left w:w="-1" w:type="dxa"/>
              <w:bottom w:w="-1" w:type="dxa"/>
              <w:right w:w="-1" w:type="dxa"/>
            </w:tcMar>
            <w:vAlign w:val="center"/>
          </w:tcPr>
          <w:p w14:paraId="356446F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数据</w:t>
            </w:r>
            <w:r>
              <w:rPr>
                <w:rFonts w:cs="Times New Roman"/>
                <w:b/>
                <w:bCs/>
                <w:sz w:val="21"/>
                <w:szCs w:val="21"/>
              </w:rPr>
              <w:t>类型</w:t>
            </w:r>
          </w:p>
        </w:tc>
        <w:tc>
          <w:tcPr>
            <w:tcW w:w="872" w:type="dxa"/>
            <w:tcBorders>
              <w:top w:val="single" w:color="000000" w:sz="12" w:space="0"/>
              <w:left w:val="nil"/>
              <w:bottom w:val="nil"/>
              <w:right w:val="nil"/>
            </w:tcBorders>
            <w:noWrap w:val="0"/>
            <w:tcMar>
              <w:top w:w="-1" w:type="dxa"/>
              <w:left w:w="-1" w:type="dxa"/>
              <w:bottom w:w="-1" w:type="dxa"/>
              <w:right w:w="-1" w:type="dxa"/>
            </w:tcMar>
            <w:vAlign w:val="center"/>
          </w:tcPr>
          <w:p w14:paraId="7279798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90" w:type="dxa"/>
            <w:tcBorders>
              <w:top w:val="single" w:color="000000" w:sz="12" w:space="0"/>
              <w:left w:val="nil"/>
              <w:bottom w:val="nil"/>
              <w:right w:val="nil"/>
            </w:tcBorders>
            <w:noWrap w:val="0"/>
            <w:tcMar>
              <w:top w:w="-1" w:type="dxa"/>
              <w:left w:w="-1" w:type="dxa"/>
              <w:bottom w:w="-1" w:type="dxa"/>
              <w:right w:w="-1" w:type="dxa"/>
            </w:tcMar>
            <w:vAlign w:val="center"/>
          </w:tcPr>
          <w:p w14:paraId="541F6C4B">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30" w:type="dxa"/>
            <w:tcBorders>
              <w:top w:val="single" w:color="000000" w:sz="12" w:space="0"/>
              <w:left w:val="nil"/>
              <w:bottom w:val="nil"/>
              <w:right w:val="nil"/>
            </w:tcBorders>
            <w:noWrap w:val="0"/>
            <w:tcMar>
              <w:top w:w="-1" w:type="dxa"/>
              <w:left w:w="-1" w:type="dxa"/>
              <w:bottom w:w="-1" w:type="dxa"/>
              <w:right w:w="-1" w:type="dxa"/>
            </w:tcMar>
            <w:vAlign w:val="center"/>
          </w:tcPr>
          <w:p w14:paraId="52FCECE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35" w:type="dxa"/>
            <w:tcBorders>
              <w:top w:val="single" w:color="000000" w:sz="12" w:space="0"/>
              <w:left w:val="nil"/>
              <w:bottom w:val="nil"/>
              <w:right w:val="nil"/>
            </w:tcBorders>
            <w:noWrap w:val="0"/>
            <w:tcMar>
              <w:top w:w="-1" w:type="dxa"/>
              <w:left w:w="-1" w:type="dxa"/>
              <w:bottom w:w="-1" w:type="dxa"/>
              <w:right w:w="-1" w:type="dxa"/>
            </w:tcMar>
            <w:vAlign w:val="center"/>
          </w:tcPr>
          <w:p w14:paraId="152B152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FD90C6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single" w:color="000000" w:sz="4" w:space="0"/>
              <w:left w:val="nil"/>
              <w:bottom w:val="nil"/>
              <w:right w:val="nil"/>
            </w:tcBorders>
            <w:noWrap w:val="0"/>
            <w:tcMar>
              <w:top w:w="-1" w:type="dxa"/>
              <w:left w:w="-1" w:type="dxa"/>
              <w:bottom w:w="-1" w:type="dxa"/>
              <w:right w:w="-1" w:type="dxa"/>
            </w:tcMar>
            <w:vAlign w:val="center"/>
          </w:tcPr>
          <w:p w14:paraId="5F42A5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434" w:type="dxa"/>
            <w:tcBorders>
              <w:top w:val="single" w:color="000000" w:sz="4" w:space="0"/>
              <w:left w:val="nil"/>
              <w:bottom w:val="nil"/>
              <w:right w:val="nil"/>
            </w:tcBorders>
            <w:noWrap w:val="0"/>
            <w:tcMar>
              <w:top w:w="-1" w:type="dxa"/>
              <w:left w:w="-1" w:type="dxa"/>
              <w:bottom w:w="-1" w:type="dxa"/>
              <w:right w:w="-1" w:type="dxa"/>
            </w:tcMar>
            <w:vAlign w:val="center"/>
          </w:tcPr>
          <w:p w14:paraId="33AE8AC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single" w:color="000000" w:sz="4" w:space="0"/>
              <w:left w:val="nil"/>
              <w:bottom w:val="nil"/>
              <w:right w:val="nil"/>
            </w:tcBorders>
            <w:noWrap w:val="0"/>
            <w:tcMar>
              <w:top w:w="-1" w:type="dxa"/>
              <w:left w:w="-1" w:type="dxa"/>
              <w:bottom w:w="-1" w:type="dxa"/>
              <w:right w:w="-1" w:type="dxa"/>
            </w:tcMar>
            <w:vAlign w:val="center"/>
          </w:tcPr>
          <w:p w14:paraId="143DA9E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single" w:color="000000" w:sz="4" w:space="0"/>
              <w:left w:val="nil"/>
              <w:bottom w:val="nil"/>
              <w:right w:val="nil"/>
            </w:tcBorders>
            <w:noWrap w:val="0"/>
            <w:tcMar>
              <w:top w:w="-1" w:type="dxa"/>
              <w:left w:w="-1" w:type="dxa"/>
              <w:bottom w:w="-1" w:type="dxa"/>
              <w:right w:w="-1" w:type="dxa"/>
            </w:tcMar>
            <w:vAlign w:val="center"/>
          </w:tcPr>
          <w:p w14:paraId="3E8BFD5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30" w:type="dxa"/>
            <w:tcBorders>
              <w:top w:val="single" w:color="000000" w:sz="4" w:space="0"/>
              <w:left w:val="nil"/>
              <w:bottom w:val="nil"/>
              <w:right w:val="nil"/>
            </w:tcBorders>
            <w:noWrap w:val="0"/>
            <w:tcMar>
              <w:top w:w="-1" w:type="dxa"/>
              <w:left w:w="-1" w:type="dxa"/>
              <w:bottom w:w="-1" w:type="dxa"/>
              <w:right w:w="-1" w:type="dxa"/>
            </w:tcMar>
            <w:vAlign w:val="center"/>
          </w:tcPr>
          <w:p w14:paraId="62E99BE2">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35" w:type="dxa"/>
            <w:tcBorders>
              <w:top w:val="single" w:color="000000" w:sz="4" w:space="0"/>
              <w:left w:val="nil"/>
              <w:bottom w:val="nil"/>
              <w:right w:val="nil"/>
            </w:tcBorders>
            <w:noWrap w:val="0"/>
            <w:tcMar>
              <w:top w:w="-1" w:type="dxa"/>
              <w:left w:w="-1" w:type="dxa"/>
              <w:bottom w:w="-1" w:type="dxa"/>
              <w:right w:w="-1" w:type="dxa"/>
            </w:tcMar>
            <w:vAlign w:val="center"/>
          </w:tcPr>
          <w:p w14:paraId="11A9548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4918F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E3A175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login_name</w:t>
            </w:r>
          </w:p>
        </w:tc>
        <w:tc>
          <w:tcPr>
            <w:tcW w:w="1434" w:type="dxa"/>
            <w:tcBorders>
              <w:top w:val="nil"/>
              <w:left w:val="nil"/>
              <w:bottom w:val="nil"/>
              <w:right w:val="nil"/>
            </w:tcBorders>
            <w:noWrap w:val="0"/>
            <w:tcMar>
              <w:top w:w="-1" w:type="dxa"/>
              <w:left w:w="-1" w:type="dxa"/>
              <w:bottom w:w="-1" w:type="dxa"/>
              <w:right w:w="-1" w:type="dxa"/>
            </w:tcMar>
            <w:vAlign w:val="center"/>
          </w:tcPr>
          <w:p w14:paraId="6CAE5F3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6BD62A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90" w:type="dxa"/>
            <w:tcBorders>
              <w:top w:val="nil"/>
              <w:left w:val="nil"/>
              <w:bottom w:val="nil"/>
              <w:right w:val="nil"/>
            </w:tcBorders>
            <w:noWrap w:val="0"/>
            <w:tcMar>
              <w:top w:w="-1" w:type="dxa"/>
              <w:left w:w="-1" w:type="dxa"/>
              <w:bottom w:w="-1" w:type="dxa"/>
              <w:right w:w="-1" w:type="dxa"/>
            </w:tcMar>
            <w:vAlign w:val="center"/>
          </w:tcPr>
          <w:p w14:paraId="796F0B68">
            <w:pPr>
              <w:pStyle w:val="41"/>
              <w:snapToGrid w:val="0"/>
              <w:spacing w:line="240" w:lineRule="auto"/>
              <w:ind w:left="0" w:leftChars="0" w:right="0" w:rightChars="0" w:firstLine="0" w:firstLineChars="0"/>
              <w:jc w:val="center"/>
              <w:rPr>
                <w:rFonts w:hint="eastAsia" w:eastAsia="宋体" w:cs="Times New Roman"/>
                <w:sz w:val="21"/>
                <w:szCs w:val="21"/>
                <w:lang w:eastAsia="zh-CN"/>
              </w:rPr>
            </w:pPr>
            <w:r>
              <w:rPr>
                <w:rFonts w:hint="eastAsia" w:cs="Times New Roman"/>
                <w:sz w:val="21"/>
                <w:szCs w:val="21"/>
                <w:lang w:eastAsia="zh-CN"/>
              </w:rPr>
              <w:t>登录名</w:t>
            </w:r>
          </w:p>
        </w:tc>
        <w:tc>
          <w:tcPr>
            <w:tcW w:w="1230" w:type="dxa"/>
            <w:tcBorders>
              <w:top w:val="nil"/>
              <w:left w:val="nil"/>
              <w:bottom w:val="nil"/>
              <w:right w:val="nil"/>
            </w:tcBorders>
            <w:noWrap w:val="0"/>
            <w:tcMar>
              <w:top w:w="-1" w:type="dxa"/>
              <w:left w:w="-1" w:type="dxa"/>
              <w:bottom w:w="-1" w:type="dxa"/>
              <w:right w:w="-1" w:type="dxa"/>
            </w:tcMar>
            <w:vAlign w:val="center"/>
          </w:tcPr>
          <w:p w14:paraId="4836623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5FB9E2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D7D1B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77B6DD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password</w:t>
            </w:r>
          </w:p>
        </w:tc>
        <w:tc>
          <w:tcPr>
            <w:tcW w:w="1434" w:type="dxa"/>
            <w:tcBorders>
              <w:top w:val="nil"/>
              <w:left w:val="nil"/>
              <w:bottom w:val="nil"/>
              <w:right w:val="nil"/>
            </w:tcBorders>
            <w:noWrap w:val="0"/>
            <w:tcMar>
              <w:top w:w="-1" w:type="dxa"/>
              <w:left w:w="-1" w:type="dxa"/>
              <w:bottom w:w="-1" w:type="dxa"/>
              <w:right w:w="-1" w:type="dxa"/>
            </w:tcMar>
            <w:vAlign w:val="center"/>
          </w:tcPr>
          <w:p w14:paraId="57A15D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14F798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128</w:t>
            </w:r>
          </w:p>
        </w:tc>
        <w:tc>
          <w:tcPr>
            <w:tcW w:w="1990" w:type="dxa"/>
            <w:tcBorders>
              <w:top w:val="nil"/>
              <w:left w:val="nil"/>
              <w:bottom w:val="nil"/>
              <w:right w:val="nil"/>
            </w:tcBorders>
            <w:noWrap w:val="0"/>
            <w:tcMar>
              <w:top w:w="-1" w:type="dxa"/>
              <w:left w:w="-1" w:type="dxa"/>
              <w:bottom w:w="-1" w:type="dxa"/>
              <w:right w:w="-1" w:type="dxa"/>
            </w:tcMar>
            <w:vAlign w:val="center"/>
          </w:tcPr>
          <w:p w14:paraId="4CA5EE3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密码</w:t>
            </w:r>
          </w:p>
        </w:tc>
        <w:tc>
          <w:tcPr>
            <w:tcW w:w="1230" w:type="dxa"/>
            <w:tcBorders>
              <w:top w:val="nil"/>
              <w:left w:val="nil"/>
              <w:bottom w:val="nil"/>
              <w:right w:val="nil"/>
            </w:tcBorders>
            <w:noWrap w:val="0"/>
            <w:tcMar>
              <w:top w:w="-1" w:type="dxa"/>
              <w:left w:w="-1" w:type="dxa"/>
              <w:bottom w:w="-1" w:type="dxa"/>
              <w:right w:w="-1" w:type="dxa"/>
            </w:tcMar>
            <w:vAlign w:val="center"/>
          </w:tcPr>
          <w:p w14:paraId="5C66B32B">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74B81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328FF84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0E1AAF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434" w:type="dxa"/>
            <w:tcBorders>
              <w:top w:val="nil"/>
              <w:left w:val="nil"/>
              <w:bottom w:val="nil"/>
              <w:right w:val="nil"/>
            </w:tcBorders>
            <w:noWrap w:val="0"/>
            <w:tcMar>
              <w:top w:w="-1" w:type="dxa"/>
              <w:left w:w="-1" w:type="dxa"/>
              <w:bottom w:w="-1" w:type="dxa"/>
              <w:right w:w="-1" w:type="dxa"/>
            </w:tcMar>
            <w:vAlign w:val="center"/>
          </w:tcPr>
          <w:p w14:paraId="3AD4EC9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int</w:t>
            </w:r>
          </w:p>
        </w:tc>
        <w:tc>
          <w:tcPr>
            <w:tcW w:w="872" w:type="dxa"/>
            <w:tcBorders>
              <w:top w:val="nil"/>
              <w:left w:val="nil"/>
              <w:bottom w:val="nil"/>
              <w:right w:val="nil"/>
            </w:tcBorders>
            <w:noWrap w:val="0"/>
            <w:tcMar>
              <w:top w:w="-1" w:type="dxa"/>
              <w:left w:w="-1" w:type="dxa"/>
              <w:bottom w:w="-1" w:type="dxa"/>
              <w:right w:w="-1" w:type="dxa"/>
            </w:tcMar>
            <w:vAlign w:val="center"/>
          </w:tcPr>
          <w:p w14:paraId="0D253E3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D9C6E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年龄</w:t>
            </w:r>
          </w:p>
        </w:tc>
        <w:tc>
          <w:tcPr>
            <w:tcW w:w="1230" w:type="dxa"/>
            <w:tcBorders>
              <w:top w:val="nil"/>
              <w:left w:val="nil"/>
              <w:bottom w:val="nil"/>
              <w:right w:val="nil"/>
            </w:tcBorders>
            <w:noWrap w:val="0"/>
            <w:tcMar>
              <w:top w:w="-1" w:type="dxa"/>
              <w:left w:w="-1" w:type="dxa"/>
              <w:bottom w:w="-1" w:type="dxa"/>
              <w:right w:w="-1" w:type="dxa"/>
            </w:tcMar>
            <w:vAlign w:val="center"/>
          </w:tcPr>
          <w:p w14:paraId="0A960305">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2C3737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677614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DEDA1B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434" w:type="dxa"/>
            <w:tcBorders>
              <w:top w:val="nil"/>
              <w:left w:val="nil"/>
              <w:bottom w:val="nil"/>
              <w:right w:val="nil"/>
            </w:tcBorders>
            <w:noWrap w:val="0"/>
            <w:tcMar>
              <w:top w:w="-1" w:type="dxa"/>
              <w:left w:w="-1" w:type="dxa"/>
              <w:bottom w:w="-1" w:type="dxa"/>
              <w:right w:w="-1" w:type="dxa"/>
            </w:tcMar>
            <w:vAlign w:val="center"/>
          </w:tcPr>
          <w:p w14:paraId="2DC90B6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72" w:type="dxa"/>
            <w:tcBorders>
              <w:top w:val="nil"/>
              <w:left w:val="nil"/>
              <w:bottom w:val="nil"/>
              <w:right w:val="nil"/>
            </w:tcBorders>
            <w:noWrap w:val="0"/>
            <w:tcMar>
              <w:top w:w="-1" w:type="dxa"/>
              <w:left w:w="-1" w:type="dxa"/>
              <w:bottom w:w="-1" w:type="dxa"/>
              <w:right w:w="-1" w:type="dxa"/>
            </w:tcMar>
            <w:vAlign w:val="center"/>
          </w:tcPr>
          <w:p w14:paraId="6F414A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1A6F08A1">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w:t>
            </w:r>
            <w:r>
              <w:rPr>
                <w:rFonts w:hint="eastAsia" w:cs="Times New Roman"/>
                <w:sz w:val="21"/>
                <w:szCs w:val="21"/>
              </w:rPr>
              <w:t>介绍</w:t>
            </w:r>
          </w:p>
        </w:tc>
        <w:tc>
          <w:tcPr>
            <w:tcW w:w="1230" w:type="dxa"/>
            <w:tcBorders>
              <w:top w:val="nil"/>
              <w:left w:val="nil"/>
              <w:bottom w:val="nil"/>
              <w:right w:val="nil"/>
            </w:tcBorders>
            <w:noWrap w:val="0"/>
            <w:tcMar>
              <w:top w:w="-1" w:type="dxa"/>
              <w:left w:w="-1" w:type="dxa"/>
              <w:bottom w:w="-1" w:type="dxa"/>
              <w:right w:w="-1" w:type="dxa"/>
            </w:tcMar>
            <w:vAlign w:val="center"/>
          </w:tcPr>
          <w:p w14:paraId="082122B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5E69E2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w:t>
            </w:r>
          </w:p>
        </w:tc>
      </w:tr>
      <w:tr w14:paraId="21239F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029069C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per</w:t>
            </w:r>
            <w:r>
              <w:rPr>
                <w:rFonts w:hint="eastAsia" w:cs="Times New Roman"/>
                <w:sz w:val="21"/>
                <w:szCs w:val="21"/>
              </w:rPr>
              <w:t>_</w:t>
            </w:r>
            <w:r>
              <w:rPr>
                <w:rFonts w:hint="eastAsia" w:cs="Times New Roman"/>
                <w:sz w:val="21"/>
                <w:szCs w:val="21"/>
                <w:lang w:val="en-US" w:eastAsia="zh-CN"/>
              </w:rPr>
              <w:t>role_</w:t>
            </w:r>
            <w:r>
              <w:rPr>
                <w:rFonts w:hint="eastAsia" w:cs="Times New Roman"/>
                <w:sz w:val="21"/>
                <w:szCs w:val="21"/>
              </w:rPr>
              <w:t>id</w:t>
            </w:r>
          </w:p>
        </w:tc>
        <w:tc>
          <w:tcPr>
            <w:tcW w:w="1434" w:type="dxa"/>
            <w:tcBorders>
              <w:top w:val="nil"/>
              <w:left w:val="nil"/>
              <w:bottom w:val="nil"/>
              <w:right w:val="nil"/>
            </w:tcBorders>
            <w:noWrap w:val="0"/>
            <w:tcMar>
              <w:top w:w="-1" w:type="dxa"/>
              <w:left w:w="-1" w:type="dxa"/>
              <w:bottom w:w="-1" w:type="dxa"/>
              <w:right w:w="-1" w:type="dxa"/>
            </w:tcMar>
            <w:vAlign w:val="center"/>
          </w:tcPr>
          <w:p w14:paraId="2BA0EEB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5696036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0D1842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用户角色</w:t>
            </w:r>
          </w:p>
        </w:tc>
        <w:tc>
          <w:tcPr>
            <w:tcW w:w="1230" w:type="dxa"/>
            <w:tcBorders>
              <w:top w:val="nil"/>
              <w:left w:val="nil"/>
              <w:bottom w:val="nil"/>
              <w:right w:val="nil"/>
            </w:tcBorders>
            <w:noWrap w:val="0"/>
            <w:tcMar>
              <w:top w:w="-1" w:type="dxa"/>
              <w:left w:w="-1" w:type="dxa"/>
              <w:bottom w:w="-1" w:type="dxa"/>
              <w:right w:w="-1" w:type="dxa"/>
            </w:tcMar>
            <w:vAlign w:val="center"/>
          </w:tcPr>
          <w:p w14:paraId="62F0142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1F53F80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14DC64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4B48F0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434" w:type="dxa"/>
            <w:tcBorders>
              <w:top w:val="nil"/>
              <w:left w:val="nil"/>
              <w:bottom w:val="nil"/>
              <w:right w:val="nil"/>
            </w:tcBorders>
            <w:noWrap w:val="0"/>
            <w:tcMar>
              <w:top w:w="-1" w:type="dxa"/>
              <w:left w:w="-1" w:type="dxa"/>
              <w:bottom w:w="-1" w:type="dxa"/>
              <w:right w:w="-1" w:type="dxa"/>
            </w:tcMar>
            <w:vAlign w:val="center"/>
          </w:tcPr>
          <w:p w14:paraId="352B51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72" w:type="dxa"/>
            <w:tcBorders>
              <w:top w:val="nil"/>
              <w:left w:val="nil"/>
              <w:bottom w:val="nil"/>
              <w:right w:val="nil"/>
            </w:tcBorders>
            <w:noWrap w:val="0"/>
            <w:tcMar>
              <w:top w:w="-1" w:type="dxa"/>
              <w:left w:w="-1" w:type="dxa"/>
              <w:bottom w:w="-1" w:type="dxa"/>
              <w:right w:w="-1" w:type="dxa"/>
            </w:tcMar>
            <w:vAlign w:val="center"/>
          </w:tcPr>
          <w:p w14:paraId="5B58FF5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BB4C34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30" w:type="dxa"/>
            <w:tcBorders>
              <w:top w:val="nil"/>
              <w:left w:val="nil"/>
              <w:bottom w:val="nil"/>
              <w:right w:val="nil"/>
            </w:tcBorders>
            <w:noWrap w:val="0"/>
            <w:tcMar>
              <w:top w:w="-1" w:type="dxa"/>
              <w:left w:w="-1" w:type="dxa"/>
              <w:bottom w:w="-1" w:type="dxa"/>
              <w:right w:w="-1" w:type="dxa"/>
            </w:tcMar>
            <w:vAlign w:val="center"/>
          </w:tcPr>
          <w:p w14:paraId="78BD290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C89D11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F2E794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575629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434" w:type="dxa"/>
            <w:tcBorders>
              <w:top w:val="nil"/>
              <w:left w:val="nil"/>
              <w:bottom w:val="nil"/>
              <w:right w:val="nil"/>
            </w:tcBorders>
            <w:noWrap w:val="0"/>
            <w:tcMar>
              <w:top w:w="-1" w:type="dxa"/>
              <w:left w:w="-1" w:type="dxa"/>
              <w:bottom w:w="-1" w:type="dxa"/>
              <w:right w:w="-1" w:type="dxa"/>
            </w:tcMar>
            <w:vAlign w:val="center"/>
          </w:tcPr>
          <w:p w14:paraId="00C898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1131040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1288A38">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30" w:type="dxa"/>
            <w:tcBorders>
              <w:top w:val="nil"/>
              <w:left w:val="nil"/>
              <w:bottom w:val="nil"/>
              <w:right w:val="nil"/>
            </w:tcBorders>
            <w:noWrap w:val="0"/>
            <w:tcMar>
              <w:top w:w="-1" w:type="dxa"/>
              <w:left w:w="-1" w:type="dxa"/>
              <w:bottom w:w="-1" w:type="dxa"/>
              <w:right w:w="-1" w:type="dxa"/>
            </w:tcMar>
            <w:vAlign w:val="center"/>
          </w:tcPr>
          <w:p w14:paraId="6AC12794">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4F0E16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4EEC52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16CB12F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434" w:type="dxa"/>
            <w:tcBorders>
              <w:top w:val="nil"/>
              <w:left w:val="nil"/>
              <w:bottom w:val="nil"/>
              <w:right w:val="nil"/>
            </w:tcBorders>
            <w:noWrap w:val="0"/>
            <w:tcMar>
              <w:top w:w="-1" w:type="dxa"/>
              <w:left w:w="-1" w:type="dxa"/>
              <w:bottom w:w="-1" w:type="dxa"/>
              <w:right w:w="-1" w:type="dxa"/>
            </w:tcMar>
            <w:vAlign w:val="center"/>
          </w:tcPr>
          <w:p w14:paraId="43E61A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413122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33D1215C">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30" w:type="dxa"/>
            <w:tcBorders>
              <w:top w:val="nil"/>
              <w:left w:val="nil"/>
              <w:bottom w:val="nil"/>
              <w:right w:val="nil"/>
            </w:tcBorders>
            <w:noWrap w:val="0"/>
            <w:tcMar>
              <w:top w:w="-1" w:type="dxa"/>
              <w:left w:w="-1" w:type="dxa"/>
              <w:bottom w:w="-1" w:type="dxa"/>
              <w:right w:w="-1" w:type="dxa"/>
            </w:tcMar>
            <w:vAlign w:val="center"/>
          </w:tcPr>
          <w:p w14:paraId="07367B11">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FE82EF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4838982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single" w:color="000000" w:sz="12" w:space="0"/>
              <w:right w:val="nil"/>
            </w:tcBorders>
            <w:noWrap w:val="0"/>
            <w:tcMar>
              <w:top w:w="-1" w:type="dxa"/>
              <w:left w:w="-1" w:type="dxa"/>
              <w:bottom w:w="-1" w:type="dxa"/>
              <w:right w:w="-1" w:type="dxa"/>
            </w:tcMar>
            <w:vAlign w:val="center"/>
          </w:tcPr>
          <w:p w14:paraId="0D97A36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last_login_time</w:t>
            </w:r>
          </w:p>
        </w:tc>
        <w:tc>
          <w:tcPr>
            <w:tcW w:w="1434" w:type="dxa"/>
            <w:tcBorders>
              <w:top w:val="nil"/>
              <w:left w:val="nil"/>
              <w:bottom w:val="single" w:color="000000" w:sz="12" w:space="0"/>
              <w:right w:val="nil"/>
            </w:tcBorders>
            <w:noWrap w:val="0"/>
            <w:tcMar>
              <w:top w:w="-1" w:type="dxa"/>
              <w:left w:w="-1" w:type="dxa"/>
              <w:bottom w:w="-1" w:type="dxa"/>
              <w:right w:w="-1" w:type="dxa"/>
            </w:tcMar>
            <w:vAlign w:val="center"/>
          </w:tcPr>
          <w:p w14:paraId="2C1C9CF8">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bigint</w:t>
            </w:r>
          </w:p>
        </w:tc>
        <w:tc>
          <w:tcPr>
            <w:tcW w:w="872" w:type="dxa"/>
            <w:tcBorders>
              <w:top w:val="nil"/>
              <w:left w:val="nil"/>
              <w:bottom w:val="single" w:color="000000" w:sz="12" w:space="0"/>
              <w:right w:val="nil"/>
            </w:tcBorders>
            <w:noWrap w:val="0"/>
            <w:tcMar>
              <w:top w:w="-1" w:type="dxa"/>
              <w:left w:w="-1" w:type="dxa"/>
              <w:bottom w:w="-1" w:type="dxa"/>
              <w:right w:w="-1" w:type="dxa"/>
            </w:tcMar>
            <w:vAlign w:val="center"/>
          </w:tcPr>
          <w:p w14:paraId="3917BEB3">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990" w:type="dxa"/>
            <w:tcBorders>
              <w:top w:val="nil"/>
              <w:left w:val="nil"/>
              <w:bottom w:val="single" w:color="000000" w:sz="12" w:space="0"/>
              <w:right w:val="nil"/>
            </w:tcBorders>
            <w:noWrap w:val="0"/>
            <w:tcMar>
              <w:top w:w="-1" w:type="dxa"/>
              <w:left w:w="-1" w:type="dxa"/>
              <w:bottom w:w="-1" w:type="dxa"/>
              <w:right w:w="-1" w:type="dxa"/>
            </w:tcMar>
            <w:vAlign w:val="center"/>
          </w:tcPr>
          <w:p w14:paraId="711625FE">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上次登录时间</w:t>
            </w:r>
          </w:p>
        </w:tc>
        <w:tc>
          <w:tcPr>
            <w:tcW w:w="1230" w:type="dxa"/>
            <w:tcBorders>
              <w:top w:val="nil"/>
              <w:left w:val="nil"/>
              <w:bottom w:val="single" w:color="000000" w:sz="12" w:space="0"/>
              <w:right w:val="nil"/>
            </w:tcBorders>
            <w:noWrap w:val="0"/>
            <w:tcMar>
              <w:top w:w="-1" w:type="dxa"/>
              <w:left w:w="-1" w:type="dxa"/>
              <w:bottom w:w="-1" w:type="dxa"/>
              <w:right w:w="-1" w:type="dxa"/>
            </w:tcMar>
            <w:vAlign w:val="center"/>
          </w:tcPr>
          <w:p w14:paraId="6F251A49">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35" w:type="dxa"/>
            <w:tcBorders>
              <w:top w:val="nil"/>
              <w:left w:val="nil"/>
              <w:bottom w:val="single" w:color="000000" w:sz="12" w:space="0"/>
              <w:right w:val="nil"/>
            </w:tcBorders>
            <w:noWrap w:val="0"/>
            <w:tcMar>
              <w:top w:w="-1" w:type="dxa"/>
              <w:left w:w="-1" w:type="dxa"/>
              <w:bottom w:w="-1" w:type="dxa"/>
              <w:right w:w="-1" w:type="dxa"/>
            </w:tcMar>
            <w:vAlign w:val="center"/>
          </w:tcPr>
          <w:p w14:paraId="456F60EA">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是</w:t>
            </w:r>
          </w:p>
        </w:tc>
      </w:tr>
    </w:tbl>
    <w:p w14:paraId="3B24EDE0">
      <w:pPr>
        <w:numPr>
          <w:ilvl w:val="0"/>
          <w:numId w:val="0"/>
        </w:numPr>
      </w:pPr>
    </w:p>
    <w:p w14:paraId="2005038A">
      <w:pPr>
        <w:numPr>
          <w:ilvl w:val="0"/>
          <w:numId w:val="15"/>
        </w:numPr>
        <w:ind w:firstLine="420"/>
      </w:pPr>
      <w:r>
        <w:rPr>
          <w:rFonts w:hint="eastAsia"/>
        </w:rPr>
        <w:t>图像</w:t>
      </w:r>
      <w:r>
        <w:t>表</w:t>
      </w:r>
    </w:p>
    <w:p w14:paraId="2808AF0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eastAsia"/>
          <w:lang w:eastAsia="zh-CN"/>
        </w:rPr>
        <w:t>见</w:t>
      </w:r>
      <w:r>
        <w:rPr>
          <w:rFonts w:hint="eastAsia"/>
          <w:lang w:val="en-US" w:eastAsia="zh-CN"/>
        </w:rPr>
        <w:t>下</w:t>
      </w:r>
      <w:r>
        <w:rPr>
          <w:rFonts w:hint="eastAsia"/>
          <w:lang w:eastAsia="zh-CN"/>
        </w:rPr>
        <w:t>表</w:t>
      </w:r>
      <w:r>
        <w:rPr>
          <w:rFonts w:hint="eastAsia"/>
        </w:rPr>
        <w:t>4.2所示，存储了系统内部的图像及检索信息，主要包括自增主键、图像id、关键树木信息、图像存储路径、哈希码和哈希位串等。其中哈希码以字符串形式存储（如010101...），便于系统调试和结果展示；哈希位串以16字节二进制形式存储，可直接用于汉明距离计算，避免运行时类型转换，提升检索效率。</w:t>
      </w:r>
    </w:p>
    <w:p w14:paraId="6E800D71">
      <w:pPr>
        <w:numPr>
          <w:ilvl w:val="0"/>
          <w:numId w:val="0"/>
        </w:numPr>
      </w:pPr>
    </w:p>
    <w:p w14:paraId="30FC0FD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 xml:space="preserve">.2 </w:t>
      </w:r>
      <w:r>
        <w:rPr>
          <w:rFonts w:hint="eastAsia" w:cs="Times New Roman"/>
          <w:sz w:val="21"/>
          <w:szCs w:val="21"/>
          <w:lang w:eastAsia="zh-CN"/>
        </w:rPr>
        <w:t>图像</w:t>
      </w:r>
      <w:r>
        <w:rPr>
          <w:rFonts w:cs="Times New Roman"/>
          <w:sz w:val="21"/>
          <w:szCs w:val="21"/>
        </w:rPr>
        <w:t>表</w:t>
      </w:r>
    </w:p>
    <w:p w14:paraId="44530ED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 xml:space="preserve">.2 </w:t>
      </w:r>
      <w:r>
        <w:rPr>
          <w:rFonts w:hint="eastAsia" w:cs="Times New Roman"/>
          <w:sz w:val="21"/>
          <w:szCs w:val="21"/>
          <w:lang w:val="en-US" w:eastAsia="zh-CN"/>
        </w:rPr>
        <w:t xml:space="preserve">Image </w:t>
      </w:r>
      <w:r>
        <w:rPr>
          <w:rFonts w:cs="Times New Roman"/>
          <w:sz w:val="21"/>
          <w:szCs w:val="21"/>
        </w:rPr>
        <w:t>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1"/>
        <w:gridCol w:w="1190"/>
        <w:gridCol w:w="903"/>
        <w:gridCol w:w="2055"/>
        <w:gridCol w:w="1274"/>
        <w:gridCol w:w="1484"/>
      </w:tblGrid>
      <w:tr w14:paraId="1054DF6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1751" w:type="dxa"/>
            <w:tcBorders>
              <w:top w:val="single" w:color="000000" w:sz="12" w:space="0"/>
              <w:left w:val="nil"/>
              <w:bottom w:val="nil"/>
              <w:right w:val="nil"/>
            </w:tcBorders>
            <w:noWrap w:val="0"/>
            <w:tcMar>
              <w:top w:w="-1" w:type="dxa"/>
              <w:left w:w="-1" w:type="dxa"/>
              <w:bottom w:w="-1" w:type="dxa"/>
              <w:right w:w="-1" w:type="dxa"/>
            </w:tcMar>
            <w:vAlign w:val="center"/>
          </w:tcPr>
          <w:p w14:paraId="2C8DA00D">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90" w:type="dxa"/>
            <w:tcBorders>
              <w:top w:val="single" w:color="000000" w:sz="12" w:space="0"/>
              <w:left w:val="nil"/>
              <w:bottom w:val="nil"/>
              <w:right w:val="nil"/>
            </w:tcBorders>
            <w:noWrap w:val="0"/>
            <w:tcMar>
              <w:top w:w="-1" w:type="dxa"/>
              <w:left w:w="-1" w:type="dxa"/>
              <w:bottom w:w="-1" w:type="dxa"/>
              <w:right w:w="-1" w:type="dxa"/>
            </w:tcMar>
            <w:vAlign w:val="center"/>
          </w:tcPr>
          <w:p w14:paraId="7E3B6F1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903" w:type="dxa"/>
            <w:tcBorders>
              <w:top w:val="single" w:color="000000" w:sz="12" w:space="0"/>
              <w:left w:val="nil"/>
              <w:bottom w:val="nil"/>
              <w:right w:val="nil"/>
            </w:tcBorders>
            <w:noWrap w:val="0"/>
            <w:tcMar>
              <w:top w:w="-1" w:type="dxa"/>
              <w:left w:w="-1" w:type="dxa"/>
              <w:bottom w:w="-1" w:type="dxa"/>
              <w:right w:w="-1" w:type="dxa"/>
            </w:tcMar>
            <w:vAlign w:val="center"/>
          </w:tcPr>
          <w:p w14:paraId="7FC94CB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55" w:type="dxa"/>
            <w:tcBorders>
              <w:top w:val="single" w:color="000000" w:sz="12" w:space="0"/>
              <w:left w:val="nil"/>
              <w:bottom w:val="nil"/>
              <w:right w:val="nil"/>
            </w:tcBorders>
            <w:noWrap w:val="0"/>
            <w:tcMar>
              <w:top w:w="-1" w:type="dxa"/>
              <w:left w:w="-1" w:type="dxa"/>
              <w:bottom w:w="-1" w:type="dxa"/>
              <w:right w:w="-1" w:type="dxa"/>
            </w:tcMar>
            <w:vAlign w:val="center"/>
          </w:tcPr>
          <w:p w14:paraId="13FAC7E9">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74" w:type="dxa"/>
            <w:tcBorders>
              <w:top w:val="single" w:color="000000" w:sz="12" w:space="0"/>
              <w:left w:val="nil"/>
              <w:bottom w:val="nil"/>
              <w:right w:val="nil"/>
            </w:tcBorders>
            <w:noWrap w:val="0"/>
            <w:tcMar>
              <w:top w:w="-1" w:type="dxa"/>
              <w:left w:w="-1" w:type="dxa"/>
              <w:bottom w:w="-1" w:type="dxa"/>
              <w:right w:w="-1" w:type="dxa"/>
            </w:tcMar>
            <w:vAlign w:val="center"/>
          </w:tcPr>
          <w:p w14:paraId="1C3D4695">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84" w:type="dxa"/>
            <w:tcBorders>
              <w:top w:val="single" w:color="000000" w:sz="12" w:space="0"/>
              <w:left w:val="nil"/>
              <w:bottom w:val="nil"/>
              <w:right w:val="nil"/>
            </w:tcBorders>
            <w:noWrap w:val="0"/>
            <w:tcMar>
              <w:top w:w="-1" w:type="dxa"/>
              <w:left w:w="-1" w:type="dxa"/>
              <w:bottom w:w="-1" w:type="dxa"/>
              <w:right w:w="-1" w:type="dxa"/>
            </w:tcMar>
            <w:vAlign w:val="center"/>
          </w:tcPr>
          <w:p w14:paraId="1CA5C46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EBFC02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single" w:color="000000" w:sz="4" w:space="0"/>
              <w:left w:val="nil"/>
              <w:bottom w:val="nil"/>
              <w:right w:val="nil"/>
            </w:tcBorders>
            <w:noWrap w:val="0"/>
            <w:tcMar>
              <w:top w:w="-1" w:type="dxa"/>
              <w:left w:w="-1" w:type="dxa"/>
              <w:bottom w:w="-1" w:type="dxa"/>
              <w:right w:w="-1" w:type="dxa"/>
            </w:tcMar>
            <w:vAlign w:val="center"/>
          </w:tcPr>
          <w:p w14:paraId="74E51D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90" w:type="dxa"/>
            <w:tcBorders>
              <w:top w:val="single" w:color="000000" w:sz="4" w:space="0"/>
              <w:left w:val="nil"/>
              <w:bottom w:val="nil"/>
              <w:right w:val="nil"/>
            </w:tcBorders>
            <w:noWrap w:val="0"/>
            <w:tcMar>
              <w:top w:w="-1" w:type="dxa"/>
              <w:left w:w="-1" w:type="dxa"/>
              <w:bottom w:w="-1" w:type="dxa"/>
              <w:right w:w="-1" w:type="dxa"/>
            </w:tcMar>
            <w:vAlign w:val="center"/>
          </w:tcPr>
          <w:p w14:paraId="02C3F2E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single" w:color="000000" w:sz="4" w:space="0"/>
              <w:left w:val="nil"/>
              <w:bottom w:val="nil"/>
              <w:right w:val="nil"/>
            </w:tcBorders>
            <w:noWrap w:val="0"/>
            <w:tcMar>
              <w:top w:w="-1" w:type="dxa"/>
              <w:left w:w="-1" w:type="dxa"/>
              <w:bottom w:w="-1" w:type="dxa"/>
              <w:right w:w="-1" w:type="dxa"/>
            </w:tcMar>
            <w:vAlign w:val="center"/>
          </w:tcPr>
          <w:p w14:paraId="4F6034D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single" w:color="000000" w:sz="4" w:space="0"/>
              <w:left w:val="nil"/>
              <w:bottom w:val="nil"/>
              <w:right w:val="nil"/>
            </w:tcBorders>
            <w:noWrap w:val="0"/>
            <w:tcMar>
              <w:top w:w="-1" w:type="dxa"/>
              <w:left w:w="-1" w:type="dxa"/>
              <w:bottom w:w="-1" w:type="dxa"/>
              <w:right w:w="-1" w:type="dxa"/>
            </w:tcMar>
            <w:vAlign w:val="center"/>
          </w:tcPr>
          <w:p w14:paraId="7A652A7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74" w:type="dxa"/>
            <w:tcBorders>
              <w:top w:val="single" w:color="000000" w:sz="4" w:space="0"/>
              <w:left w:val="nil"/>
              <w:bottom w:val="nil"/>
              <w:right w:val="nil"/>
            </w:tcBorders>
            <w:noWrap w:val="0"/>
            <w:tcMar>
              <w:top w:w="-1" w:type="dxa"/>
              <w:left w:w="-1" w:type="dxa"/>
              <w:bottom w:w="-1" w:type="dxa"/>
              <w:right w:w="-1" w:type="dxa"/>
            </w:tcMar>
            <w:vAlign w:val="center"/>
          </w:tcPr>
          <w:p w14:paraId="77FD51A2">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84" w:type="dxa"/>
            <w:tcBorders>
              <w:top w:val="single" w:color="000000" w:sz="4" w:space="0"/>
              <w:left w:val="nil"/>
              <w:bottom w:val="nil"/>
              <w:right w:val="nil"/>
            </w:tcBorders>
            <w:noWrap w:val="0"/>
            <w:tcMar>
              <w:top w:w="-1" w:type="dxa"/>
              <w:left w:w="-1" w:type="dxa"/>
              <w:bottom w:w="-1" w:type="dxa"/>
              <w:right w:w="-1" w:type="dxa"/>
            </w:tcMar>
            <w:vAlign w:val="center"/>
          </w:tcPr>
          <w:p w14:paraId="2342D55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3D810E1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1267521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tree_id</w:t>
            </w:r>
          </w:p>
        </w:tc>
        <w:tc>
          <w:tcPr>
            <w:tcW w:w="1190" w:type="dxa"/>
            <w:tcBorders>
              <w:top w:val="nil"/>
              <w:left w:val="nil"/>
              <w:bottom w:val="nil"/>
              <w:right w:val="nil"/>
            </w:tcBorders>
            <w:noWrap w:val="0"/>
            <w:tcMar>
              <w:top w:w="-1" w:type="dxa"/>
              <w:left w:w="-1" w:type="dxa"/>
              <w:bottom w:w="-1" w:type="dxa"/>
              <w:right w:w="-1" w:type="dxa"/>
            </w:tcMar>
            <w:vAlign w:val="center"/>
          </w:tcPr>
          <w:p w14:paraId="0061F7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nil"/>
              <w:right w:val="nil"/>
            </w:tcBorders>
            <w:noWrap w:val="0"/>
            <w:tcMar>
              <w:top w:w="-1" w:type="dxa"/>
              <w:left w:w="-1" w:type="dxa"/>
              <w:bottom w:w="-1" w:type="dxa"/>
              <w:right w:w="-1" w:type="dxa"/>
            </w:tcMar>
            <w:vAlign w:val="center"/>
          </w:tcPr>
          <w:p w14:paraId="4B74575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33DBAA1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关联树木信息</w:t>
            </w:r>
          </w:p>
        </w:tc>
        <w:tc>
          <w:tcPr>
            <w:tcW w:w="1274" w:type="dxa"/>
            <w:tcBorders>
              <w:top w:val="nil"/>
              <w:left w:val="nil"/>
              <w:bottom w:val="nil"/>
              <w:right w:val="nil"/>
            </w:tcBorders>
            <w:noWrap w:val="0"/>
            <w:tcMar>
              <w:top w:w="-1" w:type="dxa"/>
              <w:left w:w="-1" w:type="dxa"/>
              <w:bottom w:w="-1" w:type="dxa"/>
              <w:right w:w="-1" w:type="dxa"/>
            </w:tcMar>
            <w:vAlign w:val="center"/>
          </w:tcPr>
          <w:p w14:paraId="4456A8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外</w:t>
            </w:r>
          </w:p>
        </w:tc>
        <w:tc>
          <w:tcPr>
            <w:tcW w:w="1484" w:type="dxa"/>
            <w:tcBorders>
              <w:top w:val="nil"/>
              <w:left w:val="nil"/>
              <w:bottom w:val="nil"/>
              <w:right w:val="nil"/>
            </w:tcBorders>
            <w:noWrap w:val="0"/>
            <w:tcMar>
              <w:top w:w="-1" w:type="dxa"/>
              <w:left w:w="-1" w:type="dxa"/>
              <w:bottom w:w="-1" w:type="dxa"/>
              <w:right w:w="-1" w:type="dxa"/>
            </w:tcMar>
            <w:vAlign w:val="center"/>
          </w:tcPr>
          <w:p w14:paraId="78D4E8E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70763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6659A9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w:t>
            </w:r>
            <w:r>
              <w:rPr>
                <w:rFonts w:cs="Times New Roman"/>
                <w:sz w:val="21"/>
                <w:szCs w:val="21"/>
              </w:rPr>
              <w:t>mage</w:t>
            </w:r>
            <w:r>
              <w:rPr>
                <w:rFonts w:hint="eastAsia" w:cs="Times New Roman"/>
                <w:sz w:val="21"/>
                <w:szCs w:val="21"/>
              </w:rPr>
              <w:t>_p</w:t>
            </w:r>
            <w:r>
              <w:rPr>
                <w:rFonts w:cs="Times New Roman"/>
                <w:sz w:val="21"/>
                <w:szCs w:val="21"/>
              </w:rPr>
              <w:t>ath</w:t>
            </w:r>
          </w:p>
        </w:tc>
        <w:tc>
          <w:tcPr>
            <w:tcW w:w="1190" w:type="dxa"/>
            <w:tcBorders>
              <w:top w:val="nil"/>
              <w:left w:val="nil"/>
              <w:bottom w:val="nil"/>
              <w:right w:val="nil"/>
            </w:tcBorders>
            <w:noWrap w:val="0"/>
            <w:tcMar>
              <w:top w:w="-1" w:type="dxa"/>
              <w:left w:w="-1" w:type="dxa"/>
              <w:bottom w:w="-1" w:type="dxa"/>
              <w:right w:w="-1" w:type="dxa"/>
            </w:tcMar>
            <w:vAlign w:val="center"/>
          </w:tcPr>
          <w:p w14:paraId="7920DB6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3" w:type="dxa"/>
            <w:tcBorders>
              <w:top w:val="nil"/>
              <w:left w:val="nil"/>
              <w:bottom w:val="nil"/>
              <w:right w:val="nil"/>
            </w:tcBorders>
            <w:noWrap w:val="0"/>
            <w:tcMar>
              <w:top w:w="-1" w:type="dxa"/>
              <w:left w:w="-1" w:type="dxa"/>
              <w:bottom w:w="-1" w:type="dxa"/>
              <w:right w:w="-1" w:type="dxa"/>
            </w:tcMar>
            <w:vAlign w:val="center"/>
          </w:tcPr>
          <w:p w14:paraId="614DD5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2055" w:type="dxa"/>
            <w:tcBorders>
              <w:top w:val="nil"/>
              <w:left w:val="nil"/>
              <w:bottom w:val="nil"/>
              <w:right w:val="nil"/>
            </w:tcBorders>
            <w:noWrap w:val="0"/>
            <w:tcMar>
              <w:top w:w="-1" w:type="dxa"/>
              <w:left w:w="-1" w:type="dxa"/>
              <w:bottom w:w="-1" w:type="dxa"/>
              <w:right w:w="-1" w:type="dxa"/>
            </w:tcMar>
            <w:vAlign w:val="center"/>
          </w:tcPr>
          <w:p w14:paraId="560F943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eastAsia="zh-CN"/>
              </w:rPr>
              <w:t>图像</w:t>
            </w:r>
            <w:r>
              <w:rPr>
                <w:rFonts w:hint="eastAsia" w:cs="Times New Roman"/>
                <w:sz w:val="21"/>
                <w:szCs w:val="21"/>
              </w:rPr>
              <w:t>存储路径</w:t>
            </w:r>
          </w:p>
        </w:tc>
        <w:tc>
          <w:tcPr>
            <w:tcW w:w="1274" w:type="dxa"/>
            <w:tcBorders>
              <w:top w:val="nil"/>
              <w:left w:val="nil"/>
              <w:bottom w:val="nil"/>
              <w:right w:val="nil"/>
            </w:tcBorders>
            <w:noWrap w:val="0"/>
            <w:tcMar>
              <w:top w:w="-1" w:type="dxa"/>
              <w:left w:w="-1" w:type="dxa"/>
              <w:bottom w:w="-1" w:type="dxa"/>
              <w:right w:w="-1" w:type="dxa"/>
            </w:tcMar>
            <w:vAlign w:val="center"/>
          </w:tcPr>
          <w:p w14:paraId="3D18ACD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2C78E4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496A05A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5EC9C8C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hash_code</w:t>
            </w:r>
          </w:p>
        </w:tc>
        <w:tc>
          <w:tcPr>
            <w:tcW w:w="1190" w:type="dxa"/>
            <w:tcBorders>
              <w:top w:val="nil"/>
              <w:left w:val="nil"/>
              <w:bottom w:val="nil"/>
              <w:right w:val="nil"/>
            </w:tcBorders>
            <w:noWrap w:val="0"/>
            <w:tcMar>
              <w:top w:w="-1" w:type="dxa"/>
              <w:left w:w="-1" w:type="dxa"/>
              <w:bottom w:w="-1" w:type="dxa"/>
              <w:right w:w="-1" w:type="dxa"/>
            </w:tcMar>
            <w:vAlign w:val="center"/>
          </w:tcPr>
          <w:p w14:paraId="786616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3" w:type="dxa"/>
            <w:tcBorders>
              <w:top w:val="nil"/>
              <w:left w:val="nil"/>
              <w:bottom w:val="nil"/>
              <w:right w:val="nil"/>
            </w:tcBorders>
            <w:noWrap w:val="0"/>
            <w:tcMar>
              <w:top w:w="-1" w:type="dxa"/>
              <w:left w:w="-1" w:type="dxa"/>
              <w:bottom w:w="-1" w:type="dxa"/>
              <w:right w:w="-1" w:type="dxa"/>
            </w:tcMar>
            <w:vAlign w:val="center"/>
          </w:tcPr>
          <w:p w14:paraId="0649585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128</w:t>
            </w:r>
          </w:p>
        </w:tc>
        <w:tc>
          <w:tcPr>
            <w:tcW w:w="2055" w:type="dxa"/>
            <w:tcBorders>
              <w:top w:val="nil"/>
              <w:left w:val="nil"/>
              <w:bottom w:val="nil"/>
              <w:right w:val="nil"/>
            </w:tcBorders>
            <w:noWrap w:val="0"/>
            <w:tcMar>
              <w:top w:w="-1" w:type="dxa"/>
              <w:left w:w="-1" w:type="dxa"/>
              <w:bottom w:w="-1" w:type="dxa"/>
              <w:right w:w="-1" w:type="dxa"/>
            </w:tcMar>
            <w:vAlign w:val="center"/>
          </w:tcPr>
          <w:p w14:paraId="3C629A8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哈希码</w:t>
            </w:r>
          </w:p>
        </w:tc>
        <w:tc>
          <w:tcPr>
            <w:tcW w:w="1274" w:type="dxa"/>
            <w:tcBorders>
              <w:top w:val="nil"/>
              <w:left w:val="nil"/>
              <w:bottom w:val="nil"/>
              <w:right w:val="nil"/>
            </w:tcBorders>
            <w:noWrap w:val="0"/>
            <w:tcMar>
              <w:top w:w="-1" w:type="dxa"/>
              <w:left w:w="-1" w:type="dxa"/>
              <w:bottom w:w="-1" w:type="dxa"/>
              <w:right w:w="-1" w:type="dxa"/>
            </w:tcMar>
            <w:vAlign w:val="center"/>
          </w:tcPr>
          <w:p w14:paraId="5C4281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0C2BD9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F358C9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236B572F">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hash_bits</w:t>
            </w:r>
          </w:p>
        </w:tc>
        <w:tc>
          <w:tcPr>
            <w:tcW w:w="1190" w:type="dxa"/>
            <w:tcBorders>
              <w:top w:val="nil"/>
              <w:left w:val="nil"/>
              <w:bottom w:val="nil"/>
              <w:right w:val="nil"/>
            </w:tcBorders>
            <w:noWrap w:val="0"/>
            <w:tcMar>
              <w:top w:w="-1" w:type="dxa"/>
              <w:left w:w="-1" w:type="dxa"/>
              <w:bottom w:w="-1" w:type="dxa"/>
              <w:right w:w="-1" w:type="dxa"/>
            </w:tcMar>
            <w:vAlign w:val="center"/>
          </w:tcPr>
          <w:p w14:paraId="4CF06B01">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binary</w:t>
            </w:r>
          </w:p>
        </w:tc>
        <w:tc>
          <w:tcPr>
            <w:tcW w:w="903" w:type="dxa"/>
            <w:tcBorders>
              <w:top w:val="nil"/>
              <w:left w:val="nil"/>
              <w:bottom w:val="nil"/>
              <w:right w:val="nil"/>
            </w:tcBorders>
            <w:noWrap w:val="0"/>
            <w:tcMar>
              <w:top w:w="-1" w:type="dxa"/>
              <w:left w:w="-1" w:type="dxa"/>
              <w:bottom w:w="-1" w:type="dxa"/>
              <w:right w:w="-1" w:type="dxa"/>
            </w:tcMar>
            <w:vAlign w:val="center"/>
          </w:tcPr>
          <w:p w14:paraId="1974AFD3">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16</w:t>
            </w:r>
          </w:p>
        </w:tc>
        <w:tc>
          <w:tcPr>
            <w:tcW w:w="2055" w:type="dxa"/>
            <w:tcBorders>
              <w:top w:val="nil"/>
              <w:left w:val="nil"/>
              <w:bottom w:val="nil"/>
              <w:right w:val="nil"/>
            </w:tcBorders>
            <w:noWrap w:val="0"/>
            <w:tcMar>
              <w:top w:w="-1" w:type="dxa"/>
              <w:left w:w="-1" w:type="dxa"/>
              <w:bottom w:w="-1" w:type="dxa"/>
              <w:right w:w="-1" w:type="dxa"/>
            </w:tcMar>
            <w:vAlign w:val="center"/>
          </w:tcPr>
          <w:p w14:paraId="042BA28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哈希位串</w:t>
            </w:r>
          </w:p>
        </w:tc>
        <w:tc>
          <w:tcPr>
            <w:tcW w:w="1274" w:type="dxa"/>
            <w:tcBorders>
              <w:top w:val="nil"/>
              <w:left w:val="nil"/>
              <w:bottom w:val="nil"/>
              <w:right w:val="nil"/>
            </w:tcBorders>
            <w:noWrap w:val="0"/>
            <w:tcMar>
              <w:top w:w="-1" w:type="dxa"/>
              <w:left w:w="-1" w:type="dxa"/>
              <w:bottom w:w="-1" w:type="dxa"/>
              <w:right w:w="-1" w:type="dxa"/>
            </w:tcMar>
            <w:vAlign w:val="center"/>
          </w:tcPr>
          <w:p w14:paraId="00600871">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84" w:type="dxa"/>
            <w:tcBorders>
              <w:top w:val="nil"/>
              <w:left w:val="nil"/>
              <w:bottom w:val="nil"/>
              <w:right w:val="nil"/>
            </w:tcBorders>
            <w:noWrap w:val="0"/>
            <w:tcMar>
              <w:top w:w="-1" w:type="dxa"/>
              <w:left w:w="-1" w:type="dxa"/>
              <w:bottom w:w="-1" w:type="dxa"/>
              <w:right w:w="-1" w:type="dxa"/>
            </w:tcMar>
            <w:vAlign w:val="center"/>
          </w:tcPr>
          <w:p w14:paraId="0B157FD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否</w:t>
            </w:r>
          </w:p>
        </w:tc>
      </w:tr>
      <w:tr w14:paraId="27C339D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67114C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90" w:type="dxa"/>
            <w:tcBorders>
              <w:top w:val="nil"/>
              <w:left w:val="nil"/>
              <w:bottom w:val="nil"/>
              <w:right w:val="nil"/>
            </w:tcBorders>
            <w:noWrap w:val="0"/>
            <w:tcMar>
              <w:top w:w="-1" w:type="dxa"/>
              <w:left w:w="-1" w:type="dxa"/>
              <w:bottom w:w="-1" w:type="dxa"/>
              <w:right w:w="-1" w:type="dxa"/>
            </w:tcMar>
            <w:vAlign w:val="center"/>
          </w:tcPr>
          <w:p w14:paraId="7BD9BE9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903" w:type="dxa"/>
            <w:tcBorders>
              <w:top w:val="nil"/>
              <w:left w:val="nil"/>
              <w:bottom w:val="nil"/>
              <w:right w:val="nil"/>
            </w:tcBorders>
            <w:noWrap w:val="0"/>
            <w:tcMar>
              <w:top w:w="-1" w:type="dxa"/>
              <w:left w:w="-1" w:type="dxa"/>
              <w:bottom w:w="-1" w:type="dxa"/>
              <w:right w:w="-1" w:type="dxa"/>
            </w:tcMar>
            <w:vAlign w:val="center"/>
          </w:tcPr>
          <w:p w14:paraId="27923FE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7B86927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74" w:type="dxa"/>
            <w:tcBorders>
              <w:top w:val="nil"/>
              <w:left w:val="nil"/>
              <w:bottom w:val="nil"/>
              <w:right w:val="nil"/>
            </w:tcBorders>
            <w:noWrap w:val="0"/>
            <w:tcMar>
              <w:top w:w="-1" w:type="dxa"/>
              <w:left w:w="-1" w:type="dxa"/>
              <w:bottom w:w="-1" w:type="dxa"/>
              <w:right w:w="-1" w:type="dxa"/>
            </w:tcMar>
            <w:vAlign w:val="center"/>
          </w:tcPr>
          <w:p w14:paraId="2C54AA78">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0BB63E7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70939E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5152972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90" w:type="dxa"/>
            <w:tcBorders>
              <w:top w:val="nil"/>
              <w:left w:val="nil"/>
              <w:bottom w:val="nil"/>
              <w:right w:val="nil"/>
            </w:tcBorders>
            <w:noWrap w:val="0"/>
            <w:tcMar>
              <w:top w:w="-1" w:type="dxa"/>
              <w:left w:w="-1" w:type="dxa"/>
              <w:bottom w:w="-1" w:type="dxa"/>
              <w:right w:w="-1" w:type="dxa"/>
            </w:tcMar>
            <w:vAlign w:val="center"/>
          </w:tcPr>
          <w:p w14:paraId="5328B93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nil"/>
              <w:right w:val="nil"/>
            </w:tcBorders>
            <w:noWrap w:val="0"/>
            <w:tcMar>
              <w:top w:w="-1" w:type="dxa"/>
              <w:left w:w="-1" w:type="dxa"/>
              <w:bottom w:w="-1" w:type="dxa"/>
              <w:right w:w="-1" w:type="dxa"/>
            </w:tcMar>
            <w:vAlign w:val="center"/>
          </w:tcPr>
          <w:p w14:paraId="3220E1C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43136004">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74" w:type="dxa"/>
            <w:tcBorders>
              <w:top w:val="nil"/>
              <w:left w:val="nil"/>
              <w:bottom w:val="nil"/>
              <w:right w:val="nil"/>
            </w:tcBorders>
            <w:noWrap w:val="0"/>
            <w:tcMar>
              <w:top w:w="-1" w:type="dxa"/>
              <w:left w:w="-1" w:type="dxa"/>
              <w:bottom w:w="-1" w:type="dxa"/>
              <w:right w:w="-1" w:type="dxa"/>
            </w:tcMar>
            <w:vAlign w:val="center"/>
          </w:tcPr>
          <w:p w14:paraId="2B53B650">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51EC6A8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930EB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single" w:color="auto" w:sz="12" w:space="0"/>
              <w:right w:val="nil"/>
            </w:tcBorders>
            <w:noWrap w:val="0"/>
            <w:tcMar>
              <w:top w:w="-1" w:type="dxa"/>
              <w:left w:w="-1" w:type="dxa"/>
              <w:bottom w:w="-1" w:type="dxa"/>
              <w:right w:w="-1" w:type="dxa"/>
            </w:tcMar>
            <w:vAlign w:val="center"/>
          </w:tcPr>
          <w:p w14:paraId="4F1EA7A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90" w:type="dxa"/>
            <w:tcBorders>
              <w:top w:val="nil"/>
              <w:left w:val="nil"/>
              <w:bottom w:val="single" w:color="auto" w:sz="12" w:space="0"/>
              <w:right w:val="nil"/>
            </w:tcBorders>
            <w:noWrap w:val="0"/>
            <w:tcMar>
              <w:top w:w="-1" w:type="dxa"/>
              <w:left w:w="-1" w:type="dxa"/>
              <w:bottom w:w="-1" w:type="dxa"/>
              <w:right w:w="-1" w:type="dxa"/>
            </w:tcMar>
            <w:vAlign w:val="center"/>
          </w:tcPr>
          <w:p w14:paraId="43121EA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single" w:color="auto" w:sz="12" w:space="0"/>
              <w:right w:val="nil"/>
            </w:tcBorders>
            <w:noWrap w:val="0"/>
            <w:tcMar>
              <w:top w:w="-1" w:type="dxa"/>
              <w:left w:w="-1" w:type="dxa"/>
              <w:bottom w:w="-1" w:type="dxa"/>
              <w:right w:w="-1" w:type="dxa"/>
            </w:tcMar>
            <w:vAlign w:val="center"/>
          </w:tcPr>
          <w:p w14:paraId="54E882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single" w:color="auto" w:sz="12" w:space="0"/>
              <w:right w:val="nil"/>
            </w:tcBorders>
            <w:noWrap w:val="0"/>
            <w:tcMar>
              <w:top w:w="-1" w:type="dxa"/>
              <w:left w:w="-1" w:type="dxa"/>
              <w:bottom w:w="-1" w:type="dxa"/>
              <w:right w:w="-1" w:type="dxa"/>
            </w:tcMar>
            <w:vAlign w:val="center"/>
          </w:tcPr>
          <w:p w14:paraId="4E1C26B7">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74" w:type="dxa"/>
            <w:tcBorders>
              <w:top w:val="nil"/>
              <w:left w:val="nil"/>
              <w:bottom w:val="single" w:color="auto" w:sz="12" w:space="0"/>
              <w:right w:val="nil"/>
            </w:tcBorders>
            <w:noWrap w:val="0"/>
            <w:tcMar>
              <w:top w:w="-1" w:type="dxa"/>
              <w:left w:w="-1" w:type="dxa"/>
              <w:bottom w:w="-1" w:type="dxa"/>
              <w:right w:w="-1" w:type="dxa"/>
            </w:tcMar>
            <w:vAlign w:val="center"/>
          </w:tcPr>
          <w:p w14:paraId="0AA8A740">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single" w:color="auto" w:sz="12" w:space="0"/>
              <w:right w:val="nil"/>
            </w:tcBorders>
            <w:noWrap w:val="0"/>
            <w:tcMar>
              <w:top w:w="-1" w:type="dxa"/>
              <w:left w:w="-1" w:type="dxa"/>
              <w:bottom w:w="-1" w:type="dxa"/>
              <w:right w:w="-1" w:type="dxa"/>
            </w:tcMar>
            <w:vAlign w:val="center"/>
          </w:tcPr>
          <w:p w14:paraId="4AAFDE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3A5DF12C">
      <w:pPr>
        <w:widowControl/>
        <w:numPr>
          <w:ilvl w:val="0"/>
          <w:numId w:val="15"/>
        </w:numPr>
        <w:ind w:firstLine="420"/>
        <w:jc w:val="left"/>
      </w:pPr>
      <w:r>
        <w:rPr>
          <w:rFonts w:hint="eastAsia"/>
        </w:rPr>
        <w:t>树木</w:t>
      </w:r>
      <w:r>
        <w:t>表</w:t>
      </w:r>
    </w:p>
    <w:p w14:paraId="7FED38C2">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lang w:eastAsia="zh-CN"/>
        </w:rPr>
        <w:t>见</w:t>
      </w:r>
      <w:r>
        <w:rPr>
          <w:rFonts w:hint="eastAsia"/>
          <w:lang w:val="en-US" w:eastAsia="zh-CN"/>
        </w:rPr>
        <w:t>下</w:t>
      </w:r>
      <w:r>
        <w:rPr>
          <w:rFonts w:hint="eastAsia"/>
          <w:lang w:eastAsia="zh-CN"/>
        </w:rPr>
        <w:t>表</w:t>
      </w:r>
      <w:r>
        <w:rPr>
          <w:rFonts w:hint="eastAsia"/>
        </w:rPr>
        <w:t>4.3所示，存储了系统内部的树木及位置信息</w:t>
      </w:r>
      <w:r>
        <w:rPr>
          <w:rFonts w:hint="eastAsia"/>
          <w:lang w:eastAsia="zh-CN"/>
        </w:rPr>
        <w:t>。主要包括古树名木名称、纬度坐标、经度坐标、树龄、树高、科、属、树种名称、保护级别和描述等信息。科属字段支持系统的科属种三级级联检索功能，保护级别字段（一级</w:t>
      </w:r>
      <w:r>
        <w:rPr>
          <w:rFonts w:hint="eastAsia"/>
          <w:lang w:val="en-US" w:eastAsia="zh-CN"/>
        </w:rPr>
        <w:t>/</w:t>
      </w:r>
      <w:r>
        <w:rPr>
          <w:rFonts w:hint="eastAsia"/>
          <w:lang w:eastAsia="zh-CN"/>
        </w:rPr>
        <w:t>二级/三级）支持按保护等级筛选功能。由于部分古树</w:t>
      </w:r>
      <w:r>
        <w:rPr>
          <w:rFonts w:hint="eastAsia"/>
          <w:lang w:val="en-US" w:eastAsia="zh-CN"/>
        </w:rPr>
        <w:t>名木</w:t>
      </w:r>
      <w:r>
        <w:rPr>
          <w:rFonts w:hint="eastAsia"/>
          <w:lang w:eastAsia="zh-CN"/>
        </w:rPr>
        <w:t>因缺乏历史记载无法确定确切树龄或难以精确测量树高，树龄和树高字段允许为空。</w:t>
      </w:r>
    </w:p>
    <w:p w14:paraId="5BB16F10">
      <w:pPr>
        <w:widowControl/>
        <w:numPr>
          <w:ilvl w:val="0"/>
          <w:numId w:val="0"/>
        </w:numPr>
        <w:jc w:val="left"/>
      </w:pPr>
    </w:p>
    <w:p w14:paraId="0B79DA3F">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树木</w:t>
      </w:r>
      <w:r>
        <w:rPr>
          <w:rFonts w:cs="Times New Roman"/>
          <w:sz w:val="21"/>
          <w:szCs w:val="21"/>
        </w:rPr>
        <w:t>表</w:t>
      </w:r>
    </w:p>
    <w:p w14:paraId="70D1CE63">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Tree</w:t>
      </w:r>
      <w:r>
        <w:rPr>
          <w:rFonts w:cs="Times New Roman"/>
          <w:sz w:val="21"/>
          <w:szCs w:val="21"/>
        </w:rPr>
        <w:t xml:space="preserv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2"/>
        <w:gridCol w:w="1231"/>
        <w:gridCol w:w="899"/>
        <w:gridCol w:w="2042"/>
        <w:gridCol w:w="1266"/>
        <w:gridCol w:w="1477"/>
      </w:tblGrid>
      <w:tr w14:paraId="3B54C7B8">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blHeader/>
          <w:jc w:val="center"/>
        </w:trPr>
        <w:tc>
          <w:tcPr>
            <w:tcW w:w="1742" w:type="dxa"/>
            <w:tcBorders>
              <w:top w:val="single" w:color="000000" w:sz="12" w:space="0"/>
              <w:left w:val="nil"/>
              <w:bottom w:val="nil"/>
              <w:right w:val="nil"/>
            </w:tcBorders>
            <w:noWrap w:val="0"/>
            <w:tcMar>
              <w:top w:w="-1" w:type="dxa"/>
              <w:left w:w="-1" w:type="dxa"/>
              <w:bottom w:w="-1" w:type="dxa"/>
              <w:right w:w="-1" w:type="dxa"/>
            </w:tcMar>
            <w:vAlign w:val="center"/>
          </w:tcPr>
          <w:p w14:paraId="6EC4251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231" w:type="dxa"/>
            <w:tcBorders>
              <w:top w:val="single" w:color="000000" w:sz="12" w:space="0"/>
              <w:left w:val="nil"/>
              <w:bottom w:val="nil"/>
              <w:right w:val="nil"/>
            </w:tcBorders>
            <w:noWrap w:val="0"/>
            <w:tcMar>
              <w:top w:w="-1" w:type="dxa"/>
              <w:left w:w="-1" w:type="dxa"/>
              <w:bottom w:w="-1" w:type="dxa"/>
              <w:right w:w="-1" w:type="dxa"/>
            </w:tcMar>
            <w:vAlign w:val="center"/>
          </w:tcPr>
          <w:p w14:paraId="2CC8B90A">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99" w:type="dxa"/>
            <w:tcBorders>
              <w:top w:val="single" w:color="000000" w:sz="12" w:space="0"/>
              <w:left w:val="nil"/>
              <w:bottom w:val="nil"/>
              <w:right w:val="nil"/>
            </w:tcBorders>
            <w:noWrap w:val="0"/>
            <w:tcMar>
              <w:top w:w="-1" w:type="dxa"/>
              <w:left w:w="-1" w:type="dxa"/>
              <w:bottom w:w="-1" w:type="dxa"/>
              <w:right w:w="-1" w:type="dxa"/>
            </w:tcMar>
            <w:vAlign w:val="center"/>
          </w:tcPr>
          <w:p w14:paraId="443D23F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42" w:type="dxa"/>
            <w:tcBorders>
              <w:top w:val="single" w:color="000000" w:sz="12" w:space="0"/>
              <w:left w:val="nil"/>
              <w:bottom w:val="nil"/>
              <w:right w:val="nil"/>
            </w:tcBorders>
            <w:noWrap w:val="0"/>
            <w:tcMar>
              <w:top w:w="-1" w:type="dxa"/>
              <w:left w:w="-1" w:type="dxa"/>
              <w:bottom w:w="-1" w:type="dxa"/>
              <w:right w:w="-1" w:type="dxa"/>
            </w:tcMar>
            <w:vAlign w:val="center"/>
          </w:tcPr>
          <w:p w14:paraId="12D905C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66" w:type="dxa"/>
            <w:tcBorders>
              <w:top w:val="single" w:color="000000" w:sz="12" w:space="0"/>
              <w:left w:val="nil"/>
              <w:bottom w:val="nil"/>
              <w:right w:val="nil"/>
            </w:tcBorders>
            <w:noWrap w:val="0"/>
            <w:tcMar>
              <w:top w:w="-1" w:type="dxa"/>
              <w:left w:w="-1" w:type="dxa"/>
              <w:bottom w:w="-1" w:type="dxa"/>
              <w:right w:w="-1" w:type="dxa"/>
            </w:tcMar>
            <w:vAlign w:val="center"/>
          </w:tcPr>
          <w:p w14:paraId="3FDF2766">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77" w:type="dxa"/>
            <w:tcBorders>
              <w:top w:val="single" w:color="000000" w:sz="12" w:space="0"/>
              <w:left w:val="nil"/>
              <w:bottom w:val="nil"/>
              <w:right w:val="nil"/>
            </w:tcBorders>
            <w:noWrap w:val="0"/>
            <w:tcMar>
              <w:top w:w="-1" w:type="dxa"/>
              <w:left w:w="-1" w:type="dxa"/>
              <w:bottom w:w="-1" w:type="dxa"/>
              <w:right w:w="-1" w:type="dxa"/>
            </w:tcMar>
            <w:vAlign w:val="center"/>
          </w:tcPr>
          <w:p w14:paraId="73CFF11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4E3C83D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single" w:color="000000" w:sz="4" w:space="0"/>
              <w:left w:val="nil"/>
              <w:bottom w:val="nil"/>
              <w:right w:val="nil"/>
            </w:tcBorders>
            <w:noWrap w:val="0"/>
            <w:tcMar>
              <w:top w:w="-1" w:type="dxa"/>
              <w:left w:w="-1" w:type="dxa"/>
              <w:bottom w:w="-1" w:type="dxa"/>
              <w:right w:w="-1" w:type="dxa"/>
            </w:tcMar>
            <w:vAlign w:val="center"/>
          </w:tcPr>
          <w:p w14:paraId="278B320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231" w:type="dxa"/>
            <w:tcBorders>
              <w:top w:val="single" w:color="000000" w:sz="4" w:space="0"/>
              <w:left w:val="nil"/>
              <w:bottom w:val="nil"/>
              <w:right w:val="nil"/>
            </w:tcBorders>
            <w:noWrap w:val="0"/>
            <w:tcMar>
              <w:top w:w="-1" w:type="dxa"/>
              <w:left w:w="-1" w:type="dxa"/>
              <w:bottom w:w="-1" w:type="dxa"/>
              <w:right w:w="-1" w:type="dxa"/>
            </w:tcMar>
            <w:vAlign w:val="center"/>
          </w:tcPr>
          <w:p w14:paraId="1F591EC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single" w:color="000000" w:sz="4" w:space="0"/>
              <w:left w:val="nil"/>
              <w:bottom w:val="nil"/>
              <w:right w:val="nil"/>
            </w:tcBorders>
            <w:noWrap w:val="0"/>
            <w:tcMar>
              <w:top w:w="-1" w:type="dxa"/>
              <w:left w:w="-1" w:type="dxa"/>
              <w:bottom w:w="-1" w:type="dxa"/>
              <w:right w:w="-1" w:type="dxa"/>
            </w:tcMar>
            <w:vAlign w:val="center"/>
          </w:tcPr>
          <w:p w14:paraId="52F818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single" w:color="000000" w:sz="4" w:space="0"/>
              <w:left w:val="nil"/>
              <w:bottom w:val="nil"/>
              <w:right w:val="nil"/>
            </w:tcBorders>
            <w:noWrap w:val="0"/>
            <w:tcMar>
              <w:top w:w="-1" w:type="dxa"/>
              <w:left w:w="-1" w:type="dxa"/>
              <w:bottom w:w="-1" w:type="dxa"/>
              <w:right w:w="-1" w:type="dxa"/>
            </w:tcMar>
            <w:vAlign w:val="center"/>
          </w:tcPr>
          <w:p w14:paraId="7BCC88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66" w:type="dxa"/>
            <w:tcBorders>
              <w:top w:val="single" w:color="000000" w:sz="4" w:space="0"/>
              <w:left w:val="nil"/>
              <w:bottom w:val="nil"/>
              <w:right w:val="nil"/>
            </w:tcBorders>
            <w:noWrap w:val="0"/>
            <w:tcMar>
              <w:top w:w="-1" w:type="dxa"/>
              <w:left w:w="-1" w:type="dxa"/>
              <w:bottom w:w="-1" w:type="dxa"/>
              <w:right w:w="-1" w:type="dxa"/>
            </w:tcMar>
            <w:vAlign w:val="center"/>
          </w:tcPr>
          <w:p w14:paraId="2FA8589F">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77" w:type="dxa"/>
            <w:tcBorders>
              <w:top w:val="single" w:color="000000" w:sz="4" w:space="0"/>
              <w:left w:val="nil"/>
              <w:bottom w:val="nil"/>
              <w:right w:val="nil"/>
            </w:tcBorders>
            <w:noWrap w:val="0"/>
            <w:tcMar>
              <w:top w:w="-1" w:type="dxa"/>
              <w:left w:w="-1" w:type="dxa"/>
              <w:bottom w:w="-1" w:type="dxa"/>
              <w:right w:w="-1" w:type="dxa"/>
            </w:tcMar>
            <w:vAlign w:val="center"/>
          </w:tcPr>
          <w:p w14:paraId="5B9DB82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4E11D6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535B35C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tree_code</w:t>
            </w:r>
          </w:p>
        </w:tc>
        <w:tc>
          <w:tcPr>
            <w:tcW w:w="1231" w:type="dxa"/>
            <w:tcBorders>
              <w:top w:val="nil"/>
              <w:left w:val="nil"/>
              <w:bottom w:val="nil"/>
              <w:right w:val="nil"/>
            </w:tcBorders>
            <w:noWrap w:val="0"/>
            <w:tcMar>
              <w:top w:w="-1" w:type="dxa"/>
              <w:left w:w="-1" w:type="dxa"/>
              <w:bottom w:w="-1" w:type="dxa"/>
              <w:right w:w="-1" w:type="dxa"/>
            </w:tcMar>
            <w:vAlign w:val="center"/>
          </w:tcPr>
          <w:p w14:paraId="00309E29">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0EF33AAB">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20</w:t>
            </w:r>
          </w:p>
        </w:tc>
        <w:tc>
          <w:tcPr>
            <w:tcW w:w="2042" w:type="dxa"/>
            <w:tcBorders>
              <w:top w:val="nil"/>
              <w:left w:val="nil"/>
              <w:bottom w:val="nil"/>
              <w:right w:val="nil"/>
            </w:tcBorders>
            <w:noWrap w:val="0"/>
            <w:tcMar>
              <w:top w:w="-1" w:type="dxa"/>
              <w:left w:w="-1" w:type="dxa"/>
              <w:bottom w:w="-1" w:type="dxa"/>
              <w:right w:w="-1" w:type="dxa"/>
            </w:tcMar>
            <w:vAlign w:val="center"/>
          </w:tcPr>
          <w:p w14:paraId="62772BB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古树名木编号</w:t>
            </w:r>
          </w:p>
        </w:tc>
        <w:tc>
          <w:tcPr>
            <w:tcW w:w="1266" w:type="dxa"/>
            <w:tcBorders>
              <w:top w:val="nil"/>
              <w:left w:val="nil"/>
              <w:bottom w:val="nil"/>
              <w:right w:val="nil"/>
            </w:tcBorders>
            <w:noWrap w:val="0"/>
            <w:tcMar>
              <w:top w:w="-1" w:type="dxa"/>
              <w:left w:w="-1" w:type="dxa"/>
              <w:bottom w:w="-1" w:type="dxa"/>
              <w:right w:w="-1" w:type="dxa"/>
            </w:tcMar>
            <w:vAlign w:val="center"/>
          </w:tcPr>
          <w:p w14:paraId="1CA01607">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276874CA">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否</w:t>
            </w:r>
          </w:p>
        </w:tc>
      </w:tr>
      <w:tr w14:paraId="080C0AF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69D8CF6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name</w:t>
            </w:r>
          </w:p>
        </w:tc>
        <w:tc>
          <w:tcPr>
            <w:tcW w:w="1231" w:type="dxa"/>
            <w:tcBorders>
              <w:top w:val="nil"/>
              <w:left w:val="nil"/>
              <w:bottom w:val="nil"/>
              <w:right w:val="nil"/>
            </w:tcBorders>
            <w:noWrap w:val="0"/>
            <w:tcMar>
              <w:top w:w="-1" w:type="dxa"/>
              <w:left w:w="-1" w:type="dxa"/>
              <w:bottom w:w="-1" w:type="dxa"/>
              <w:right w:w="-1" w:type="dxa"/>
            </w:tcMar>
            <w:vAlign w:val="center"/>
          </w:tcPr>
          <w:p w14:paraId="01AABA21">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6B5961C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128</w:t>
            </w:r>
          </w:p>
        </w:tc>
        <w:tc>
          <w:tcPr>
            <w:tcW w:w="2042" w:type="dxa"/>
            <w:tcBorders>
              <w:top w:val="nil"/>
              <w:left w:val="nil"/>
              <w:bottom w:val="nil"/>
              <w:right w:val="nil"/>
            </w:tcBorders>
            <w:noWrap w:val="0"/>
            <w:tcMar>
              <w:top w:w="-1" w:type="dxa"/>
              <w:left w:w="-1" w:type="dxa"/>
              <w:bottom w:w="-1" w:type="dxa"/>
              <w:right w:w="-1" w:type="dxa"/>
            </w:tcMar>
            <w:vAlign w:val="center"/>
          </w:tcPr>
          <w:p w14:paraId="1BA28C6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古树名木名称</w:t>
            </w:r>
          </w:p>
        </w:tc>
        <w:tc>
          <w:tcPr>
            <w:tcW w:w="1266" w:type="dxa"/>
            <w:tcBorders>
              <w:top w:val="nil"/>
              <w:left w:val="nil"/>
              <w:bottom w:val="nil"/>
              <w:right w:val="nil"/>
            </w:tcBorders>
            <w:noWrap w:val="0"/>
            <w:tcMar>
              <w:top w:w="-1" w:type="dxa"/>
              <w:left w:w="-1" w:type="dxa"/>
              <w:bottom w:w="-1" w:type="dxa"/>
              <w:right w:w="-1" w:type="dxa"/>
            </w:tcMar>
            <w:vAlign w:val="center"/>
          </w:tcPr>
          <w:p w14:paraId="3F3948C3">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49299268">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否</w:t>
            </w:r>
          </w:p>
        </w:tc>
      </w:tr>
      <w:tr w14:paraId="15C1379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2A1668B">
            <w:pPr>
              <w:pStyle w:val="41"/>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eastAsia" w:cs="Times New Roman"/>
                <w:sz w:val="21"/>
                <w:szCs w:val="21"/>
              </w:rPr>
              <w:t>s</w:t>
            </w:r>
            <w:r>
              <w:rPr>
                <w:rFonts w:cs="Times New Roman"/>
                <w:sz w:val="21"/>
                <w:szCs w:val="21"/>
              </w:rPr>
              <w:t>pecies</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53F9763A">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60FB38F1">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256</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65372131">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树种名称</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6F835850">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27FE4B6D">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否</w:t>
            </w:r>
          </w:p>
        </w:tc>
      </w:tr>
      <w:tr w14:paraId="6197273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A7F8308">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family</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4D2B93C4">
            <w:pPr>
              <w:snapToGrid w:val="0"/>
              <w:spacing w:line="240" w:lineRule="auto"/>
              <w:ind w:left="0" w:leftChars="0" w:right="0" w:rightChars="0" w:firstLine="0" w:firstLineChars="0"/>
              <w:jc w:val="center"/>
              <w:rPr>
                <w:rFonts w:hint="eastAsia"/>
                <w:sz w:val="21"/>
                <w:szCs w:val="21"/>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0565860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64</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48598C25">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科</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48C058DE">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78BC668C">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否</w:t>
            </w:r>
          </w:p>
        </w:tc>
      </w:tr>
      <w:tr w14:paraId="30E954F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22DB23BE">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genus</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4E238A96">
            <w:pPr>
              <w:snapToGrid w:val="0"/>
              <w:spacing w:line="240" w:lineRule="auto"/>
              <w:ind w:left="0" w:leftChars="0" w:right="0" w:rightChars="0" w:firstLine="0" w:firstLineChars="0"/>
              <w:jc w:val="center"/>
              <w:rPr>
                <w:rFonts w:hint="eastAsia"/>
                <w:sz w:val="21"/>
                <w:szCs w:val="21"/>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3AED8E9F">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64</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0FFF310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属</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4E7AE65F">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298F5704">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否</w:t>
            </w:r>
          </w:p>
        </w:tc>
      </w:tr>
      <w:tr w14:paraId="2A2EB91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4BDF8714">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protection_level</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52F48786">
            <w:pPr>
              <w:snapToGrid w:val="0"/>
              <w:spacing w:line="240" w:lineRule="auto"/>
              <w:ind w:left="0" w:leftChars="0" w:right="0" w:rightChars="0" w:firstLine="0" w:firstLineChars="0"/>
              <w:jc w:val="center"/>
              <w:rPr>
                <w:rFonts w:hint="eastAsia"/>
                <w:sz w:val="21"/>
                <w:szCs w:val="21"/>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77D6CDA5">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20</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5A152CD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保护级别</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36F46D9A">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53F1B41A">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否</w:t>
            </w:r>
          </w:p>
        </w:tc>
      </w:tr>
      <w:tr w14:paraId="7183981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FAAC1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231" w:type="dxa"/>
            <w:tcBorders>
              <w:top w:val="nil"/>
              <w:left w:val="nil"/>
              <w:bottom w:val="nil"/>
              <w:right w:val="nil"/>
            </w:tcBorders>
            <w:noWrap w:val="0"/>
            <w:tcMar>
              <w:top w:w="-1" w:type="dxa"/>
              <w:left w:w="-1" w:type="dxa"/>
              <w:bottom w:w="-1" w:type="dxa"/>
              <w:right w:w="-1" w:type="dxa"/>
            </w:tcMar>
            <w:vAlign w:val="center"/>
          </w:tcPr>
          <w:p w14:paraId="7B96A2E4">
            <w:pPr>
              <w:snapToGrid w:val="0"/>
              <w:spacing w:line="240" w:lineRule="auto"/>
              <w:ind w:left="0" w:leftChars="0" w:right="0" w:rightChars="0" w:firstLine="0" w:firstLineChars="0"/>
              <w:jc w:val="center"/>
              <w:rPr>
                <w:rFonts w:hint="eastAsia" w:eastAsia="宋体"/>
                <w:sz w:val="21"/>
                <w:szCs w:val="21"/>
                <w:lang w:eastAsia="zh-CN"/>
              </w:rPr>
            </w:pPr>
            <w:r>
              <w:rPr>
                <w:rFonts w:hint="eastAsia"/>
                <w:sz w:val="21"/>
                <w:szCs w:val="21"/>
                <w:lang w:val="en-US" w:eastAsia="zh-CN"/>
              </w:rPr>
              <w:t>int</w:t>
            </w:r>
          </w:p>
        </w:tc>
        <w:tc>
          <w:tcPr>
            <w:tcW w:w="899" w:type="dxa"/>
            <w:tcBorders>
              <w:top w:val="nil"/>
              <w:left w:val="nil"/>
              <w:bottom w:val="nil"/>
              <w:right w:val="nil"/>
            </w:tcBorders>
            <w:noWrap w:val="0"/>
            <w:tcMar>
              <w:top w:w="-1" w:type="dxa"/>
              <w:left w:w="-1" w:type="dxa"/>
              <w:bottom w:w="-1" w:type="dxa"/>
              <w:right w:w="-1" w:type="dxa"/>
            </w:tcMar>
            <w:vAlign w:val="center"/>
          </w:tcPr>
          <w:p w14:paraId="749BCFB0">
            <w:pPr>
              <w:pStyle w:val="41"/>
              <w:tabs>
                <w:tab w:val="left" w:pos="503"/>
                <w:tab w:val="center" w:pos="683"/>
              </w:tabs>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2042" w:type="dxa"/>
            <w:tcBorders>
              <w:top w:val="nil"/>
              <w:left w:val="nil"/>
              <w:bottom w:val="nil"/>
              <w:right w:val="nil"/>
            </w:tcBorders>
            <w:noWrap w:val="0"/>
            <w:tcMar>
              <w:top w:w="-1" w:type="dxa"/>
              <w:left w:w="-1" w:type="dxa"/>
              <w:bottom w:w="-1" w:type="dxa"/>
              <w:right w:w="-1" w:type="dxa"/>
            </w:tcMar>
            <w:vAlign w:val="center"/>
          </w:tcPr>
          <w:p w14:paraId="033D435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树龄</w:t>
            </w:r>
          </w:p>
        </w:tc>
        <w:tc>
          <w:tcPr>
            <w:tcW w:w="1266" w:type="dxa"/>
            <w:tcBorders>
              <w:top w:val="nil"/>
              <w:left w:val="nil"/>
              <w:bottom w:val="nil"/>
              <w:right w:val="nil"/>
            </w:tcBorders>
            <w:noWrap w:val="0"/>
            <w:tcMar>
              <w:top w:w="-1" w:type="dxa"/>
              <w:left w:w="-1" w:type="dxa"/>
              <w:bottom w:w="-1" w:type="dxa"/>
              <w:right w:w="-1" w:type="dxa"/>
            </w:tcMar>
            <w:vAlign w:val="center"/>
          </w:tcPr>
          <w:p w14:paraId="5A8F54F9">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5E4E607C">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是</w:t>
            </w:r>
          </w:p>
        </w:tc>
      </w:tr>
      <w:tr w14:paraId="4FCD485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8D40085">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height</w:t>
            </w:r>
          </w:p>
        </w:tc>
        <w:tc>
          <w:tcPr>
            <w:tcW w:w="1231" w:type="dxa"/>
            <w:tcBorders>
              <w:top w:val="nil"/>
              <w:left w:val="nil"/>
              <w:bottom w:val="nil"/>
              <w:right w:val="nil"/>
            </w:tcBorders>
            <w:noWrap w:val="0"/>
            <w:tcMar>
              <w:top w:w="-1" w:type="dxa"/>
              <w:left w:w="-1" w:type="dxa"/>
              <w:bottom w:w="-1" w:type="dxa"/>
              <w:right w:w="-1" w:type="dxa"/>
            </w:tcMar>
            <w:vAlign w:val="center"/>
          </w:tcPr>
          <w:p w14:paraId="75CF885F">
            <w:pPr>
              <w:snapToGrid w:val="0"/>
              <w:spacing w:line="240" w:lineRule="auto"/>
              <w:ind w:left="0" w:leftChars="0" w:right="0" w:rightChars="0" w:firstLine="0" w:firstLineChars="0"/>
              <w:jc w:val="center"/>
              <w:rPr>
                <w:rFonts w:hint="eastAsia"/>
                <w:sz w:val="21"/>
                <w:szCs w:val="21"/>
                <w:lang w:val="en-US" w:eastAsia="zh-CN"/>
              </w:rPr>
            </w:pPr>
            <w:r>
              <w:rPr>
                <w:rFonts w:hint="eastAsia"/>
                <w:sz w:val="21"/>
                <w:szCs w:val="21"/>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4EA68B7A">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64</w:t>
            </w:r>
          </w:p>
        </w:tc>
        <w:tc>
          <w:tcPr>
            <w:tcW w:w="2042" w:type="dxa"/>
            <w:tcBorders>
              <w:top w:val="nil"/>
              <w:left w:val="nil"/>
              <w:bottom w:val="nil"/>
              <w:right w:val="nil"/>
            </w:tcBorders>
            <w:noWrap w:val="0"/>
            <w:tcMar>
              <w:top w:w="-1" w:type="dxa"/>
              <w:left w:w="-1" w:type="dxa"/>
              <w:bottom w:w="-1" w:type="dxa"/>
              <w:right w:w="-1" w:type="dxa"/>
            </w:tcMar>
            <w:vAlign w:val="center"/>
          </w:tcPr>
          <w:p w14:paraId="31897C51">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树高</w:t>
            </w:r>
          </w:p>
        </w:tc>
        <w:tc>
          <w:tcPr>
            <w:tcW w:w="1266" w:type="dxa"/>
            <w:tcBorders>
              <w:top w:val="nil"/>
              <w:left w:val="nil"/>
              <w:bottom w:val="nil"/>
              <w:right w:val="nil"/>
            </w:tcBorders>
            <w:noWrap w:val="0"/>
            <w:tcMar>
              <w:top w:w="-1" w:type="dxa"/>
              <w:left w:w="-1" w:type="dxa"/>
              <w:bottom w:w="-1" w:type="dxa"/>
              <w:right w:w="-1" w:type="dxa"/>
            </w:tcMar>
            <w:vAlign w:val="center"/>
          </w:tcPr>
          <w:p w14:paraId="4B507E9A">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4476BC51">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是</w:t>
            </w:r>
          </w:p>
        </w:tc>
      </w:tr>
      <w:tr w14:paraId="4FB9F04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1B8FE93">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latitude</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7609F464">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decimal</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341AE5BF">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10,8</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55981098">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纬度</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4CA0C346">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362A8BD5">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否</w:t>
            </w:r>
          </w:p>
        </w:tc>
      </w:tr>
      <w:tr w14:paraId="0F3801B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AF64D7E">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longitude</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2D0E83CF">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decimal</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43228421">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11,8</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2C947D6A">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经度</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3AB30F33">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61F3DA93">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否</w:t>
            </w:r>
          </w:p>
        </w:tc>
      </w:tr>
      <w:tr w14:paraId="462B7EA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41694E2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231" w:type="dxa"/>
            <w:tcBorders>
              <w:top w:val="nil"/>
              <w:left w:val="nil"/>
              <w:bottom w:val="nil"/>
              <w:right w:val="nil"/>
            </w:tcBorders>
            <w:noWrap w:val="0"/>
            <w:tcMar>
              <w:top w:w="-1" w:type="dxa"/>
              <w:left w:w="-1" w:type="dxa"/>
              <w:bottom w:w="-1" w:type="dxa"/>
              <w:right w:w="-1" w:type="dxa"/>
            </w:tcMar>
            <w:vAlign w:val="center"/>
          </w:tcPr>
          <w:p w14:paraId="334B01E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99" w:type="dxa"/>
            <w:tcBorders>
              <w:top w:val="nil"/>
              <w:left w:val="nil"/>
              <w:bottom w:val="nil"/>
              <w:right w:val="nil"/>
            </w:tcBorders>
            <w:noWrap w:val="0"/>
            <w:tcMar>
              <w:top w:w="-1" w:type="dxa"/>
              <w:left w:w="-1" w:type="dxa"/>
              <w:bottom w:w="-1" w:type="dxa"/>
              <w:right w:w="-1" w:type="dxa"/>
            </w:tcMar>
            <w:vAlign w:val="center"/>
          </w:tcPr>
          <w:p w14:paraId="2D2D38EE">
            <w:pPr>
              <w:snapToGrid w:val="0"/>
              <w:spacing w:line="240" w:lineRule="auto"/>
              <w:ind w:left="0" w:leftChars="0" w:right="0" w:rightChars="0" w:firstLine="0" w:firstLineChars="0"/>
              <w:jc w:val="center"/>
              <w:rPr>
                <w:sz w:val="21"/>
                <w:szCs w:val="21"/>
              </w:rPr>
            </w:pPr>
            <w:r>
              <w:rPr>
                <w:rFonts w:hint="eastAsia"/>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6692AD1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描述信息</w:t>
            </w:r>
          </w:p>
        </w:tc>
        <w:tc>
          <w:tcPr>
            <w:tcW w:w="1266" w:type="dxa"/>
            <w:tcBorders>
              <w:top w:val="nil"/>
              <w:left w:val="nil"/>
              <w:bottom w:val="nil"/>
              <w:right w:val="nil"/>
            </w:tcBorders>
            <w:noWrap w:val="0"/>
            <w:tcMar>
              <w:top w:w="-1" w:type="dxa"/>
              <w:left w:w="-1" w:type="dxa"/>
              <w:bottom w:w="-1" w:type="dxa"/>
              <w:right w:w="-1" w:type="dxa"/>
            </w:tcMar>
            <w:vAlign w:val="center"/>
          </w:tcPr>
          <w:p w14:paraId="041AC241">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170036FF">
            <w:pPr>
              <w:snapToGrid w:val="0"/>
              <w:spacing w:line="240" w:lineRule="auto"/>
              <w:ind w:left="0" w:leftChars="0" w:right="0" w:rightChars="0" w:firstLine="0" w:firstLineChars="0"/>
              <w:jc w:val="center"/>
              <w:rPr>
                <w:sz w:val="21"/>
                <w:szCs w:val="21"/>
              </w:rPr>
            </w:pPr>
            <w:r>
              <w:rPr>
                <w:rFonts w:hint="eastAsia"/>
                <w:sz w:val="21"/>
                <w:szCs w:val="21"/>
              </w:rPr>
              <w:t>否</w:t>
            </w:r>
          </w:p>
        </w:tc>
      </w:tr>
      <w:tr w14:paraId="3250807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54954E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231" w:type="dxa"/>
            <w:tcBorders>
              <w:top w:val="nil"/>
              <w:left w:val="nil"/>
              <w:bottom w:val="nil"/>
              <w:right w:val="nil"/>
            </w:tcBorders>
            <w:noWrap w:val="0"/>
            <w:tcMar>
              <w:top w:w="-1" w:type="dxa"/>
              <w:left w:w="-1" w:type="dxa"/>
              <w:bottom w:w="-1" w:type="dxa"/>
              <w:right w:w="-1" w:type="dxa"/>
            </w:tcMar>
            <w:vAlign w:val="center"/>
          </w:tcPr>
          <w:p w14:paraId="38F1034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99" w:type="dxa"/>
            <w:tcBorders>
              <w:top w:val="nil"/>
              <w:left w:val="nil"/>
              <w:bottom w:val="nil"/>
              <w:right w:val="nil"/>
            </w:tcBorders>
            <w:noWrap w:val="0"/>
            <w:tcMar>
              <w:top w:w="-1" w:type="dxa"/>
              <w:left w:w="-1" w:type="dxa"/>
              <w:bottom w:w="-1" w:type="dxa"/>
              <w:right w:w="-1" w:type="dxa"/>
            </w:tcMar>
            <w:vAlign w:val="center"/>
          </w:tcPr>
          <w:p w14:paraId="74869C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0010BB6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66" w:type="dxa"/>
            <w:tcBorders>
              <w:top w:val="nil"/>
              <w:left w:val="nil"/>
              <w:bottom w:val="nil"/>
              <w:right w:val="nil"/>
            </w:tcBorders>
            <w:noWrap w:val="0"/>
            <w:tcMar>
              <w:top w:w="-1" w:type="dxa"/>
              <w:left w:w="-1" w:type="dxa"/>
              <w:bottom w:w="-1" w:type="dxa"/>
              <w:right w:w="-1" w:type="dxa"/>
            </w:tcMar>
            <w:vAlign w:val="center"/>
          </w:tcPr>
          <w:p w14:paraId="0BBCCF5D">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302A720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5425A49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4587D5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231" w:type="dxa"/>
            <w:tcBorders>
              <w:top w:val="nil"/>
              <w:left w:val="nil"/>
              <w:bottom w:val="nil"/>
              <w:right w:val="nil"/>
            </w:tcBorders>
            <w:noWrap w:val="0"/>
            <w:tcMar>
              <w:top w:w="-1" w:type="dxa"/>
              <w:left w:w="-1" w:type="dxa"/>
              <w:bottom w:w="-1" w:type="dxa"/>
              <w:right w:w="-1" w:type="dxa"/>
            </w:tcMar>
            <w:vAlign w:val="center"/>
          </w:tcPr>
          <w:p w14:paraId="28B530A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nil"/>
              <w:left w:val="nil"/>
              <w:bottom w:val="nil"/>
              <w:right w:val="nil"/>
            </w:tcBorders>
            <w:noWrap w:val="0"/>
            <w:tcMar>
              <w:top w:w="-1" w:type="dxa"/>
              <w:left w:w="-1" w:type="dxa"/>
              <w:bottom w:w="-1" w:type="dxa"/>
              <w:right w:w="-1" w:type="dxa"/>
            </w:tcMar>
            <w:vAlign w:val="center"/>
          </w:tcPr>
          <w:p w14:paraId="79F3BE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2F53C61B">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66" w:type="dxa"/>
            <w:tcBorders>
              <w:top w:val="nil"/>
              <w:left w:val="nil"/>
              <w:bottom w:val="nil"/>
              <w:right w:val="nil"/>
            </w:tcBorders>
            <w:noWrap w:val="0"/>
            <w:tcMar>
              <w:top w:w="-1" w:type="dxa"/>
              <w:left w:w="-1" w:type="dxa"/>
              <w:bottom w:w="-1" w:type="dxa"/>
              <w:right w:w="-1" w:type="dxa"/>
            </w:tcMar>
            <w:vAlign w:val="center"/>
          </w:tcPr>
          <w:p w14:paraId="2345ADB7">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5BB2FDD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31651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single" w:color="auto" w:sz="12" w:space="0"/>
              <w:right w:val="nil"/>
            </w:tcBorders>
            <w:noWrap w:val="0"/>
            <w:tcMar>
              <w:top w:w="-1" w:type="dxa"/>
              <w:left w:w="-1" w:type="dxa"/>
              <w:bottom w:w="-1" w:type="dxa"/>
              <w:right w:w="-1" w:type="dxa"/>
            </w:tcMar>
            <w:vAlign w:val="center"/>
          </w:tcPr>
          <w:p w14:paraId="6C0B30E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231" w:type="dxa"/>
            <w:tcBorders>
              <w:top w:val="nil"/>
              <w:left w:val="nil"/>
              <w:bottom w:val="single" w:color="auto" w:sz="12" w:space="0"/>
              <w:right w:val="nil"/>
            </w:tcBorders>
            <w:noWrap w:val="0"/>
            <w:tcMar>
              <w:top w:w="-1" w:type="dxa"/>
              <w:left w:w="-1" w:type="dxa"/>
              <w:bottom w:w="-1" w:type="dxa"/>
              <w:right w:w="-1" w:type="dxa"/>
            </w:tcMar>
            <w:vAlign w:val="center"/>
          </w:tcPr>
          <w:p w14:paraId="64EF2D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nil"/>
              <w:left w:val="nil"/>
              <w:bottom w:val="single" w:color="auto" w:sz="12" w:space="0"/>
              <w:right w:val="nil"/>
            </w:tcBorders>
            <w:noWrap w:val="0"/>
            <w:tcMar>
              <w:top w:w="-1" w:type="dxa"/>
              <w:left w:w="-1" w:type="dxa"/>
              <w:bottom w:w="-1" w:type="dxa"/>
              <w:right w:w="-1" w:type="dxa"/>
            </w:tcMar>
            <w:vAlign w:val="center"/>
          </w:tcPr>
          <w:p w14:paraId="492CC14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single" w:color="auto" w:sz="12" w:space="0"/>
              <w:right w:val="nil"/>
            </w:tcBorders>
            <w:noWrap w:val="0"/>
            <w:tcMar>
              <w:top w:w="-1" w:type="dxa"/>
              <w:left w:w="-1" w:type="dxa"/>
              <w:bottom w:w="-1" w:type="dxa"/>
              <w:right w:w="-1" w:type="dxa"/>
            </w:tcMar>
            <w:vAlign w:val="center"/>
          </w:tcPr>
          <w:p w14:paraId="7EAA5510">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66" w:type="dxa"/>
            <w:tcBorders>
              <w:top w:val="nil"/>
              <w:left w:val="nil"/>
              <w:bottom w:val="single" w:color="auto" w:sz="12" w:space="0"/>
              <w:right w:val="nil"/>
            </w:tcBorders>
            <w:noWrap w:val="0"/>
            <w:tcMar>
              <w:top w:w="-1" w:type="dxa"/>
              <w:left w:w="-1" w:type="dxa"/>
              <w:bottom w:w="-1" w:type="dxa"/>
              <w:right w:w="-1" w:type="dxa"/>
            </w:tcMar>
            <w:vAlign w:val="center"/>
          </w:tcPr>
          <w:p w14:paraId="4697F3DE">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single" w:color="auto" w:sz="12" w:space="0"/>
              <w:right w:val="nil"/>
            </w:tcBorders>
            <w:noWrap w:val="0"/>
            <w:tcMar>
              <w:top w:w="-1" w:type="dxa"/>
              <w:left w:w="-1" w:type="dxa"/>
              <w:bottom w:w="-1" w:type="dxa"/>
              <w:right w:w="-1" w:type="dxa"/>
            </w:tcMar>
            <w:vAlign w:val="center"/>
          </w:tcPr>
          <w:p w14:paraId="6E61802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20CB9BAF">
      <w:pPr>
        <w:widowControl/>
        <w:numPr>
          <w:ilvl w:val="0"/>
          <w:numId w:val="0"/>
        </w:numPr>
        <w:jc w:val="left"/>
      </w:pPr>
    </w:p>
    <w:p w14:paraId="19B369A1">
      <w:pPr>
        <w:widowControl/>
        <w:numPr>
          <w:ilvl w:val="0"/>
          <w:numId w:val="15"/>
        </w:numPr>
        <w:ind w:firstLine="420"/>
        <w:jc w:val="left"/>
      </w:pPr>
      <w:r>
        <w:rPr>
          <w:rFonts w:hint="eastAsia"/>
        </w:rPr>
        <w:t>权限角色</w:t>
      </w:r>
      <w:r>
        <w:t>表</w:t>
      </w:r>
    </w:p>
    <w:p w14:paraId="2B7ECF60">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pPr>
      <w:r>
        <w:rPr>
          <w:rFonts w:hint="eastAsia"/>
          <w:lang w:eastAsia="zh-CN"/>
        </w:rPr>
        <w:t>见</w:t>
      </w:r>
      <w:r>
        <w:rPr>
          <w:rFonts w:hint="eastAsia"/>
          <w:lang w:val="en-US" w:eastAsia="zh-CN"/>
        </w:rPr>
        <w:t>下</w:t>
      </w:r>
      <w:r>
        <w:rPr>
          <w:rFonts w:hint="eastAsia"/>
          <w:lang w:eastAsia="zh-CN"/>
        </w:rPr>
        <w:t>表</w:t>
      </w:r>
      <w:r>
        <w:rPr>
          <w:rFonts w:hint="eastAsia"/>
        </w:rPr>
        <w:t>4.4所示，存储了系统内部的用户权限信息，主要包括角色名称和权限描述。本系统采用简化的RBAC访问控制模型。考虑到系统仅涉及用户和管理员两种固定角色，且权限边界清晰，采用用户</w:t>
      </w:r>
      <w:r>
        <w:rPr>
          <w:rFonts w:hint="eastAsia"/>
          <w:lang w:val="en-US" w:eastAsia="zh-CN"/>
        </w:rPr>
        <w:t>与</w:t>
      </w:r>
      <w:r>
        <w:rPr>
          <w:rFonts w:hint="eastAsia"/>
        </w:rPr>
        <w:t>角色直接关联的设计，通过</w:t>
      </w:r>
      <w:r>
        <w:rPr>
          <w:rFonts w:hint="eastAsia"/>
          <w:lang w:val="en-US" w:eastAsia="zh-CN"/>
        </w:rPr>
        <w:t>per_role_id</w:t>
      </w:r>
      <w:r>
        <w:rPr>
          <w:rFonts w:hint="eastAsia"/>
        </w:rPr>
        <w:t>外键实现角色分配。该简化设计在满足系统权限控制需求的同时，降低了实现复杂度。</w:t>
      </w:r>
    </w:p>
    <w:p w14:paraId="53D1E87B">
      <w:pPr>
        <w:widowControl/>
        <w:numPr>
          <w:ilvl w:val="0"/>
          <w:numId w:val="0"/>
        </w:numPr>
        <w:jc w:val="left"/>
      </w:pPr>
    </w:p>
    <w:p w14:paraId="0B477022">
      <w:pPr>
        <w:widowControl/>
        <w:numPr>
          <w:ilvl w:val="0"/>
          <w:numId w:val="0"/>
        </w:numPr>
        <w:jc w:val="left"/>
      </w:pPr>
    </w:p>
    <w:p w14:paraId="355BD56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权限角色</w:t>
      </w:r>
      <w:r>
        <w:rPr>
          <w:rFonts w:cs="Times New Roman"/>
          <w:sz w:val="21"/>
          <w:szCs w:val="21"/>
        </w:rPr>
        <w:t>表</w:t>
      </w:r>
    </w:p>
    <w:p w14:paraId="71F838F6">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 xml:space="preserve">Permission </w:t>
      </w:r>
      <w:r>
        <w:rPr>
          <w:rFonts w:cs="Times New Roman"/>
          <w:sz w:val="21"/>
          <w:szCs w:val="21"/>
        </w:rPr>
        <w:t>Role</w:t>
      </w:r>
      <w:r>
        <w:rPr>
          <w:rFonts w:hint="eastAsia" w:cs="Times New Roman"/>
          <w:sz w:val="21"/>
          <w:szCs w:val="21"/>
        </w:rPr>
        <w:t xml:space="preserve"> </w:t>
      </w:r>
      <w:r>
        <w:rPr>
          <w:rFonts w:cs="Times New Roman"/>
          <w:sz w:val="21"/>
          <w:szCs w:val="21"/>
        </w:rPr>
        <w:t>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1124"/>
        <w:gridCol w:w="853"/>
        <w:gridCol w:w="1946"/>
        <w:gridCol w:w="1204"/>
        <w:gridCol w:w="1404"/>
      </w:tblGrid>
      <w:tr w14:paraId="3657AAC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26" w:type="dxa"/>
            <w:tcBorders>
              <w:top w:val="single" w:color="000000" w:sz="12" w:space="0"/>
              <w:left w:val="nil"/>
              <w:bottom w:val="nil"/>
              <w:right w:val="nil"/>
            </w:tcBorders>
            <w:noWrap w:val="0"/>
            <w:tcMar>
              <w:top w:w="-1" w:type="dxa"/>
              <w:left w:w="-1" w:type="dxa"/>
              <w:bottom w:w="-1" w:type="dxa"/>
              <w:right w:w="-1" w:type="dxa"/>
            </w:tcMar>
            <w:vAlign w:val="center"/>
          </w:tcPr>
          <w:p w14:paraId="54B29217">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24" w:type="dxa"/>
            <w:tcBorders>
              <w:top w:val="single" w:color="000000" w:sz="12" w:space="0"/>
              <w:left w:val="nil"/>
              <w:bottom w:val="nil"/>
              <w:right w:val="nil"/>
            </w:tcBorders>
            <w:noWrap w:val="0"/>
            <w:tcMar>
              <w:top w:w="-1" w:type="dxa"/>
              <w:left w:w="-1" w:type="dxa"/>
              <w:bottom w:w="-1" w:type="dxa"/>
              <w:right w:w="-1" w:type="dxa"/>
            </w:tcMar>
            <w:vAlign w:val="center"/>
          </w:tcPr>
          <w:p w14:paraId="6E1E3DA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53" w:type="dxa"/>
            <w:tcBorders>
              <w:top w:val="single" w:color="000000" w:sz="12" w:space="0"/>
              <w:left w:val="nil"/>
              <w:bottom w:val="nil"/>
              <w:right w:val="nil"/>
            </w:tcBorders>
            <w:noWrap w:val="0"/>
            <w:tcMar>
              <w:top w:w="-1" w:type="dxa"/>
              <w:left w:w="-1" w:type="dxa"/>
              <w:bottom w:w="-1" w:type="dxa"/>
              <w:right w:w="-1" w:type="dxa"/>
            </w:tcMar>
            <w:vAlign w:val="center"/>
          </w:tcPr>
          <w:p w14:paraId="040C29A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46" w:type="dxa"/>
            <w:tcBorders>
              <w:top w:val="single" w:color="000000" w:sz="12" w:space="0"/>
              <w:left w:val="nil"/>
              <w:bottom w:val="nil"/>
              <w:right w:val="nil"/>
            </w:tcBorders>
            <w:noWrap w:val="0"/>
            <w:tcMar>
              <w:top w:w="-1" w:type="dxa"/>
              <w:left w:w="-1" w:type="dxa"/>
              <w:bottom w:w="-1" w:type="dxa"/>
              <w:right w:w="-1" w:type="dxa"/>
            </w:tcMar>
            <w:vAlign w:val="center"/>
          </w:tcPr>
          <w:p w14:paraId="73B71E3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04" w:type="dxa"/>
            <w:tcBorders>
              <w:top w:val="single" w:color="000000" w:sz="12" w:space="0"/>
              <w:left w:val="nil"/>
              <w:bottom w:val="nil"/>
              <w:right w:val="nil"/>
            </w:tcBorders>
            <w:noWrap w:val="0"/>
            <w:tcMar>
              <w:top w:w="-1" w:type="dxa"/>
              <w:left w:w="-1" w:type="dxa"/>
              <w:bottom w:w="-1" w:type="dxa"/>
              <w:right w:w="-1" w:type="dxa"/>
            </w:tcMar>
            <w:vAlign w:val="center"/>
          </w:tcPr>
          <w:p w14:paraId="0D84DE28">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03" w:type="dxa"/>
            <w:tcBorders>
              <w:top w:val="single" w:color="000000" w:sz="12" w:space="0"/>
              <w:left w:val="nil"/>
              <w:bottom w:val="nil"/>
              <w:right w:val="nil"/>
            </w:tcBorders>
            <w:noWrap w:val="0"/>
            <w:tcMar>
              <w:top w:w="-1" w:type="dxa"/>
              <w:left w:w="-1" w:type="dxa"/>
              <w:bottom w:w="-1" w:type="dxa"/>
              <w:right w:w="-1" w:type="dxa"/>
            </w:tcMar>
            <w:vAlign w:val="center"/>
          </w:tcPr>
          <w:p w14:paraId="4F4BFAD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5F5E81B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single" w:color="000000" w:sz="4" w:space="0"/>
              <w:left w:val="nil"/>
              <w:bottom w:val="nil"/>
              <w:right w:val="nil"/>
            </w:tcBorders>
            <w:noWrap w:val="0"/>
            <w:tcMar>
              <w:top w:w="-1" w:type="dxa"/>
              <w:left w:w="-1" w:type="dxa"/>
              <w:bottom w:w="-1" w:type="dxa"/>
              <w:right w:w="-1" w:type="dxa"/>
            </w:tcMar>
            <w:vAlign w:val="center"/>
          </w:tcPr>
          <w:p w14:paraId="24A9E0D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24" w:type="dxa"/>
            <w:tcBorders>
              <w:top w:val="single" w:color="000000" w:sz="4" w:space="0"/>
              <w:left w:val="nil"/>
              <w:bottom w:val="nil"/>
              <w:right w:val="nil"/>
            </w:tcBorders>
            <w:noWrap w:val="0"/>
            <w:tcMar>
              <w:top w:w="-1" w:type="dxa"/>
              <w:left w:w="-1" w:type="dxa"/>
              <w:bottom w:w="-1" w:type="dxa"/>
              <w:right w:w="-1" w:type="dxa"/>
            </w:tcMar>
            <w:vAlign w:val="center"/>
          </w:tcPr>
          <w:p w14:paraId="41C5239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single" w:color="000000" w:sz="4" w:space="0"/>
              <w:left w:val="nil"/>
              <w:bottom w:val="nil"/>
              <w:right w:val="nil"/>
            </w:tcBorders>
            <w:noWrap w:val="0"/>
            <w:tcMar>
              <w:top w:w="-1" w:type="dxa"/>
              <w:left w:w="-1" w:type="dxa"/>
              <w:bottom w:w="-1" w:type="dxa"/>
              <w:right w:w="-1" w:type="dxa"/>
            </w:tcMar>
            <w:vAlign w:val="center"/>
          </w:tcPr>
          <w:p w14:paraId="055776C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single" w:color="000000" w:sz="4" w:space="0"/>
              <w:left w:val="nil"/>
              <w:bottom w:val="nil"/>
              <w:right w:val="nil"/>
            </w:tcBorders>
            <w:noWrap w:val="0"/>
            <w:tcMar>
              <w:top w:w="-1" w:type="dxa"/>
              <w:left w:w="-1" w:type="dxa"/>
              <w:bottom w:w="-1" w:type="dxa"/>
              <w:right w:w="-1" w:type="dxa"/>
            </w:tcMar>
            <w:vAlign w:val="center"/>
          </w:tcPr>
          <w:p w14:paraId="607C37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04" w:type="dxa"/>
            <w:tcBorders>
              <w:top w:val="single" w:color="000000" w:sz="4" w:space="0"/>
              <w:left w:val="nil"/>
              <w:bottom w:val="nil"/>
              <w:right w:val="nil"/>
            </w:tcBorders>
            <w:noWrap w:val="0"/>
            <w:tcMar>
              <w:top w:w="-1" w:type="dxa"/>
              <w:left w:w="-1" w:type="dxa"/>
              <w:bottom w:w="-1" w:type="dxa"/>
              <w:right w:w="-1" w:type="dxa"/>
            </w:tcMar>
            <w:vAlign w:val="center"/>
          </w:tcPr>
          <w:p w14:paraId="4D23773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03" w:type="dxa"/>
            <w:tcBorders>
              <w:top w:val="single" w:color="000000" w:sz="4" w:space="0"/>
              <w:left w:val="nil"/>
              <w:bottom w:val="nil"/>
              <w:right w:val="nil"/>
            </w:tcBorders>
            <w:noWrap w:val="0"/>
            <w:tcMar>
              <w:top w:w="-1" w:type="dxa"/>
              <w:left w:w="-1" w:type="dxa"/>
              <w:bottom w:w="-1" w:type="dxa"/>
              <w:right w:w="-1" w:type="dxa"/>
            </w:tcMar>
            <w:vAlign w:val="center"/>
          </w:tcPr>
          <w:p w14:paraId="6937333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897EE3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320448C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role_name</w:t>
            </w:r>
          </w:p>
        </w:tc>
        <w:tc>
          <w:tcPr>
            <w:tcW w:w="1124" w:type="dxa"/>
            <w:tcBorders>
              <w:top w:val="nil"/>
              <w:left w:val="nil"/>
              <w:bottom w:val="nil"/>
              <w:right w:val="nil"/>
            </w:tcBorders>
            <w:noWrap w:val="0"/>
            <w:tcMar>
              <w:top w:w="-1" w:type="dxa"/>
              <w:left w:w="-1" w:type="dxa"/>
              <w:bottom w:w="-1" w:type="dxa"/>
              <w:right w:w="-1" w:type="dxa"/>
            </w:tcMar>
            <w:vAlign w:val="center"/>
          </w:tcPr>
          <w:p w14:paraId="5FDC3F2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53" w:type="dxa"/>
            <w:tcBorders>
              <w:top w:val="nil"/>
              <w:left w:val="nil"/>
              <w:bottom w:val="nil"/>
              <w:right w:val="nil"/>
            </w:tcBorders>
            <w:noWrap w:val="0"/>
            <w:tcMar>
              <w:top w:w="-1" w:type="dxa"/>
              <w:left w:w="-1" w:type="dxa"/>
              <w:bottom w:w="-1" w:type="dxa"/>
              <w:right w:w="-1" w:type="dxa"/>
            </w:tcMar>
            <w:vAlign w:val="center"/>
          </w:tcPr>
          <w:p w14:paraId="6D0B10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46" w:type="dxa"/>
            <w:tcBorders>
              <w:top w:val="nil"/>
              <w:left w:val="nil"/>
              <w:bottom w:val="nil"/>
              <w:right w:val="nil"/>
            </w:tcBorders>
            <w:noWrap w:val="0"/>
            <w:tcMar>
              <w:top w:w="-1" w:type="dxa"/>
              <w:left w:w="-1" w:type="dxa"/>
              <w:bottom w:w="-1" w:type="dxa"/>
              <w:right w:w="-1" w:type="dxa"/>
            </w:tcMar>
            <w:vAlign w:val="center"/>
          </w:tcPr>
          <w:p w14:paraId="708E10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角色名称</w:t>
            </w:r>
          </w:p>
        </w:tc>
        <w:tc>
          <w:tcPr>
            <w:tcW w:w="1204" w:type="dxa"/>
            <w:tcBorders>
              <w:top w:val="nil"/>
              <w:left w:val="nil"/>
              <w:bottom w:val="nil"/>
              <w:right w:val="nil"/>
            </w:tcBorders>
            <w:noWrap w:val="0"/>
            <w:tcMar>
              <w:top w:w="-1" w:type="dxa"/>
              <w:left w:w="-1" w:type="dxa"/>
              <w:bottom w:w="-1" w:type="dxa"/>
              <w:right w:w="-1" w:type="dxa"/>
            </w:tcMar>
            <w:vAlign w:val="center"/>
          </w:tcPr>
          <w:p w14:paraId="46835DC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5484CA6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A68E2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7742106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permission_desc</w:t>
            </w:r>
          </w:p>
        </w:tc>
        <w:tc>
          <w:tcPr>
            <w:tcW w:w="1124" w:type="dxa"/>
            <w:tcBorders>
              <w:top w:val="nil"/>
              <w:left w:val="nil"/>
              <w:bottom w:val="nil"/>
              <w:right w:val="nil"/>
            </w:tcBorders>
            <w:noWrap w:val="0"/>
            <w:tcMar>
              <w:top w:w="-1" w:type="dxa"/>
              <w:left w:w="-1" w:type="dxa"/>
              <w:bottom w:w="-1" w:type="dxa"/>
              <w:right w:w="-1" w:type="dxa"/>
            </w:tcMar>
            <w:vAlign w:val="center"/>
          </w:tcPr>
          <w:p w14:paraId="175B940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53" w:type="dxa"/>
            <w:tcBorders>
              <w:top w:val="nil"/>
              <w:left w:val="nil"/>
              <w:bottom w:val="nil"/>
              <w:right w:val="nil"/>
            </w:tcBorders>
            <w:noWrap w:val="0"/>
            <w:tcMar>
              <w:top w:w="-1" w:type="dxa"/>
              <w:left w:w="-1" w:type="dxa"/>
              <w:bottom w:w="-1" w:type="dxa"/>
              <w:right w:w="-1" w:type="dxa"/>
            </w:tcMar>
            <w:vAlign w:val="center"/>
          </w:tcPr>
          <w:p w14:paraId="4749598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396805E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权限描述</w:t>
            </w:r>
          </w:p>
        </w:tc>
        <w:tc>
          <w:tcPr>
            <w:tcW w:w="1204" w:type="dxa"/>
            <w:tcBorders>
              <w:top w:val="nil"/>
              <w:left w:val="nil"/>
              <w:bottom w:val="nil"/>
              <w:right w:val="nil"/>
            </w:tcBorders>
            <w:noWrap w:val="0"/>
            <w:tcMar>
              <w:top w:w="-1" w:type="dxa"/>
              <w:left w:w="-1" w:type="dxa"/>
              <w:bottom w:w="-1" w:type="dxa"/>
              <w:right w:w="-1" w:type="dxa"/>
            </w:tcMar>
            <w:vAlign w:val="center"/>
          </w:tcPr>
          <w:p w14:paraId="7DE7266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15C71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289CAD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0EAEA02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24" w:type="dxa"/>
            <w:tcBorders>
              <w:top w:val="nil"/>
              <w:left w:val="nil"/>
              <w:bottom w:val="nil"/>
              <w:right w:val="nil"/>
            </w:tcBorders>
            <w:noWrap w:val="0"/>
            <w:tcMar>
              <w:top w:w="-1" w:type="dxa"/>
              <w:left w:w="-1" w:type="dxa"/>
              <w:bottom w:w="-1" w:type="dxa"/>
              <w:right w:w="-1" w:type="dxa"/>
            </w:tcMar>
            <w:vAlign w:val="center"/>
          </w:tcPr>
          <w:p w14:paraId="24AA3E4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53" w:type="dxa"/>
            <w:tcBorders>
              <w:top w:val="nil"/>
              <w:left w:val="nil"/>
              <w:bottom w:val="nil"/>
              <w:right w:val="nil"/>
            </w:tcBorders>
            <w:noWrap w:val="0"/>
            <w:tcMar>
              <w:top w:w="-1" w:type="dxa"/>
              <w:left w:w="-1" w:type="dxa"/>
              <w:bottom w:w="-1" w:type="dxa"/>
              <w:right w:w="-1" w:type="dxa"/>
            </w:tcMar>
            <w:vAlign w:val="center"/>
          </w:tcPr>
          <w:p w14:paraId="3E8612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5BE48D2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04" w:type="dxa"/>
            <w:tcBorders>
              <w:top w:val="nil"/>
              <w:left w:val="nil"/>
              <w:bottom w:val="nil"/>
              <w:right w:val="nil"/>
            </w:tcBorders>
            <w:noWrap w:val="0"/>
            <w:tcMar>
              <w:top w:w="-1" w:type="dxa"/>
              <w:left w:w="-1" w:type="dxa"/>
              <w:bottom w:w="-1" w:type="dxa"/>
              <w:right w:w="-1" w:type="dxa"/>
            </w:tcMar>
            <w:vAlign w:val="center"/>
          </w:tcPr>
          <w:p w14:paraId="5BBB78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6A92BEA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515B8F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2F05EB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24" w:type="dxa"/>
            <w:tcBorders>
              <w:top w:val="nil"/>
              <w:left w:val="nil"/>
              <w:bottom w:val="nil"/>
              <w:right w:val="nil"/>
            </w:tcBorders>
            <w:noWrap w:val="0"/>
            <w:tcMar>
              <w:top w:w="-1" w:type="dxa"/>
              <w:left w:w="-1" w:type="dxa"/>
              <w:bottom w:w="-1" w:type="dxa"/>
              <w:right w:w="-1" w:type="dxa"/>
            </w:tcMar>
            <w:vAlign w:val="center"/>
          </w:tcPr>
          <w:p w14:paraId="69F63A1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nil"/>
              <w:right w:val="nil"/>
            </w:tcBorders>
            <w:noWrap w:val="0"/>
            <w:tcMar>
              <w:top w:w="-1" w:type="dxa"/>
              <w:left w:w="-1" w:type="dxa"/>
              <w:bottom w:w="-1" w:type="dxa"/>
              <w:right w:w="-1" w:type="dxa"/>
            </w:tcMar>
            <w:vAlign w:val="center"/>
          </w:tcPr>
          <w:p w14:paraId="002A2C3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7C8D850D">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04" w:type="dxa"/>
            <w:tcBorders>
              <w:top w:val="nil"/>
              <w:left w:val="nil"/>
              <w:bottom w:val="nil"/>
              <w:right w:val="nil"/>
            </w:tcBorders>
            <w:noWrap w:val="0"/>
            <w:tcMar>
              <w:top w:w="-1" w:type="dxa"/>
              <w:left w:w="-1" w:type="dxa"/>
              <w:bottom w:w="-1" w:type="dxa"/>
              <w:right w:w="-1" w:type="dxa"/>
            </w:tcMar>
            <w:vAlign w:val="center"/>
          </w:tcPr>
          <w:p w14:paraId="5D558B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3C48A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CA0CA2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single" w:color="auto" w:sz="12" w:space="0"/>
              <w:right w:val="nil"/>
            </w:tcBorders>
            <w:noWrap w:val="0"/>
            <w:tcMar>
              <w:top w:w="-1" w:type="dxa"/>
              <w:left w:w="-1" w:type="dxa"/>
              <w:bottom w:w="-1" w:type="dxa"/>
              <w:right w:w="-1" w:type="dxa"/>
            </w:tcMar>
            <w:vAlign w:val="center"/>
          </w:tcPr>
          <w:p w14:paraId="3EFD29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24" w:type="dxa"/>
            <w:tcBorders>
              <w:top w:val="nil"/>
              <w:left w:val="nil"/>
              <w:bottom w:val="single" w:color="auto" w:sz="12" w:space="0"/>
              <w:right w:val="nil"/>
            </w:tcBorders>
            <w:noWrap w:val="0"/>
            <w:tcMar>
              <w:top w:w="-1" w:type="dxa"/>
              <w:left w:w="-1" w:type="dxa"/>
              <w:bottom w:w="-1" w:type="dxa"/>
              <w:right w:w="-1" w:type="dxa"/>
            </w:tcMar>
            <w:vAlign w:val="center"/>
          </w:tcPr>
          <w:p w14:paraId="0B23A5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single" w:color="auto" w:sz="12" w:space="0"/>
              <w:right w:val="nil"/>
            </w:tcBorders>
            <w:noWrap w:val="0"/>
            <w:tcMar>
              <w:top w:w="-1" w:type="dxa"/>
              <w:left w:w="-1" w:type="dxa"/>
              <w:bottom w:w="-1" w:type="dxa"/>
              <w:right w:w="-1" w:type="dxa"/>
            </w:tcMar>
            <w:vAlign w:val="center"/>
          </w:tcPr>
          <w:p w14:paraId="1A646E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single" w:color="auto" w:sz="12" w:space="0"/>
              <w:right w:val="nil"/>
            </w:tcBorders>
            <w:noWrap w:val="0"/>
            <w:tcMar>
              <w:top w:w="-1" w:type="dxa"/>
              <w:left w:w="-1" w:type="dxa"/>
              <w:bottom w:w="-1" w:type="dxa"/>
              <w:right w:w="-1" w:type="dxa"/>
            </w:tcMar>
            <w:vAlign w:val="center"/>
          </w:tcPr>
          <w:p w14:paraId="66E53536">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04" w:type="dxa"/>
            <w:tcBorders>
              <w:top w:val="nil"/>
              <w:left w:val="nil"/>
              <w:bottom w:val="single" w:color="auto" w:sz="12" w:space="0"/>
              <w:right w:val="nil"/>
            </w:tcBorders>
            <w:noWrap w:val="0"/>
            <w:tcMar>
              <w:top w:w="-1" w:type="dxa"/>
              <w:left w:w="-1" w:type="dxa"/>
              <w:bottom w:w="-1" w:type="dxa"/>
              <w:right w:w="-1" w:type="dxa"/>
            </w:tcMar>
            <w:vAlign w:val="center"/>
          </w:tcPr>
          <w:p w14:paraId="6AEF2FAD">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single" w:color="auto" w:sz="12" w:space="0"/>
              <w:right w:val="nil"/>
            </w:tcBorders>
            <w:noWrap w:val="0"/>
            <w:tcMar>
              <w:top w:w="-1" w:type="dxa"/>
              <w:left w:w="-1" w:type="dxa"/>
              <w:bottom w:w="-1" w:type="dxa"/>
              <w:right w:w="-1" w:type="dxa"/>
            </w:tcMar>
            <w:vAlign w:val="center"/>
          </w:tcPr>
          <w:p w14:paraId="0FAB751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459AFE09">
      <w:pPr>
        <w:widowControl/>
        <w:ind w:left="0" w:leftChars="0" w:firstLine="0" w:firstLineChars="0"/>
        <w:jc w:val="both"/>
      </w:pPr>
      <w:bookmarkStart w:id="159" w:name="_Toc7457"/>
    </w:p>
    <w:p w14:paraId="66107390">
      <w:pPr>
        <w:ind w:firstLine="420"/>
      </w:pPr>
      <w:r>
        <w:rPr>
          <w:rFonts w:hint="eastAsia"/>
        </w:rPr>
        <w:t>综上所述，古树名木检索系统涉及到以上4张主要数据库表，分别对应用户信息、图像</w:t>
      </w:r>
      <w:r>
        <w:rPr>
          <w:rFonts w:hint="eastAsia"/>
          <w:lang w:val="en-US" w:eastAsia="zh-CN"/>
        </w:rPr>
        <w:t>数据</w:t>
      </w:r>
      <w:r>
        <w:rPr>
          <w:rFonts w:hint="eastAsia"/>
        </w:rPr>
        <w:t>、树木信息和权限角色信息等4个实体。通过对数据库表进行合理的设计，可以有效地减少系统的开发难度，并对其进行有效的组织与管理，为保障系统的高效运行打下良好的基础。</w:t>
      </w:r>
    </w:p>
    <w:p w14:paraId="202E426B">
      <w:pPr>
        <w:pStyle w:val="3"/>
        <w:bidi w:val="0"/>
      </w:pPr>
      <w:bookmarkStart w:id="160" w:name="_Toc3248"/>
      <w:bookmarkStart w:id="161" w:name="_Toc5799"/>
      <w:r>
        <w:rPr>
          <w:rFonts w:hint="eastAsia"/>
        </w:rPr>
        <w:t>4.3</w:t>
      </w:r>
      <w:r>
        <w:rPr>
          <w:rFonts w:hint="eastAsia"/>
          <w:lang w:val="en-US" w:eastAsia="zh-CN"/>
        </w:rPr>
        <w:t xml:space="preserve"> </w:t>
      </w:r>
      <w:r>
        <w:t>系统详细设计与实现</w:t>
      </w:r>
      <w:bookmarkEnd w:id="160"/>
      <w:bookmarkEnd w:id="161"/>
    </w:p>
    <w:p w14:paraId="29B6B3F3">
      <w:pPr>
        <w:ind w:firstLine="420"/>
      </w:pPr>
      <w:r>
        <w:t>本</w:t>
      </w:r>
      <w:r>
        <w:rPr>
          <w:rFonts w:hint="eastAsia"/>
        </w:rPr>
        <w:t>节对古树名木检索系统的技术设计分析说明，前端利用Vue框架开发，后端使用SpringBoot框架。在前面两节中，本文分别阐述了系统的需求分析和总体设计，然后对其中的</w:t>
      </w:r>
      <w:r>
        <w:rPr>
          <w:rFonts w:hint="eastAsia"/>
          <w:lang w:val="en-US" w:eastAsia="zh-CN"/>
        </w:rPr>
        <w:t>三</w:t>
      </w:r>
      <w:r>
        <w:rPr>
          <w:rFonts w:hint="eastAsia"/>
        </w:rPr>
        <w:t>个核心模块进行了详细的设计。本节在此基础上采用时序图与文本说明相结合的方式，明确各关键功能模块的实现过程，并通过UI界面展示，使其能够更清楚地表达出该系统的特定功能与实现逻辑</w:t>
      </w:r>
      <w:r>
        <w:t>。</w:t>
      </w:r>
    </w:p>
    <w:p w14:paraId="3E6E3587">
      <w:pPr>
        <w:pStyle w:val="4"/>
        <w:bidi w:val="0"/>
      </w:pPr>
      <w:r>
        <w:rPr>
          <w:rFonts w:hint="eastAsia"/>
        </w:rPr>
        <w:t>4.3.</w:t>
      </w:r>
      <w:r>
        <w:rPr>
          <w:rFonts w:hint="eastAsia"/>
          <w:lang w:val="en-US" w:eastAsia="zh-CN"/>
        </w:rPr>
        <w:t xml:space="preserve">1 </w:t>
      </w:r>
      <w:r>
        <w:rPr>
          <w:rFonts w:hint="eastAsia"/>
        </w:rPr>
        <w:t>古树名木</w:t>
      </w:r>
      <w:r>
        <w:rPr>
          <w:rFonts w:hint="eastAsia"/>
          <w:lang w:val="en-US" w:eastAsia="zh-CN"/>
        </w:rPr>
        <w:t>数据上传</w:t>
      </w:r>
      <w:r>
        <w:rPr>
          <w:rFonts w:hint="eastAsia"/>
        </w:rPr>
        <w:t>详细设计与实现</w:t>
      </w:r>
    </w:p>
    <w:p w14:paraId="6E7D493A">
      <w:pPr>
        <w:numPr>
          <w:ilvl w:val="0"/>
          <w:numId w:val="0"/>
        </w:numPr>
        <w:ind w:firstLine="420" w:firstLineChars="0"/>
        <w:rPr>
          <w:rFonts w:hint="eastAsia"/>
        </w:rPr>
      </w:pPr>
      <w:r>
        <w:rPr>
          <w:rFonts w:hint="eastAsia"/>
          <w:lang w:eastAsia="zh-CN"/>
        </w:rPr>
        <w:t>（</w:t>
      </w:r>
      <w:r>
        <w:rPr>
          <w:rFonts w:hint="eastAsia"/>
          <w:lang w:val="en-US" w:eastAsia="zh-CN"/>
        </w:rPr>
        <w:t>1</w:t>
      </w:r>
      <w:r>
        <w:rPr>
          <w:rFonts w:hint="eastAsia"/>
          <w:lang w:eastAsia="zh-CN"/>
        </w:rPr>
        <w:t>）</w:t>
      </w:r>
      <w:r>
        <w:rPr>
          <w:rFonts w:hint="eastAsia"/>
        </w:rPr>
        <w:t>古树名木</w:t>
      </w:r>
      <w:r>
        <w:rPr>
          <w:rFonts w:hint="eastAsia"/>
          <w:lang w:val="en-US" w:eastAsia="zh-CN"/>
        </w:rPr>
        <w:t>数据上传</w:t>
      </w:r>
      <w:r>
        <w:rPr>
          <w:rFonts w:hint="eastAsia"/>
        </w:rPr>
        <w:t>详细设计</w:t>
      </w:r>
    </w:p>
    <w:p w14:paraId="3A0F9822">
      <w:pPr>
        <w:numPr>
          <w:ilvl w:val="0"/>
          <w:numId w:val="0"/>
        </w:numPr>
        <w:ind w:firstLine="420" w:firstLineChars="0"/>
        <w:rPr>
          <w:rFonts w:hint="eastAsia"/>
        </w:rPr>
      </w:pPr>
      <w:r>
        <w:rPr>
          <w:rFonts w:hint="eastAsia"/>
        </w:rPr>
        <w:t>如下图4.</w:t>
      </w:r>
      <w:r>
        <w:rPr>
          <w:rFonts w:hint="eastAsia"/>
          <w:lang w:val="en-US" w:eastAsia="zh-CN"/>
        </w:rPr>
        <w:t>5</w:t>
      </w:r>
      <w:r>
        <w:rPr>
          <w:rFonts w:hint="eastAsia"/>
        </w:rPr>
        <w:t>所示，展示了古树名木数据上传模块的时序图。管理员登录后访问数据上传页面，在左侧表单填写古树名称、树种、科、属、保护级别、树龄、树高、地理位置及备注，其中古树名称、树种与地理位置为必填项；在右侧拖拽上传古树图像，前端调用POST /tree/upload将图像文件发送至TreeController</w:t>
      </w:r>
      <w:r>
        <w:rPr>
          <w:rFonts w:hint="eastAsia"/>
          <w:lang w:eastAsia="zh-CN"/>
        </w:rPr>
        <w:t>，</w:t>
      </w:r>
      <w:r>
        <w:rPr>
          <w:rFonts w:hint="eastAsia"/>
        </w:rPr>
        <w:t>Controller采用UUID 重命名并写入文件系统后返回服务端文件名，前端通过URL.createObjectURL实现图像即时预览。</w:t>
      </w:r>
    </w:p>
    <w:p w14:paraId="4B845E9E">
      <w:pPr>
        <w:numPr>
          <w:ilvl w:val="0"/>
          <w:numId w:val="0"/>
        </w:numPr>
        <w:rPr>
          <w:rFonts w:hint="eastAsia"/>
        </w:rPr>
      </w:pPr>
      <w:r>
        <w:drawing>
          <wp:inline distT="0" distB="0" distL="114300" distR="114300">
            <wp:extent cx="5254625" cy="3655695"/>
            <wp:effectExtent l="0" t="0" r="3175" b="1905"/>
            <wp:docPr id="3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
                    <pic:cNvPicPr>
                      <a:picLocks noChangeAspect="1"/>
                    </pic:cNvPicPr>
                  </pic:nvPicPr>
                  <pic:blipFill>
                    <a:blip r:embed="rId66"/>
                    <a:stretch>
                      <a:fillRect/>
                    </a:stretch>
                  </pic:blipFill>
                  <pic:spPr>
                    <a:xfrm>
                      <a:off x="0" y="0"/>
                      <a:ext cx="5254625" cy="3655695"/>
                    </a:xfrm>
                    <a:prstGeom prst="rect">
                      <a:avLst/>
                    </a:prstGeom>
                    <a:noFill/>
                    <a:ln>
                      <a:noFill/>
                    </a:ln>
                  </pic:spPr>
                </pic:pic>
              </a:graphicData>
            </a:graphic>
          </wp:inline>
        </w:drawing>
      </w:r>
    </w:p>
    <w:p w14:paraId="2BC206E2">
      <w:pPr>
        <w:jc w:val="center"/>
        <w:rPr>
          <w:rFonts w:hint="default"/>
          <w:sz w:val="21"/>
          <w:szCs w:val="21"/>
          <w:highlight w:val="none"/>
          <w:lang w:val="en-US"/>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5</w:t>
      </w:r>
      <w:r>
        <w:rPr>
          <w:sz w:val="21"/>
          <w:szCs w:val="21"/>
          <w:highlight w:val="none"/>
        </w:rPr>
        <w:t xml:space="preserve"> </w:t>
      </w:r>
      <w:r>
        <w:rPr>
          <w:rFonts w:hint="eastAsia"/>
          <w:sz w:val="21"/>
          <w:szCs w:val="21"/>
          <w:highlight w:val="none"/>
          <w:lang w:val="en-US" w:eastAsia="zh-CN"/>
        </w:rPr>
        <w:t>古树名木数据上传时序图</w:t>
      </w:r>
    </w:p>
    <w:p w14:paraId="6D6E3A5D">
      <w:pPr>
        <w:jc w:val="center"/>
        <w:rPr>
          <w:rFonts w:hint="default" w:eastAsia="宋体"/>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 xml:space="preserve">5 </w:t>
      </w:r>
      <w:r>
        <w:rPr>
          <w:rFonts w:hint="eastAsia"/>
          <w:sz w:val="21"/>
          <w:szCs w:val="21"/>
        </w:rPr>
        <w:t>Upload sequence diagram of ancient and famous trees data</w:t>
      </w:r>
    </w:p>
    <w:p w14:paraId="5E61894A">
      <w:pPr>
        <w:numPr>
          <w:ilvl w:val="0"/>
          <w:numId w:val="0"/>
        </w:numPr>
        <w:ind w:firstLine="420" w:firstLineChars="0"/>
        <w:rPr>
          <w:rFonts w:hint="eastAsia"/>
        </w:rPr>
      </w:pPr>
    </w:p>
    <w:p w14:paraId="572FC8E0">
      <w:pPr>
        <w:numPr>
          <w:ilvl w:val="0"/>
          <w:numId w:val="0"/>
        </w:numPr>
        <w:ind w:firstLine="420" w:firstLineChars="0"/>
        <w:rPr>
          <w:rFonts w:hint="eastAsia"/>
          <w:lang w:eastAsia="zh-CN"/>
        </w:rPr>
      </w:pPr>
      <w:r>
        <w:rPr>
          <w:rFonts w:hint="eastAsia"/>
        </w:rPr>
        <w:t>管理员确认信息无误后点击</w:t>
      </w:r>
      <w:r>
        <w:rPr>
          <w:rFonts w:hint="eastAsia"/>
          <w:lang w:eastAsia="zh-CN"/>
        </w:rPr>
        <w:t>“</w:t>
      </w:r>
      <w:r>
        <w:rPr>
          <w:rFonts w:hint="eastAsia"/>
        </w:rPr>
        <w:t>提交数据</w:t>
      </w:r>
      <w:r>
        <w:rPr>
          <w:rFonts w:hint="eastAsia"/>
          <w:lang w:eastAsia="zh-CN"/>
        </w:rPr>
        <w:t>”</w:t>
      </w:r>
      <w:r>
        <w:rPr>
          <w:rFonts w:hint="eastAsia"/>
        </w:rPr>
        <w:t>按钮，前端组装TreeSaveReq请求体调用POST /tree/save接口。TreeController校验必填项后，调用selectAll()查询全部记录，解析treeCode取最大值加 1，通过String.format(</w:t>
      </w:r>
      <w:r>
        <w:rPr>
          <w:rFonts w:hint="eastAsia"/>
          <w:lang w:eastAsia="zh-CN"/>
        </w:rPr>
        <w:t>“</w:t>
      </w:r>
      <w:r>
        <w:rPr>
          <w:rFonts w:hint="eastAsia"/>
        </w:rPr>
        <w:t>%03d</w:t>
      </w:r>
      <w:r>
        <w:rPr>
          <w:rFonts w:hint="eastAsia"/>
          <w:lang w:eastAsia="zh-CN"/>
        </w:rPr>
        <w:t>”</w:t>
      </w:r>
      <w:r>
        <w:rPr>
          <w:rFonts w:hint="eastAsia"/>
        </w:rPr>
        <w:t>, ...)格式化为 3 位字符串生成唯一编号。随后构建Tree实体调用insert()写入数据库，同步插入family</w:t>
      </w:r>
      <w:r>
        <w:rPr>
          <w:rFonts w:hint="eastAsia"/>
          <w:lang w:eastAsia="zh-CN"/>
        </w:rPr>
        <w:t>、</w:t>
      </w:r>
      <w:r>
        <w:rPr>
          <w:rFonts w:hint="eastAsia"/>
        </w:rPr>
        <w:t>genus、protection_level等扩展字段。对于每张关联图像，Controller调用DHLM模型的generate()方法生成128位二进制哈希码</w:t>
      </w:r>
      <w:r>
        <w:rPr>
          <w:rFonts w:hint="eastAsia"/>
          <w:lang w:eastAsia="zh-CN"/>
        </w:rPr>
        <w:t>。</w:t>
      </w:r>
      <w:r>
        <w:rPr>
          <w:rFonts w:hint="eastAsia"/>
        </w:rPr>
        <w:t>最终Controller将图像路径与哈希码遍历写入image表，完成古树数据与关联图像的持久化存储。</w:t>
      </w:r>
    </w:p>
    <w:p w14:paraId="2285CB25">
      <w:pPr>
        <w:numPr>
          <w:ilvl w:val="0"/>
          <w:numId w:val="0"/>
        </w:numPr>
        <w:ind w:firstLine="420" w:firstLineChars="0"/>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rPr>
        <w:t>古树名木</w:t>
      </w:r>
      <w:r>
        <w:rPr>
          <w:rFonts w:hint="eastAsia"/>
          <w:lang w:val="en-US" w:eastAsia="zh-CN"/>
        </w:rPr>
        <w:t>数据上传实现</w:t>
      </w:r>
    </w:p>
    <w:p w14:paraId="64C496F6">
      <w:pPr>
        <w:numPr>
          <w:ilvl w:val="0"/>
          <w:numId w:val="0"/>
        </w:numPr>
        <w:ind w:firstLine="420" w:firstLineChars="0"/>
        <w:rPr>
          <w:rFonts w:hint="eastAsia"/>
          <w:lang w:val="en-US" w:eastAsia="zh-CN"/>
        </w:rPr>
      </w:pPr>
      <w:r>
        <w:rPr>
          <w:rFonts w:hint="eastAsia"/>
          <w:lang w:val="en-US" w:eastAsia="zh-CN"/>
        </w:rPr>
        <w:t>如下图4.6所示，展示了古树名木数据上传模块的前端界面。页面采用左右分栏布局，左侧为信息录入区域，右侧为图像上传区域。</w:t>
      </w:r>
    </w:p>
    <w:p w14:paraId="14940939">
      <w:pPr>
        <w:numPr>
          <w:ilvl w:val="0"/>
          <w:numId w:val="0"/>
        </w:numPr>
        <w:ind w:firstLine="420" w:firstLineChars="0"/>
        <w:rPr>
          <w:rFonts w:hint="eastAsia"/>
          <w:lang w:val="en-US" w:eastAsia="zh-CN"/>
        </w:rPr>
      </w:pPr>
      <w:r>
        <w:rPr>
          <w:rFonts w:hint="eastAsia"/>
          <w:lang w:val="en-US" w:eastAsia="zh-CN"/>
        </w:rPr>
        <w:t>左侧信息录入区包含六个字段：古树名称、物种分类、地理位置（纬度与经度双输入框）、树龄、树高及备注描述，其中古树名称、物种分类与地理位置以红色星号标注为必填项。地理位置输入框下方配置坐标提示文本，辅助管理员正确录入位置坐标。右侧图像上传区采用拖拽上传交互，支持单张或多张JPG/PNG格式图像上传，单张大小限制为5MB。图像上传成功后，下方以缩略图形式展示预览。</w:t>
      </w:r>
    </w:p>
    <w:p w14:paraId="28ED88FC">
      <w:pPr>
        <w:numPr>
          <w:ilvl w:val="0"/>
          <w:numId w:val="0"/>
        </w:numPr>
        <w:ind w:firstLine="420" w:firstLineChars="0"/>
        <w:rPr>
          <w:rFonts w:hint="eastAsia"/>
          <w:lang w:val="en-US" w:eastAsia="zh-CN"/>
        </w:rPr>
      </w:pPr>
    </w:p>
    <w:p w14:paraId="6A305D59">
      <w:pPr>
        <w:numPr>
          <w:ilvl w:val="0"/>
          <w:numId w:val="0"/>
        </w:numPr>
        <w:jc w:val="left"/>
        <w:rPr>
          <w:rFonts w:hint="default"/>
          <w:lang w:val="en-US" w:eastAsia="zh-CN"/>
        </w:rPr>
      </w:pPr>
      <w:r>
        <w:drawing>
          <wp:inline distT="0" distB="0" distL="114300" distR="114300">
            <wp:extent cx="5568950" cy="2287905"/>
            <wp:effectExtent l="9525" t="9525" r="9525" b="1397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67"/>
                    <a:stretch>
                      <a:fillRect/>
                    </a:stretch>
                  </pic:blipFill>
                  <pic:spPr>
                    <a:xfrm>
                      <a:off x="0" y="0"/>
                      <a:ext cx="5568950" cy="2287905"/>
                    </a:xfrm>
                    <a:prstGeom prst="rect">
                      <a:avLst/>
                    </a:prstGeom>
                    <a:noFill/>
                    <a:ln>
                      <a:solidFill>
                        <a:schemeClr val="tx1"/>
                      </a:solidFill>
                    </a:ln>
                  </pic:spPr>
                </pic:pic>
              </a:graphicData>
            </a:graphic>
          </wp:inline>
        </w:drawing>
      </w:r>
    </w:p>
    <w:p w14:paraId="1D4FDE11">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6</w:t>
      </w:r>
      <w:r>
        <w:rPr>
          <w:sz w:val="21"/>
          <w:szCs w:val="21"/>
          <w:highlight w:val="none"/>
        </w:rPr>
        <w:t xml:space="preserve"> </w:t>
      </w:r>
      <w:r>
        <w:rPr>
          <w:rFonts w:hint="eastAsia"/>
          <w:sz w:val="21"/>
          <w:szCs w:val="21"/>
          <w:highlight w:val="none"/>
          <w:lang w:val="en-US" w:eastAsia="zh-CN"/>
        </w:rPr>
        <w:t>古树名木数据上传</w:t>
      </w:r>
      <w:r>
        <w:rPr>
          <w:rFonts w:hint="eastAsia"/>
          <w:sz w:val="21"/>
          <w:szCs w:val="21"/>
          <w:highlight w:val="none"/>
        </w:rPr>
        <w:t>页面</w:t>
      </w:r>
    </w:p>
    <w:p w14:paraId="3C79E47F">
      <w:pPr>
        <w:jc w:val="center"/>
        <w:rPr>
          <w:rFonts w:hint="eastAsia"/>
          <w:sz w:val="21"/>
          <w:szCs w:val="21"/>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6</w:t>
      </w:r>
      <w:r>
        <w:rPr>
          <w:rFonts w:hint="eastAsia"/>
          <w:sz w:val="21"/>
          <w:szCs w:val="21"/>
        </w:rPr>
        <w:t xml:space="preserve"> Data </w:t>
      </w:r>
      <w:r>
        <w:rPr>
          <w:rFonts w:hint="eastAsia"/>
          <w:sz w:val="21"/>
          <w:szCs w:val="21"/>
          <w:lang w:val="en-US" w:eastAsia="zh-CN"/>
        </w:rPr>
        <w:t>U</w:t>
      </w:r>
      <w:r>
        <w:rPr>
          <w:rFonts w:hint="eastAsia"/>
          <w:sz w:val="21"/>
          <w:szCs w:val="21"/>
        </w:rPr>
        <w:t xml:space="preserve">pload of </w:t>
      </w:r>
      <w:r>
        <w:rPr>
          <w:rFonts w:hint="eastAsia"/>
          <w:sz w:val="21"/>
          <w:szCs w:val="21"/>
          <w:lang w:val="en-US" w:eastAsia="zh-CN"/>
        </w:rPr>
        <w:t>A</w:t>
      </w:r>
      <w:r>
        <w:rPr>
          <w:rFonts w:hint="eastAsia"/>
          <w:sz w:val="21"/>
          <w:szCs w:val="21"/>
        </w:rPr>
        <w:t xml:space="preserve">ncient and </w:t>
      </w:r>
      <w:r>
        <w:rPr>
          <w:rFonts w:hint="eastAsia"/>
          <w:sz w:val="21"/>
          <w:szCs w:val="21"/>
          <w:lang w:val="en-US" w:eastAsia="zh-CN"/>
        </w:rPr>
        <w:t>F</w:t>
      </w:r>
      <w:r>
        <w:rPr>
          <w:rFonts w:hint="eastAsia"/>
          <w:sz w:val="21"/>
          <w:szCs w:val="21"/>
        </w:rPr>
        <w:t xml:space="preserve">amous </w:t>
      </w:r>
      <w:r>
        <w:rPr>
          <w:rFonts w:hint="eastAsia"/>
          <w:sz w:val="21"/>
          <w:szCs w:val="21"/>
          <w:lang w:val="en-US" w:eastAsia="zh-CN"/>
        </w:rPr>
        <w:t>T</w:t>
      </w:r>
      <w:r>
        <w:rPr>
          <w:rFonts w:hint="eastAsia"/>
          <w:sz w:val="21"/>
          <w:szCs w:val="21"/>
        </w:rPr>
        <w:t>rees</w:t>
      </w:r>
      <w:r>
        <w:rPr>
          <w:rFonts w:hint="eastAsia"/>
          <w:sz w:val="21"/>
          <w:szCs w:val="21"/>
          <w:lang w:val="en-US" w:eastAsia="zh-CN"/>
        </w:rPr>
        <w:t xml:space="preserve"> Page</w:t>
      </w:r>
    </w:p>
    <w:p w14:paraId="30A23617">
      <w:pPr>
        <w:jc w:val="center"/>
        <w:rPr>
          <w:rFonts w:hint="eastAsia"/>
          <w:sz w:val="21"/>
          <w:szCs w:val="21"/>
          <w:lang w:val="en-US" w:eastAsia="zh-CN"/>
        </w:rPr>
      </w:pPr>
    </w:p>
    <w:p w14:paraId="68140187">
      <w:pPr>
        <w:pStyle w:val="4"/>
        <w:bidi w:val="0"/>
        <w:rPr>
          <w:rFonts w:hint="eastAsia"/>
          <w:lang w:val="en-US" w:eastAsia="zh-CN"/>
        </w:rPr>
      </w:pPr>
      <w:r>
        <w:rPr>
          <w:rFonts w:hint="eastAsia"/>
        </w:rPr>
        <w:t>4.3.</w:t>
      </w:r>
      <w:r>
        <w:rPr>
          <w:rFonts w:hint="eastAsia"/>
          <w:lang w:val="en-US" w:eastAsia="zh-CN"/>
        </w:rPr>
        <w:t>2 古树名木信息查询详细设计与实现</w:t>
      </w:r>
    </w:p>
    <w:p w14:paraId="28319E60">
      <w:pPr>
        <w:numPr>
          <w:ilvl w:val="0"/>
          <w:numId w:val="0"/>
        </w:numPr>
        <w:ind w:firstLine="420" w:firstLineChars="0"/>
        <w:rPr>
          <w:rFonts w:hint="eastAsia"/>
        </w:rPr>
      </w:pPr>
      <w:r>
        <w:rPr>
          <w:rFonts w:hint="eastAsia"/>
          <w:lang w:eastAsia="zh-CN"/>
        </w:rPr>
        <w:t>（</w:t>
      </w:r>
      <w:r>
        <w:rPr>
          <w:rFonts w:hint="eastAsia"/>
          <w:lang w:val="en-US" w:eastAsia="zh-CN"/>
        </w:rPr>
        <w:t>1</w:t>
      </w:r>
      <w:r>
        <w:rPr>
          <w:rFonts w:hint="eastAsia"/>
          <w:lang w:eastAsia="zh-CN"/>
        </w:rPr>
        <w:t>）</w:t>
      </w:r>
      <w:r>
        <w:rPr>
          <w:rFonts w:hint="eastAsia"/>
          <w:lang w:val="en-US" w:eastAsia="zh-CN"/>
        </w:rPr>
        <w:t>古树名木信息查询</w:t>
      </w:r>
      <w:r>
        <w:rPr>
          <w:rFonts w:hint="eastAsia"/>
        </w:rPr>
        <w:t>详细设计</w:t>
      </w:r>
    </w:p>
    <w:p w14:paraId="2C15A55B">
      <w:pPr>
        <w:numPr>
          <w:ilvl w:val="0"/>
          <w:numId w:val="0"/>
        </w:numPr>
        <w:ind w:firstLine="420" w:firstLineChars="0"/>
        <w:rPr>
          <w:rFonts w:hint="eastAsia"/>
        </w:rPr>
      </w:pPr>
      <w:r>
        <w:rPr>
          <w:rFonts w:hint="eastAsia"/>
          <w:lang w:val="en-US" w:eastAsia="zh-CN"/>
        </w:rPr>
        <w:t>如</w:t>
      </w:r>
      <w:r>
        <w:rPr>
          <w:rFonts w:hint="eastAsia"/>
        </w:rPr>
        <w:t>下图4.</w:t>
      </w:r>
      <w:r>
        <w:rPr>
          <w:rFonts w:hint="eastAsia"/>
          <w:lang w:val="en-US" w:eastAsia="zh-CN"/>
        </w:rPr>
        <w:t>7</w:t>
      </w:r>
      <w:r>
        <w:rPr>
          <w:rFonts w:hint="eastAsia"/>
        </w:rPr>
        <w:t>所示，展示了古树名木信息查询模块的时序图。用户访问信息查询页面时，前端自动调用GET /tree/taxonomy/families接口加载全部科数据，渲染科下拉框选项。信息查询模块提供两种查询模式，通过顶部Tab切换。</w:t>
      </w:r>
    </w:p>
    <w:p w14:paraId="5D0BAF31">
      <w:pPr>
        <w:numPr>
          <w:ilvl w:val="0"/>
          <w:numId w:val="0"/>
        </w:numPr>
        <w:ind w:firstLine="420" w:firstLineChars="0"/>
        <w:rPr>
          <w:rFonts w:hint="eastAsia"/>
        </w:rPr>
      </w:pPr>
      <w:r>
        <w:rPr>
          <w:rFonts w:hint="eastAsia"/>
        </w:rPr>
        <w:t>科属种查询模式：用户依次选择科、属、种三级分类，前端采用级联策略减少无效选项</w:t>
      </w:r>
      <w:r>
        <w:rPr>
          <w:rFonts w:hint="eastAsia"/>
          <w:lang w:eastAsia="zh-CN"/>
        </w:rPr>
        <w:t>，</w:t>
      </w:r>
      <w:r>
        <w:rPr>
          <w:rFonts w:hint="eastAsia"/>
        </w:rPr>
        <w:t>选择科后调用GET /taxonomy/genera加载该科下属全部属；选择属后调用 GET /taxonomy/species加载该科属组合下的全部种。用户还可设置保护级别（一级/二级/三级）和树龄范围（0~2000年双滑块）作为附加筛选条件。点击</w:t>
      </w:r>
      <w:r>
        <w:rPr>
          <w:rFonts w:hint="eastAsia"/>
          <w:lang w:eastAsia="zh-CN"/>
        </w:rPr>
        <w:t>“</w:t>
      </w:r>
      <w:r>
        <w:rPr>
          <w:rFonts w:hint="eastAsia"/>
        </w:rPr>
        <w:t>查询古树</w:t>
      </w:r>
      <w:r>
        <w:rPr>
          <w:rFonts w:hint="eastAsia"/>
          <w:lang w:eastAsia="zh-CN"/>
        </w:rPr>
        <w:t>”</w:t>
      </w:r>
      <w:r>
        <w:rPr>
          <w:rFonts w:hint="eastAsia"/>
        </w:rPr>
        <w:t>后，前端组装全部条件调用GET /tree/filter接口</w:t>
      </w:r>
      <w:r>
        <w:rPr>
          <w:rFonts w:hint="eastAsia"/>
          <w:lang w:eastAsia="zh-CN"/>
        </w:rPr>
        <w:t>，</w:t>
      </w:r>
      <w:r>
        <w:rPr>
          <w:rFonts w:hint="eastAsia"/>
        </w:rPr>
        <w:t>TreeController通过TreeMapper的 selectByFilter</w:t>
      </w:r>
      <w:r>
        <w:rPr>
          <w:rFonts w:hint="eastAsia"/>
          <w:lang w:val="en-US" w:eastAsia="zh-CN"/>
        </w:rPr>
        <w:t>()</w:t>
      </w:r>
      <w:r>
        <w:rPr>
          <w:rFonts w:hint="eastAsia"/>
        </w:rPr>
        <w:t>方法执行动态条件查询（family/genus/species/protection_level/age范围），返回满足条件的古树列表。前端以卡片网格形式渲染结果，每张卡片展示古树图像、名称、保护级别标签、科属种信息、树龄及位置描述。</w:t>
      </w:r>
    </w:p>
    <w:p w14:paraId="17FE4F03">
      <w:pPr>
        <w:numPr>
          <w:ilvl w:val="0"/>
          <w:numId w:val="0"/>
        </w:numPr>
        <w:ind w:firstLine="420" w:firstLineChars="0"/>
        <w:rPr>
          <w:rFonts w:hint="eastAsia"/>
          <w:lang w:eastAsia="zh-CN"/>
        </w:rPr>
      </w:pPr>
      <w:r>
        <w:rPr>
          <w:rFonts w:hint="eastAsia"/>
        </w:rPr>
        <w:t>树种名称查询模式：用户在输入框中键入树种名称，支持模糊匹配，同时可通过树龄范围滑块限定查询区间。点击</w:t>
      </w:r>
      <w:r>
        <w:rPr>
          <w:rFonts w:hint="eastAsia"/>
          <w:lang w:eastAsia="zh-CN"/>
        </w:rPr>
        <w:t>“</w:t>
      </w:r>
      <w:r>
        <w:rPr>
          <w:rFonts w:hint="eastAsia"/>
        </w:rPr>
        <w:t>查询</w:t>
      </w:r>
      <w:r>
        <w:rPr>
          <w:rFonts w:hint="eastAsia"/>
          <w:lang w:eastAsia="zh-CN"/>
        </w:rPr>
        <w:t>”</w:t>
      </w:r>
      <w:r>
        <w:rPr>
          <w:rFonts w:hint="eastAsia"/>
        </w:rPr>
        <w:t>后，前端调用POST /tree/retrieve接口并设置type=NAME</w:t>
      </w:r>
      <w:r>
        <w:rPr>
          <w:rFonts w:hint="eastAsia"/>
          <w:lang w:eastAsia="zh-CN"/>
        </w:rPr>
        <w:t>，</w:t>
      </w:r>
      <w:r>
        <w:rPr>
          <w:rFonts w:hint="eastAsia"/>
        </w:rPr>
        <w:t>TreeController通过调用TreeMapper的selectByNameLike()执行模糊查询，返回匹配记录。前端以表格形式渲染结果，包含序号、古树名称、树种</w:t>
      </w:r>
      <w:r>
        <w:rPr>
          <w:rFonts w:hint="eastAsia"/>
          <w:lang w:val="en-US" w:eastAsia="zh-CN"/>
        </w:rPr>
        <w:t>和</w:t>
      </w:r>
      <w:r>
        <w:rPr>
          <w:rFonts w:hint="eastAsia"/>
        </w:rPr>
        <w:t>树龄及位置共5列，表格底部分页组件默认单页展示5条记录。</w:t>
      </w:r>
    </w:p>
    <w:p w14:paraId="7328C95F">
      <w:pPr>
        <w:numPr>
          <w:ilvl w:val="0"/>
          <w:numId w:val="0"/>
        </w:numPr>
        <w:ind w:firstLine="420" w:firstLineChars="0"/>
        <w:rPr>
          <w:rFonts w:hint="eastAsia"/>
        </w:rPr>
      </w:pPr>
    </w:p>
    <w:p w14:paraId="7C191C97">
      <w:pPr>
        <w:numPr>
          <w:ilvl w:val="0"/>
          <w:numId w:val="0"/>
        </w:numPr>
        <w:jc w:val="center"/>
        <w:rPr>
          <w:rFonts w:hint="eastAsia"/>
        </w:rPr>
      </w:pPr>
      <w:r>
        <w:drawing>
          <wp:inline distT="0" distB="0" distL="114300" distR="114300">
            <wp:extent cx="4806315" cy="4685030"/>
            <wp:effectExtent l="0" t="0" r="6985" b="1270"/>
            <wp:docPr id="3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1"/>
                    <pic:cNvPicPr>
                      <a:picLocks noChangeAspect="1"/>
                    </pic:cNvPicPr>
                  </pic:nvPicPr>
                  <pic:blipFill>
                    <a:blip r:embed="rId68"/>
                    <a:stretch>
                      <a:fillRect/>
                    </a:stretch>
                  </pic:blipFill>
                  <pic:spPr>
                    <a:xfrm>
                      <a:off x="0" y="0"/>
                      <a:ext cx="4806315" cy="4685030"/>
                    </a:xfrm>
                    <a:prstGeom prst="rect">
                      <a:avLst/>
                    </a:prstGeom>
                    <a:noFill/>
                    <a:ln>
                      <a:noFill/>
                    </a:ln>
                  </pic:spPr>
                </pic:pic>
              </a:graphicData>
            </a:graphic>
          </wp:inline>
        </w:drawing>
      </w:r>
    </w:p>
    <w:p w14:paraId="58C5FD5D">
      <w:pPr>
        <w:jc w:val="center"/>
        <w:rPr>
          <w:rFonts w:hint="default"/>
          <w:sz w:val="21"/>
          <w:szCs w:val="21"/>
          <w:highlight w:val="none"/>
          <w:lang w:val="en-US"/>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7</w:t>
      </w:r>
      <w:r>
        <w:rPr>
          <w:sz w:val="21"/>
          <w:szCs w:val="21"/>
          <w:highlight w:val="none"/>
        </w:rPr>
        <w:t xml:space="preserve"> </w:t>
      </w:r>
      <w:r>
        <w:rPr>
          <w:rFonts w:hint="eastAsia"/>
          <w:sz w:val="21"/>
          <w:szCs w:val="21"/>
          <w:highlight w:val="none"/>
          <w:lang w:val="en-US" w:eastAsia="zh-CN"/>
        </w:rPr>
        <w:t>古树名木信息查询时序图</w:t>
      </w:r>
    </w:p>
    <w:p w14:paraId="5A3D9EFB">
      <w:pPr>
        <w:jc w:val="center"/>
        <w:rPr>
          <w:rFonts w:hint="default" w:eastAsia="宋体"/>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7</w:t>
      </w:r>
      <w:r>
        <w:rPr>
          <w:rFonts w:hint="eastAsia"/>
          <w:sz w:val="21"/>
          <w:szCs w:val="21"/>
        </w:rPr>
        <w:t xml:space="preserve"> Information query sequence diagram of ancient and famous trees</w:t>
      </w:r>
    </w:p>
    <w:p w14:paraId="0B01606A">
      <w:pPr>
        <w:numPr>
          <w:ilvl w:val="0"/>
          <w:numId w:val="0"/>
        </w:numPr>
        <w:ind w:firstLine="420" w:firstLineChars="0"/>
        <w:rPr>
          <w:rFonts w:hint="eastAsia"/>
        </w:rPr>
      </w:pPr>
    </w:p>
    <w:p w14:paraId="1A990F88">
      <w:pPr>
        <w:numPr>
          <w:ilvl w:val="0"/>
          <w:numId w:val="0"/>
        </w:numPr>
        <w:ind w:firstLine="420" w:firstLineChars="0"/>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lang w:val="en-US" w:eastAsia="zh-CN"/>
        </w:rPr>
        <w:t>古树名木信息查询实现</w:t>
      </w:r>
    </w:p>
    <w:p w14:paraId="1F70715A">
      <w:pPr>
        <w:numPr>
          <w:ilvl w:val="0"/>
          <w:numId w:val="0"/>
        </w:numPr>
        <w:ind w:firstLine="420" w:firstLineChars="0"/>
        <w:rPr>
          <w:rFonts w:hint="eastAsia"/>
          <w:sz w:val="21"/>
          <w:szCs w:val="21"/>
        </w:rPr>
      </w:pPr>
      <w:r>
        <w:rPr>
          <w:rFonts w:hint="eastAsia"/>
          <w:lang w:val="en-US" w:eastAsia="zh-CN"/>
        </w:rPr>
        <w:t>如下图4.8所示，展示了科属种查询页面的前端界面。左侧查询条件区包含两个卡片：上方“科属种导航”卡片配置三个级联下拉框（选择科、选择属、选择种），属和种下拉框在未选择上级分类时处于禁用状态；下方“属性筛选”卡片配置保护级别下拉框（一级/二级/三级）和树龄范围双滑块（0~2000 年）。左侧底部设置“查询古树”按钮，点击后调用后端/tree/filter接口。右侧结果展示区以卡片网格形式呈现古树列表，每张卡片包含封面图像、古树名称、保护级别彩色标签、科/属/种分类信息、树龄及位置描述。用户点击任意卡片，右侧滑出详情抽屉，以结构化描述列表展示古树编号、科属种、保护级别、树龄、树高、位置坐标及描述等完整字段。</w:t>
      </w:r>
    </w:p>
    <w:p w14:paraId="47D0C332">
      <w:pPr>
        <w:numPr>
          <w:ilvl w:val="0"/>
          <w:numId w:val="0"/>
        </w:numPr>
        <w:ind w:firstLine="420" w:firstLineChars="0"/>
        <w:rPr>
          <w:rFonts w:hint="eastAsia"/>
          <w:lang w:val="en-US" w:eastAsia="zh-CN"/>
        </w:rPr>
      </w:pPr>
    </w:p>
    <w:p w14:paraId="66DE31F0">
      <w:pPr>
        <w:numPr>
          <w:ilvl w:val="0"/>
          <w:numId w:val="0"/>
        </w:numPr>
        <w:jc w:val="center"/>
        <w:rPr>
          <w:rFonts w:hint="default"/>
          <w:lang w:val="en-US" w:eastAsia="zh-CN"/>
        </w:rPr>
      </w:pPr>
      <w:r>
        <w:drawing>
          <wp:inline distT="0" distB="0" distL="114300" distR="114300">
            <wp:extent cx="4918075" cy="2724785"/>
            <wp:effectExtent l="9525" t="9525" r="12700" b="2159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69"/>
                    <a:stretch>
                      <a:fillRect/>
                    </a:stretch>
                  </pic:blipFill>
                  <pic:spPr>
                    <a:xfrm>
                      <a:off x="0" y="0"/>
                      <a:ext cx="4918075" cy="2724785"/>
                    </a:xfrm>
                    <a:prstGeom prst="rect">
                      <a:avLst/>
                    </a:prstGeom>
                    <a:noFill/>
                    <a:ln>
                      <a:solidFill>
                        <a:schemeClr val="tx1"/>
                      </a:solidFill>
                    </a:ln>
                  </pic:spPr>
                </pic:pic>
              </a:graphicData>
            </a:graphic>
          </wp:inline>
        </w:drawing>
      </w:r>
    </w:p>
    <w:p w14:paraId="2E404DCB">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8</w:t>
      </w:r>
      <w:r>
        <w:rPr>
          <w:sz w:val="21"/>
          <w:szCs w:val="21"/>
          <w:highlight w:val="none"/>
        </w:rPr>
        <w:t xml:space="preserve"> </w:t>
      </w:r>
      <w:r>
        <w:rPr>
          <w:rFonts w:hint="eastAsia"/>
          <w:sz w:val="21"/>
          <w:szCs w:val="21"/>
          <w:highlight w:val="none"/>
          <w:lang w:val="en-US" w:eastAsia="zh-CN"/>
        </w:rPr>
        <w:t>科属种查询</w:t>
      </w:r>
      <w:r>
        <w:rPr>
          <w:rFonts w:hint="eastAsia"/>
          <w:sz w:val="21"/>
          <w:szCs w:val="21"/>
          <w:highlight w:val="none"/>
        </w:rPr>
        <w:t>页面</w:t>
      </w:r>
    </w:p>
    <w:p w14:paraId="193D939E">
      <w:pPr>
        <w:jc w:val="center"/>
        <w:rPr>
          <w:rFonts w:hint="eastAsia"/>
          <w:sz w:val="21"/>
          <w:szCs w:val="21"/>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8</w:t>
      </w:r>
      <w:r>
        <w:rPr>
          <w:rFonts w:hint="eastAsia"/>
          <w:sz w:val="21"/>
          <w:szCs w:val="21"/>
        </w:rPr>
        <w:t xml:space="preserve"> </w:t>
      </w:r>
      <w:r>
        <w:rPr>
          <w:rFonts w:hint="eastAsia"/>
          <w:sz w:val="21"/>
          <w:szCs w:val="21"/>
          <w:lang w:val="en-US" w:eastAsia="zh-CN"/>
        </w:rPr>
        <w:t xml:space="preserve">Tree </w:t>
      </w:r>
      <w:r>
        <w:rPr>
          <w:rFonts w:hint="eastAsia"/>
          <w:sz w:val="21"/>
          <w:szCs w:val="21"/>
        </w:rPr>
        <w:t xml:space="preserve">Family, </w:t>
      </w:r>
      <w:r>
        <w:rPr>
          <w:rFonts w:hint="eastAsia"/>
          <w:sz w:val="21"/>
          <w:szCs w:val="21"/>
          <w:lang w:val="en-US" w:eastAsia="zh-CN"/>
        </w:rPr>
        <w:t>G</w:t>
      </w:r>
      <w:r>
        <w:rPr>
          <w:rFonts w:hint="eastAsia"/>
          <w:sz w:val="21"/>
          <w:szCs w:val="21"/>
        </w:rPr>
        <w:t xml:space="preserve">enus and </w:t>
      </w:r>
      <w:r>
        <w:rPr>
          <w:rFonts w:hint="eastAsia"/>
          <w:sz w:val="21"/>
          <w:szCs w:val="21"/>
          <w:lang w:val="en-US" w:eastAsia="zh-CN"/>
        </w:rPr>
        <w:t>S</w:t>
      </w:r>
      <w:r>
        <w:rPr>
          <w:rFonts w:hint="eastAsia"/>
          <w:sz w:val="21"/>
          <w:szCs w:val="21"/>
        </w:rPr>
        <w:t xml:space="preserve">pecies </w:t>
      </w:r>
      <w:r>
        <w:rPr>
          <w:rFonts w:hint="eastAsia"/>
          <w:sz w:val="21"/>
          <w:szCs w:val="21"/>
          <w:lang w:val="en-US" w:eastAsia="zh-CN"/>
        </w:rPr>
        <w:t>Q</w:t>
      </w:r>
      <w:r>
        <w:rPr>
          <w:rFonts w:hint="eastAsia"/>
          <w:sz w:val="21"/>
          <w:szCs w:val="21"/>
        </w:rPr>
        <w:t xml:space="preserve">uery </w:t>
      </w:r>
      <w:r>
        <w:rPr>
          <w:rFonts w:hint="eastAsia"/>
          <w:sz w:val="21"/>
          <w:szCs w:val="21"/>
          <w:lang w:val="en-US" w:eastAsia="zh-CN"/>
        </w:rPr>
        <w:t>P</w:t>
      </w:r>
      <w:r>
        <w:rPr>
          <w:rFonts w:hint="eastAsia"/>
          <w:sz w:val="21"/>
          <w:szCs w:val="21"/>
        </w:rPr>
        <w:t>age</w:t>
      </w:r>
    </w:p>
    <w:p w14:paraId="243476EC">
      <w:pPr>
        <w:numPr>
          <w:ilvl w:val="0"/>
          <w:numId w:val="0"/>
        </w:numPr>
        <w:rPr>
          <w:rFonts w:hint="default"/>
          <w:lang w:val="en-US" w:eastAsia="zh-CN"/>
        </w:rPr>
      </w:pPr>
    </w:p>
    <w:p w14:paraId="430BE57B">
      <w:pPr>
        <w:ind w:left="0" w:leftChars="0" w:firstLine="0" w:firstLineChars="0"/>
        <w:jc w:val="center"/>
        <w:rPr>
          <w:b/>
          <w:bCs/>
          <w:color w:val="FF0000"/>
        </w:rPr>
      </w:pPr>
      <w:r>
        <w:drawing>
          <wp:inline distT="0" distB="0" distL="114300" distR="114300">
            <wp:extent cx="4907280" cy="2407920"/>
            <wp:effectExtent l="9525" t="9525" r="10795" b="20955"/>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70"/>
                    <a:stretch>
                      <a:fillRect/>
                    </a:stretch>
                  </pic:blipFill>
                  <pic:spPr>
                    <a:xfrm>
                      <a:off x="0" y="0"/>
                      <a:ext cx="4907280" cy="2407920"/>
                    </a:xfrm>
                    <a:prstGeom prst="rect">
                      <a:avLst/>
                    </a:prstGeom>
                    <a:noFill/>
                    <a:ln>
                      <a:solidFill>
                        <a:schemeClr val="tx1"/>
                      </a:solidFill>
                    </a:ln>
                  </pic:spPr>
                </pic:pic>
              </a:graphicData>
            </a:graphic>
          </wp:inline>
        </w:drawing>
      </w:r>
    </w:p>
    <w:p w14:paraId="21BA8968">
      <w:pPr>
        <w:ind w:left="0" w:leftChars="0" w:firstLine="0" w:firstLineChars="0"/>
        <w:jc w:val="center"/>
        <w:rPr>
          <w:sz w:val="21"/>
          <w:szCs w:val="21"/>
          <w:highlight w:val="none"/>
        </w:rPr>
      </w:pPr>
      <w:bookmarkStart w:id="162" w:name="_Toc23342"/>
      <w:bookmarkStart w:id="163" w:name="_Toc17730"/>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9</w:t>
      </w:r>
      <w:r>
        <w:rPr>
          <w:sz w:val="21"/>
          <w:szCs w:val="21"/>
          <w:highlight w:val="none"/>
        </w:rPr>
        <w:t xml:space="preserve"> </w:t>
      </w:r>
      <w:r>
        <w:rPr>
          <w:rFonts w:hint="eastAsia"/>
          <w:sz w:val="21"/>
          <w:szCs w:val="21"/>
          <w:highlight w:val="none"/>
          <w:lang w:val="en-US" w:eastAsia="zh-CN"/>
        </w:rPr>
        <w:t>树种名称</w:t>
      </w:r>
      <w:r>
        <w:rPr>
          <w:rFonts w:hint="eastAsia"/>
          <w:sz w:val="21"/>
          <w:szCs w:val="21"/>
          <w:highlight w:val="none"/>
        </w:rPr>
        <w:t>页面</w:t>
      </w:r>
    </w:p>
    <w:p w14:paraId="5895C9A3">
      <w:pPr>
        <w:bidi w:val="0"/>
        <w:ind w:left="0" w:leftChars="0" w:firstLine="0" w:firstLineChars="0"/>
        <w:jc w:val="center"/>
        <w:rPr>
          <w:rFonts w:hint="eastAsia"/>
          <w:sz w:val="21"/>
          <w:szCs w:val="21"/>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9</w:t>
      </w:r>
      <w:r>
        <w:rPr>
          <w:rFonts w:hint="eastAsia"/>
          <w:sz w:val="21"/>
          <w:szCs w:val="21"/>
        </w:rPr>
        <w:t xml:space="preserve"> Tree </w:t>
      </w:r>
      <w:r>
        <w:rPr>
          <w:rFonts w:hint="eastAsia"/>
          <w:sz w:val="21"/>
          <w:szCs w:val="21"/>
          <w:lang w:val="en-US" w:eastAsia="zh-CN"/>
        </w:rPr>
        <w:t>S</w:t>
      </w:r>
      <w:r>
        <w:rPr>
          <w:rFonts w:hint="eastAsia"/>
          <w:sz w:val="21"/>
          <w:szCs w:val="21"/>
        </w:rPr>
        <w:t xml:space="preserve">pecies </w:t>
      </w:r>
      <w:r>
        <w:rPr>
          <w:rFonts w:hint="eastAsia"/>
          <w:sz w:val="21"/>
          <w:szCs w:val="21"/>
          <w:lang w:val="en-US" w:eastAsia="zh-CN"/>
        </w:rPr>
        <w:t>N</w:t>
      </w:r>
      <w:r>
        <w:rPr>
          <w:rFonts w:hint="eastAsia"/>
          <w:sz w:val="21"/>
          <w:szCs w:val="21"/>
        </w:rPr>
        <w:t xml:space="preserve">ame </w:t>
      </w:r>
      <w:r>
        <w:rPr>
          <w:rFonts w:hint="eastAsia"/>
          <w:sz w:val="21"/>
          <w:szCs w:val="21"/>
          <w:lang w:val="en-US" w:eastAsia="zh-CN"/>
        </w:rPr>
        <w:t>Q</w:t>
      </w:r>
      <w:r>
        <w:rPr>
          <w:rFonts w:hint="eastAsia"/>
          <w:sz w:val="21"/>
          <w:szCs w:val="21"/>
        </w:rPr>
        <w:t>uery</w:t>
      </w:r>
      <w:r>
        <w:rPr>
          <w:rFonts w:hint="eastAsia"/>
          <w:sz w:val="21"/>
          <w:szCs w:val="21"/>
          <w:lang w:val="en-US" w:eastAsia="zh-CN"/>
        </w:rPr>
        <w:t xml:space="preserve"> Page</w:t>
      </w:r>
    </w:p>
    <w:p w14:paraId="29D7DD59">
      <w:pPr>
        <w:numPr>
          <w:ilvl w:val="0"/>
          <w:numId w:val="0"/>
        </w:numPr>
        <w:ind w:firstLine="420" w:firstLineChars="0"/>
        <w:rPr>
          <w:rFonts w:hint="eastAsia"/>
        </w:rPr>
      </w:pPr>
      <w:r>
        <w:rPr>
          <w:rFonts w:hint="default"/>
          <w:lang w:val="en-US" w:eastAsia="zh-CN"/>
        </w:rPr>
        <w:t>如</w:t>
      </w:r>
      <w:r>
        <w:rPr>
          <w:rFonts w:hint="eastAsia"/>
          <w:lang w:val="en-US" w:eastAsia="zh-CN"/>
        </w:rPr>
        <w:t>上</w:t>
      </w:r>
      <w:r>
        <w:rPr>
          <w:rFonts w:hint="default"/>
          <w:lang w:val="en-US" w:eastAsia="zh-CN"/>
        </w:rPr>
        <w:t>图4.</w:t>
      </w:r>
      <w:r>
        <w:rPr>
          <w:rFonts w:hint="eastAsia"/>
          <w:lang w:val="en-US" w:eastAsia="zh-CN"/>
        </w:rPr>
        <w:t>9</w:t>
      </w:r>
      <w:r>
        <w:rPr>
          <w:rFonts w:hint="default"/>
          <w:lang w:val="en-US" w:eastAsia="zh-CN"/>
        </w:rPr>
        <w:t>所示，展示了树种名称查询页面的前端界面。左侧查询条件区配置树种名称输入框和树龄范围双滑块，底部设置</w:t>
      </w:r>
      <w:r>
        <w:rPr>
          <w:rFonts w:hint="eastAsia"/>
          <w:lang w:val="en-US" w:eastAsia="zh-CN"/>
        </w:rPr>
        <w:t>“</w:t>
      </w:r>
      <w:r>
        <w:rPr>
          <w:rFonts w:hint="default"/>
          <w:lang w:val="en-US" w:eastAsia="zh-CN"/>
        </w:rPr>
        <w:t>查询</w:t>
      </w:r>
      <w:r>
        <w:rPr>
          <w:rFonts w:hint="eastAsia"/>
          <w:lang w:val="en-US" w:eastAsia="zh-CN"/>
        </w:rPr>
        <w:t>”</w:t>
      </w:r>
      <w:r>
        <w:rPr>
          <w:rFonts w:hint="default"/>
          <w:lang w:val="en-US" w:eastAsia="zh-CN"/>
        </w:rPr>
        <w:t>按钮。右侧结果展示区以表格形式呈现查询结果，包含序号、古树名称、树种、树龄及位置共5列。当查询关键词为空时，右侧展示空状态提示；查询完成后顶部以a-alert组件提示共查询到多少条记录，表格支持分页浏览。</w:t>
      </w:r>
    </w:p>
    <w:p w14:paraId="6D779172">
      <w:pPr>
        <w:pStyle w:val="4"/>
        <w:bidi w:val="0"/>
      </w:pPr>
      <w:r>
        <w:rPr>
          <w:rFonts w:hint="eastAsia"/>
        </w:rPr>
        <w:t>4.3.</w:t>
      </w:r>
      <w:r>
        <w:rPr>
          <w:rFonts w:hint="eastAsia"/>
          <w:lang w:val="en-US" w:eastAsia="zh-CN"/>
        </w:rPr>
        <w:t xml:space="preserve">3 </w:t>
      </w:r>
      <w:r>
        <w:rPr>
          <w:rFonts w:hint="eastAsia"/>
        </w:rPr>
        <w:t>古树名木</w:t>
      </w:r>
      <w:r>
        <w:rPr>
          <w:rFonts w:hint="eastAsia"/>
          <w:lang w:val="en-US" w:eastAsia="zh-CN"/>
        </w:rPr>
        <w:t>多模态检索</w:t>
      </w:r>
      <w:r>
        <w:rPr>
          <w:rFonts w:hint="eastAsia"/>
        </w:rPr>
        <w:t>详细设计与实现</w:t>
      </w:r>
      <w:bookmarkEnd w:id="162"/>
      <w:bookmarkEnd w:id="163"/>
    </w:p>
    <w:p w14:paraId="12E0CD2B">
      <w:pPr>
        <w:numPr>
          <w:ilvl w:val="0"/>
          <w:numId w:val="0"/>
        </w:numPr>
        <w:ind w:firstLine="420" w:firstLineChars="0"/>
        <w:rPr>
          <w:rFonts w:hint="eastAsia"/>
        </w:rPr>
      </w:pPr>
      <w:r>
        <w:rPr>
          <w:rFonts w:hint="default" w:ascii="Times New Roman Regular" w:hAnsi="Times New Roman Regular" w:cs="Times New Roman Regular"/>
          <w:lang w:eastAsia="zh-CN"/>
        </w:rPr>
        <w:t>（</w:t>
      </w:r>
      <w:r>
        <w:rPr>
          <w:rFonts w:hint="default" w:ascii="Times New Roman Regular" w:hAnsi="Times New Roman Regular" w:cs="Times New Roman Regular"/>
          <w:lang w:val="en-US" w:eastAsia="zh-CN"/>
        </w:rPr>
        <w:t>1</w:t>
      </w:r>
      <w:r>
        <w:rPr>
          <w:rFonts w:hint="default" w:ascii="Times New Roman Regular" w:hAnsi="Times New Roman Regular" w:cs="Times New Roman Regular"/>
          <w:lang w:eastAsia="zh-CN"/>
        </w:rPr>
        <w:t>）</w:t>
      </w:r>
      <w:r>
        <w:rPr>
          <w:rFonts w:hint="eastAsia"/>
        </w:rPr>
        <w:t>古树名木</w:t>
      </w:r>
      <w:r>
        <w:rPr>
          <w:rFonts w:hint="eastAsia"/>
          <w:lang w:val="en-US" w:eastAsia="zh-CN"/>
        </w:rPr>
        <w:t>多模态检索</w:t>
      </w:r>
      <w:r>
        <w:rPr>
          <w:rFonts w:hint="eastAsia"/>
        </w:rPr>
        <w:t>详细设计</w:t>
      </w:r>
    </w:p>
    <w:p w14:paraId="7D327BE7">
      <w:pPr>
        <w:ind w:left="0" w:leftChars="0" w:firstLine="0" w:firstLineChars="0"/>
        <w:jc w:val="center"/>
      </w:pPr>
      <w:r>
        <w:drawing>
          <wp:inline distT="0" distB="0" distL="114300" distR="114300">
            <wp:extent cx="5390515" cy="3221355"/>
            <wp:effectExtent l="0" t="0" r="6985" b="4445"/>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71"/>
                    <a:stretch>
                      <a:fillRect/>
                    </a:stretch>
                  </pic:blipFill>
                  <pic:spPr>
                    <a:xfrm>
                      <a:off x="0" y="0"/>
                      <a:ext cx="5390515" cy="3221355"/>
                    </a:xfrm>
                    <a:prstGeom prst="rect">
                      <a:avLst/>
                    </a:prstGeom>
                    <a:noFill/>
                    <a:ln>
                      <a:noFill/>
                    </a:ln>
                  </pic:spPr>
                </pic:pic>
              </a:graphicData>
            </a:graphic>
          </wp:inline>
        </w:drawing>
      </w:r>
    </w:p>
    <w:p w14:paraId="10AA0484">
      <w:pPr>
        <w:jc w:val="center"/>
        <w:rPr>
          <w:sz w:val="21"/>
          <w:szCs w:val="21"/>
        </w:rPr>
      </w:pPr>
      <w:r>
        <w:rPr>
          <w:sz w:val="21"/>
          <w:szCs w:val="21"/>
        </w:rPr>
        <w:t>图</w:t>
      </w:r>
      <w:r>
        <w:rPr>
          <w:rFonts w:hint="eastAsia"/>
          <w:sz w:val="21"/>
          <w:szCs w:val="21"/>
        </w:rPr>
        <w:t>4</w:t>
      </w:r>
      <w:r>
        <w:rPr>
          <w:sz w:val="21"/>
          <w:szCs w:val="21"/>
        </w:rPr>
        <w:t>.</w:t>
      </w:r>
      <w:r>
        <w:rPr>
          <w:rFonts w:hint="eastAsia"/>
          <w:sz w:val="21"/>
          <w:szCs w:val="21"/>
          <w:lang w:val="en-US" w:eastAsia="zh-CN"/>
        </w:rPr>
        <w:t>10</w:t>
      </w:r>
      <w:r>
        <w:rPr>
          <w:sz w:val="21"/>
          <w:szCs w:val="21"/>
        </w:rPr>
        <w:t xml:space="preserve"> </w:t>
      </w:r>
      <w:r>
        <w:rPr>
          <w:rFonts w:hint="eastAsia"/>
          <w:sz w:val="21"/>
          <w:szCs w:val="21"/>
        </w:rPr>
        <w:t>古树名木</w:t>
      </w:r>
      <w:r>
        <w:rPr>
          <w:rFonts w:hint="eastAsia"/>
          <w:sz w:val="21"/>
          <w:szCs w:val="21"/>
          <w:lang w:val="en-US" w:eastAsia="zh-CN"/>
        </w:rPr>
        <w:t>多模态检索</w:t>
      </w:r>
      <w:r>
        <w:rPr>
          <w:rFonts w:hint="eastAsia"/>
          <w:sz w:val="21"/>
          <w:szCs w:val="21"/>
        </w:rPr>
        <w:t>时序图</w:t>
      </w:r>
    </w:p>
    <w:p w14:paraId="6E6FCB77">
      <w:pPr>
        <w:jc w:val="center"/>
        <w:rPr>
          <w:rFonts w:hint="eastAsia"/>
          <w:sz w:val="21"/>
          <w:szCs w:val="21"/>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 xml:space="preserve">10 </w:t>
      </w:r>
      <w:r>
        <w:rPr>
          <w:rFonts w:hint="eastAsia"/>
          <w:sz w:val="21"/>
          <w:szCs w:val="21"/>
        </w:rPr>
        <w:t xml:space="preserve">Multimodal Retrieval Sequence Diagram of Ancient and Famous Trees </w:t>
      </w:r>
    </w:p>
    <w:p w14:paraId="5210B60D">
      <w:pPr>
        <w:bidi w:val="0"/>
        <w:ind w:left="0" w:leftChars="0" w:firstLine="420" w:firstLineChars="0"/>
        <w:rPr>
          <w:rFonts w:hint="eastAsia" w:ascii="Times New Roman" w:hAnsi="Times New Roman" w:cs="Times New Roman"/>
          <w:sz w:val="24"/>
          <w:lang w:val="en-US" w:eastAsia="zh-CN"/>
        </w:rPr>
      </w:pPr>
    </w:p>
    <w:p w14:paraId="4815DB51">
      <w:pPr>
        <w:bidi w:val="0"/>
        <w:ind w:left="0" w:leftChars="0" w:firstLine="420" w:firstLineChars="0"/>
      </w:pPr>
      <w:r>
        <w:rPr>
          <w:rFonts w:hint="eastAsia" w:ascii="Times New Roman" w:hAnsi="Times New Roman" w:cs="Times New Roman"/>
          <w:sz w:val="24"/>
          <w:lang w:val="en-US" w:eastAsia="zh-CN"/>
        </w:rPr>
        <w:t>如上图4.</w:t>
      </w:r>
      <w:r>
        <w:rPr>
          <w:rFonts w:hint="eastAsia" w:cs="Times New Roman"/>
          <w:sz w:val="24"/>
          <w:lang w:val="en-US" w:eastAsia="zh-CN"/>
        </w:rPr>
        <w:t>10</w:t>
      </w:r>
      <w:r>
        <w:rPr>
          <w:rFonts w:hint="eastAsia" w:ascii="Times New Roman" w:hAnsi="Times New Roman" w:cs="Times New Roman"/>
          <w:sz w:val="24"/>
          <w:lang w:val="en-US" w:eastAsia="zh-CN"/>
        </w:rPr>
        <w:t>所示，展示了古树名木检索时序图。用户登录后进入检索界面，上传查询图像或输入地理位置坐标，前端POST调用/tree/retrieve接口，请求经TreeController路由至TreeService。Service层调用</w:t>
      </w:r>
      <w:r>
        <w:rPr>
          <w:rFonts w:hint="eastAsia" w:cs="Times New Roman"/>
          <w:sz w:val="24"/>
          <w:lang w:val="en-US" w:eastAsia="zh-CN"/>
        </w:rPr>
        <w:t>DHLM</w:t>
      </w:r>
      <w:r>
        <w:rPr>
          <w:rFonts w:hint="eastAsia" w:ascii="Times New Roman" w:hAnsi="Times New Roman" w:cs="Times New Roman"/>
          <w:sz w:val="24"/>
          <w:lang w:val="en-US" w:eastAsia="zh-CN"/>
        </w:rPr>
        <w:t>模型服务</w:t>
      </w:r>
      <w:r>
        <w:rPr>
          <w:rFonts w:hint="eastAsia" w:cs="Times New Roman"/>
          <w:sz w:val="24"/>
          <w:lang w:val="en-US" w:eastAsia="zh-CN"/>
        </w:rPr>
        <w:t>，</w:t>
      </w:r>
      <w:r>
        <w:rPr>
          <w:rFonts w:hint="eastAsia" w:ascii="Times New Roman" w:hAnsi="Times New Roman" w:cs="Times New Roman"/>
          <w:sz w:val="24"/>
          <w:lang w:val="en-US" w:eastAsia="zh-CN"/>
        </w:rPr>
        <w:t>由</w:t>
      </w:r>
      <w:r>
        <w:rPr>
          <w:rFonts w:hint="eastAsia" w:cs="Times New Roman"/>
          <w:sz w:val="24"/>
          <w:lang w:val="en-US" w:eastAsia="zh-CN"/>
        </w:rPr>
        <w:t>图像与位置特征编码器</w:t>
      </w:r>
      <w:r>
        <w:rPr>
          <w:rFonts w:hint="eastAsia" w:ascii="Times New Roman" w:hAnsi="Times New Roman" w:cs="Times New Roman"/>
          <w:sz w:val="24"/>
          <w:lang w:val="en-US" w:eastAsia="zh-CN"/>
        </w:rPr>
        <w:t>提取图像和位置特征，经多模态融合后由哈希层生成128位二进制哈希码，返回后通过TreeMapper关联查询树木与图像哈希记录，Service层计算汉明距离并排序取Top-</w:t>
      </w:r>
      <w:r>
        <w:rPr>
          <w:rFonts w:hint="eastAsia" w:cs="Times New Roman"/>
          <w:sz w:val="24"/>
          <w:lang w:val="en-US" w:eastAsia="zh-CN"/>
        </w:rPr>
        <w:t>k</w:t>
      </w:r>
      <w:r>
        <w:rPr>
          <w:rFonts w:hint="eastAsia" w:ascii="Times New Roman" w:hAnsi="Times New Roman" w:cs="Times New Roman"/>
          <w:sz w:val="24"/>
          <w:lang w:val="en-US" w:eastAsia="zh-CN"/>
        </w:rPr>
        <w:t>结果，最终经</w:t>
      </w:r>
      <w:r>
        <w:rPr>
          <w:rFonts w:hint="eastAsia" w:cs="Times New Roman"/>
          <w:sz w:val="24"/>
          <w:lang w:val="en-US" w:eastAsia="zh-CN"/>
        </w:rPr>
        <w:t>控制层</w:t>
      </w:r>
      <w:r>
        <w:rPr>
          <w:rFonts w:hint="eastAsia" w:ascii="Times New Roman" w:hAnsi="Times New Roman" w:cs="Times New Roman"/>
          <w:sz w:val="24"/>
          <w:lang w:val="en-US" w:eastAsia="zh-CN"/>
        </w:rPr>
        <w:t>封装响应返回前端渲染展示。</w:t>
      </w:r>
    </w:p>
    <w:p w14:paraId="50AD105D">
      <w:pPr>
        <w:ind w:firstLine="420"/>
        <w:rPr>
          <w:rFonts w:hint="eastAsia" w:ascii="宋体" w:hAnsi="宋体" w:cs="宋体"/>
        </w:rPr>
      </w:pPr>
      <w:r>
        <w:rPr>
          <w:rFonts w:hint="default" w:ascii="Times New Roman Regular" w:hAnsi="Times New Roman Regular" w:cs="Times New Roman Regular"/>
        </w:rPr>
        <w:t>（2）</w:t>
      </w:r>
      <w:r>
        <w:rPr>
          <w:rFonts w:hint="eastAsia"/>
        </w:rPr>
        <w:t>古树名木</w:t>
      </w:r>
      <w:r>
        <w:rPr>
          <w:rFonts w:hint="eastAsia"/>
          <w:lang w:val="en-US" w:eastAsia="zh-CN"/>
        </w:rPr>
        <w:t>多模态检索</w:t>
      </w:r>
      <w:r>
        <w:rPr>
          <w:rFonts w:ascii="宋体" w:hAnsi="宋体" w:cs="宋体"/>
        </w:rPr>
        <w:t>实现</w:t>
      </w:r>
    </w:p>
    <w:p w14:paraId="23921A1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如下</w:t>
      </w:r>
      <w:r>
        <w:rPr>
          <w:rFonts w:hint="eastAsia"/>
        </w:rPr>
        <w:t>图4.</w:t>
      </w:r>
      <w:r>
        <w:rPr>
          <w:rFonts w:hint="eastAsia"/>
          <w:lang w:val="en-US" w:eastAsia="zh-CN"/>
        </w:rPr>
        <w:t>11到图</w:t>
      </w:r>
      <w:r>
        <w:rPr>
          <w:rFonts w:hint="eastAsia"/>
        </w:rPr>
        <w:t>4.1</w:t>
      </w:r>
      <w:r>
        <w:rPr>
          <w:rFonts w:hint="eastAsia"/>
          <w:lang w:val="en-US" w:eastAsia="zh-CN"/>
        </w:rPr>
        <w:t>3</w:t>
      </w:r>
      <w:r>
        <w:rPr>
          <w:rFonts w:hint="eastAsia"/>
        </w:rPr>
        <w:t>展示了系统三种</w:t>
      </w:r>
      <w:r>
        <w:rPr>
          <w:rFonts w:hint="eastAsia"/>
          <w:lang w:val="en-US" w:eastAsia="zh-CN"/>
        </w:rPr>
        <w:t>多模态</w:t>
      </w:r>
      <w:r>
        <w:rPr>
          <w:rFonts w:hint="eastAsia"/>
        </w:rPr>
        <w:t>检索模式：以图搜图、以图搜位置及以位置搜图。</w:t>
      </w:r>
    </w:p>
    <w:p w14:paraId="0B5D174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如</w:t>
      </w:r>
      <w:r>
        <w:rPr>
          <w:rFonts w:hint="eastAsia"/>
        </w:rPr>
        <w:t>图4.</w:t>
      </w:r>
      <w:r>
        <w:rPr>
          <w:rFonts w:hint="eastAsia"/>
          <w:lang w:val="en-US" w:eastAsia="zh-CN"/>
        </w:rPr>
        <w:t>11</w:t>
      </w:r>
      <w:r>
        <w:rPr>
          <w:rFonts w:hint="eastAsia"/>
        </w:rPr>
        <w:t>用户上传查询图像</w:t>
      </w:r>
      <w:r>
        <w:rPr>
          <w:rFonts w:hint="eastAsia"/>
          <w:lang w:val="en-US" w:eastAsia="zh-CN"/>
        </w:rPr>
        <w:t>后</w:t>
      </w:r>
      <w:r>
        <w:rPr>
          <w:rFonts w:hint="eastAsia"/>
        </w:rPr>
        <w:t>，</w:t>
      </w:r>
      <w:r>
        <w:rPr>
          <w:rFonts w:hint="eastAsia"/>
          <w:lang w:val="en-US" w:eastAsia="zh-CN"/>
        </w:rPr>
        <w:t>点击开始检索，</w:t>
      </w:r>
      <w:r>
        <w:rPr>
          <w:rFonts w:hint="eastAsia"/>
        </w:rPr>
        <w:t>系统返回相似古树</w:t>
      </w:r>
      <w:r>
        <w:rPr>
          <w:rFonts w:hint="eastAsia"/>
          <w:lang w:val="en-US" w:eastAsia="zh-CN"/>
        </w:rPr>
        <w:t>名木</w:t>
      </w:r>
      <w:r>
        <w:rPr>
          <w:rFonts w:hint="eastAsia"/>
        </w:rPr>
        <w:t>列表并按相似度排序</w:t>
      </w:r>
      <w:r>
        <w:rPr>
          <w:rFonts w:hint="eastAsia"/>
          <w:lang w:eastAsia="zh-CN"/>
        </w:rPr>
        <w:t>。</w:t>
      </w:r>
      <w:r>
        <w:rPr>
          <w:rFonts w:hint="eastAsia"/>
          <w:lang w:val="en-US" w:eastAsia="zh-CN"/>
        </w:rPr>
        <w:t>如</w:t>
      </w:r>
      <w:r>
        <w:rPr>
          <w:rFonts w:hint="eastAsia"/>
        </w:rPr>
        <w:t>图4.</w:t>
      </w:r>
      <w:r>
        <w:rPr>
          <w:rFonts w:hint="eastAsia"/>
          <w:lang w:val="en-US" w:eastAsia="zh-CN"/>
        </w:rPr>
        <w:t>12用户上传查询图像后，点击定位查询，系统</w:t>
      </w:r>
      <w:r>
        <w:rPr>
          <w:rFonts w:hint="eastAsia"/>
        </w:rPr>
        <w:t>返回古树</w:t>
      </w:r>
      <w:r>
        <w:rPr>
          <w:rFonts w:hint="eastAsia"/>
          <w:lang w:val="en-US" w:eastAsia="zh-CN"/>
        </w:rPr>
        <w:t>名木检索位置等信息</w:t>
      </w:r>
      <w:r>
        <w:rPr>
          <w:rFonts w:hint="eastAsia"/>
          <w:lang w:eastAsia="zh-CN"/>
        </w:rPr>
        <w:t>。</w:t>
      </w:r>
      <w:r>
        <w:rPr>
          <w:rFonts w:hint="eastAsia"/>
          <w:lang w:val="en-US" w:eastAsia="zh-CN"/>
        </w:rPr>
        <w:t>如</w:t>
      </w:r>
      <w:r>
        <w:rPr>
          <w:rFonts w:hint="eastAsia"/>
        </w:rPr>
        <w:t>图4.1</w:t>
      </w:r>
      <w:r>
        <w:rPr>
          <w:rFonts w:hint="eastAsia"/>
          <w:lang w:val="en-US" w:eastAsia="zh-CN"/>
        </w:rPr>
        <w:t>3用户</w:t>
      </w:r>
      <w:r>
        <w:rPr>
          <w:rFonts w:hint="eastAsia"/>
        </w:rPr>
        <w:t>输入</w:t>
      </w:r>
      <w:r>
        <w:rPr>
          <w:rFonts w:hint="eastAsia"/>
          <w:lang w:val="en-US" w:eastAsia="zh-CN"/>
        </w:rPr>
        <w:t>地理位置</w:t>
      </w:r>
      <w:r>
        <w:rPr>
          <w:rFonts w:hint="eastAsia"/>
        </w:rPr>
        <w:t>坐标</w:t>
      </w:r>
      <w:r>
        <w:rPr>
          <w:rFonts w:hint="eastAsia"/>
          <w:lang w:val="en-US" w:eastAsia="zh-CN"/>
        </w:rPr>
        <w:t>后，点击</w:t>
      </w:r>
      <w:r>
        <w:rPr>
          <w:rFonts w:hint="eastAsia"/>
        </w:rPr>
        <w:t>检索</w:t>
      </w:r>
      <w:r>
        <w:rPr>
          <w:rFonts w:hint="eastAsia"/>
          <w:lang w:val="en-US" w:eastAsia="zh-CN"/>
        </w:rPr>
        <w:t>附近</w:t>
      </w:r>
      <w:r>
        <w:rPr>
          <w:rFonts w:hint="eastAsia"/>
        </w:rPr>
        <w:t>古树</w:t>
      </w:r>
      <w:r>
        <w:rPr>
          <w:rFonts w:hint="eastAsia"/>
          <w:lang w:eastAsia="zh-CN"/>
        </w:rPr>
        <w:t>，</w:t>
      </w:r>
      <w:r>
        <w:rPr>
          <w:rFonts w:hint="eastAsia"/>
          <w:lang w:val="en-US" w:eastAsia="zh-CN"/>
        </w:rPr>
        <w:t>系统</w:t>
      </w:r>
      <w:r>
        <w:rPr>
          <w:rFonts w:hint="eastAsia"/>
        </w:rPr>
        <w:t>返回</w:t>
      </w:r>
      <w:r>
        <w:rPr>
          <w:rFonts w:hint="eastAsia"/>
          <w:lang w:val="en-US" w:eastAsia="zh-CN"/>
        </w:rPr>
        <w:t>位置坐标相应附近的</w:t>
      </w:r>
      <w:r>
        <w:rPr>
          <w:rFonts w:hint="eastAsia"/>
        </w:rPr>
        <w:t>古树</w:t>
      </w:r>
      <w:r>
        <w:rPr>
          <w:rFonts w:hint="eastAsia"/>
          <w:lang w:val="en-US" w:eastAsia="zh-CN"/>
        </w:rPr>
        <w:t>名木列表。</w:t>
      </w:r>
    </w:p>
    <w:p w14:paraId="6432C1F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7C56C5E0">
      <w:pPr>
        <w:ind w:left="0" w:leftChars="0" w:firstLine="0" w:firstLineChars="0"/>
        <w:jc w:val="center"/>
      </w:pPr>
      <w:r>
        <w:drawing>
          <wp:inline distT="0" distB="0" distL="114300" distR="114300">
            <wp:extent cx="4142105" cy="2526030"/>
            <wp:effectExtent l="9525" t="9525" r="13970" b="17145"/>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72"/>
                    <a:stretch>
                      <a:fillRect/>
                    </a:stretch>
                  </pic:blipFill>
                  <pic:spPr>
                    <a:xfrm>
                      <a:off x="0" y="0"/>
                      <a:ext cx="4142105" cy="2526030"/>
                    </a:xfrm>
                    <a:prstGeom prst="rect">
                      <a:avLst/>
                    </a:prstGeom>
                    <a:noFill/>
                    <a:ln>
                      <a:solidFill>
                        <a:schemeClr val="tx1"/>
                      </a:solidFill>
                    </a:ln>
                  </pic:spPr>
                </pic:pic>
              </a:graphicData>
            </a:graphic>
          </wp:inline>
        </w:drawing>
      </w:r>
    </w:p>
    <w:p w14:paraId="27F221E8">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11</w:t>
      </w:r>
      <w:r>
        <w:rPr>
          <w:sz w:val="21"/>
          <w:szCs w:val="21"/>
          <w:highlight w:val="none"/>
        </w:rPr>
        <w:t xml:space="preserve"> </w:t>
      </w:r>
      <w:r>
        <w:rPr>
          <w:rFonts w:hint="eastAsia"/>
          <w:sz w:val="21"/>
          <w:szCs w:val="21"/>
          <w:highlight w:val="none"/>
        </w:rPr>
        <w:t>以图搜图检索结果界面</w:t>
      </w:r>
    </w:p>
    <w:p w14:paraId="49C3838B">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11</w:t>
      </w:r>
      <w:r>
        <w:rPr>
          <w:rFonts w:hint="eastAsia"/>
          <w:sz w:val="21"/>
          <w:szCs w:val="21"/>
        </w:rPr>
        <w:t xml:space="preserve"> Image-to-Image Retrieval Result Interface </w:t>
      </w:r>
    </w:p>
    <w:p w14:paraId="3249324E">
      <w:pPr>
        <w:jc w:val="center"/>
        <w:rPr>
          <w:rFonts w:hint="eastAsia"/>
          <w:sz w:val="21"/>
          <w:szCs w:val="21"/>
        </w:rPr>
      </w:pPr>
    </w:p>
    <w:p w14:paraId="3184CD6A">
      <w:pPr>
        <w:ind w:left="0" w:leftChars="0" w:firstLine="0" w:firstLineChars="0"/>
        <w:jc w:val="center"/>
      </w:pPr>
      <w:bookmarkStart w:id="164" w:name="_Toc1202"/>
      <w:r>
        <w:drawing>
          <wp:inline distT="0" distB="0" distL="114300" distR="114300">
            <wp:extent cx="4192270" cy="2190115"/>
            <wp:effectExtent l="9525" t="9525" r="14605" b="10160"/>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73"/>
                    <a:stretch>
                      <a:fillRect/>
                    </a:stretch>
                  </pic:blipFill>
                  <pic:spPr>
                    <a:xfrm>
                      <a:off x="0" y="0"/>
                      <a:ext cx="4192270" cy="2190115"/>
                    </a:xfrm>
                    <a:prstGeom prst="rect">
                      <a:avLst/>
                    </a:prstGeom>
                    <a:noFill/>
                    <a:ln>
                      <a:solidFill>
                        <a:schemeClr val="tx1"/>
                      </a:solidFill>
                    </a:ln>
                  </pic:spPr>
                </pic:pic>
              </a:graphicData>
            </a:graphic>
          </wp:inline>
        </w:drawing>
      </w:r>
    </w:p>
    <w:p w14:paraId="265C7519">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12</w:t>
      </w:r>
      <w:r>
        <w:rPr>
          <w:sz w:val="21"/>
          <w:szCs w:val="21"/>
          <w:highlight w:val="none"/>
        </w:rPr>
        <w:t xml:space="preserve"> </w:t>
      </w:r>
      <w:r>
        <w:rPr>
          <w:rFonts w:hint="eastAsia"/>
          <w:sz w:val="21"/>
          <w:szCs w:val="21"/>
          <w:highlight w:val="none"/>
        </w:rPr>
        <w:t>以图搜</w:t>
      </w:r>
      <w:r>
        <w:rPr>
          <w:rFonts w:hint="eastAsia"/>
          <w:sz w:val="21"/>
          <w:szCs w:val="21"/>
          <w:highlight w:val="none"/>
          <w:lang w:val="en-US" w:eastAsia="zh-CN"/>
        </w:rPr>
        <w:t>位置</w:t>
      </w:r>
      <w:r>
        <w:rPr>
          <w:rFonts w:hint="eastAsia"/>
          <w:sz w:val="21"/>
          <w:szCs w:val="21"/>
          <w:highlight w:val="none"/>
        </w:rPr>
        <w:t>检索结果界面</w:t>
      </w:r>
    </w:p>
    <w:p w14:paraId="5C5A6A67">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12</w:t>
      </w:r>
      <w:r>
        <w:rPr>
          <w:rFonts w:hint="eastAsia"/>
          <w:sz w:val="21"/>
          <w:szCs w:val="21"/>
        </w:rPr>
        <w:t xml:space="preserve"> Image-to-Location Retrieval Result Interface </w:t>
      </w:r>
    </w:p>
    <w:p w14:paraId="17D89A98">
      <w:pPr>
        <w:ind w:left="0" w:leftChars="0" w:firstLine="0" w:firstLineChars="0"/>
        <w:jc w:val="center"/>
      </w:pPr>
      <w:r>
        <w:drawing>
          <wp:inline distT="0" distB="0" distL="114300" distR="114300">
            <wp:extent cx="4159250" cy="2210435"/>
            <wp:effectExtent l="9525" t="9525" r="9525" b="1524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74"/>
                    <a:stretch>
                      <a:fillRect/>
                    </a:stretch>
                  </pic:blipFill>
                  <pic:spPr>
                    <a:xfrm>
                      <a:off x="0" y="0"/>
                      <a:ext cx="4159250" cy="2210435"/>
                    </a:xfrm>
                    <a:prstGeom prst="rect">
                      <a:avLst/>
                    </a:prstGeom>
                    <a:noFill/>
                    <a:ln>
                      <a:solidFill>
                        <a:schemeClr val="tx1"/>
                      </a:solidFill>
                    </a:ln>
                  </pic:spPr>
                </pic:pic>
              </a:graphicData>
            </a:graphic>
          </wp:inline>
        </w:drawing>
      </w:r>
    </w:p>
    <w:p w14:paraId="42162F0F">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13</w:t>
      </w:r>
      <w:r>
        <w:rPr>
          <w:sz w:val="21"/>
          <w:szCs w:val="21"/>
          <w:highlight w:val="none"/>
        </w:rPr>
        <w:t xml:space="preserve"> </w:t>
      </w:r>
      <w:r>
        <w:rPr>
          <w:rFonts w:hint="eastAsia"/>
          <w:sz w:val="21"/>
          <w:szCs w:val="21"/>
          <w:highlight w:val="none"/>
        </w:rPr>
        <w:t>以</w:t>
      </w:r>
      <w:r>
        <w:rPr>
          <w:rFonts w:hint="eastAsia"/>
          <w:sz w:val="21"/>
          <w:szCs w:val="21"/>
          <w:highlight w:val="none"/>
          <w:lang w:val="en-US" w:eastAsia="zh-CN"/>
        </w:rPr>
        <w:t>位置</w:t>
      </w:r>
      <w:r>
        <w:rPr>
          <w:rFonts w:hint="eastAsia"/>
          <w:sz w:val="21"/>
          <w:szCs w:val="21"/>
          <w:highlight w:val="none"/>
        </w:rPr>
        <w:t>搜</w:t>
      </w:r>
      <w:r>
        <w:rPr>
          <w:rFonts w:hint="eastAsia"/>
          <w:sz w:val="21"/>
          <w:szCs w:val="21"/>
          <w:highlight w:val="none"/>
          <w:lang w:val="en-US" w:eastAsia="zh-CN"/>
        </w:rPr>
        <w:t>图</w:t>
      </w:r>
      <w:r>
        <w:rPr>
          <w:rFonts w:hint="eastAsia"/>
          <w:sz w:val="21"/>
          <w:szCs w:val="21"/>
          <w:highlight w:val="none"/>
        </w:rPr>
        <w:t>检索结果界面</w:t>
      </w:r>
    </w:p>
    <w:p w14:paraId="794EA99B">
      <w:pPr>
        <w:jc w:val="center"/>
      </w:pPr>
      <w:r>
        <w:rPr>
          <w:sz w:val="21"/>
          <w:szCs w:val="21"/>
        </w:rPr>
        <w:t xml:space="preserve">Figure </w:t>
      </w:r>
      <w:r>
        <w:rPr>
          <w:rFonts w:hint="eastAsia"/>
          <w:sz w:val="21"/>
          <w:szCs w:val="21"/>
        </w:rPr>
        <w:t>4.</w:t>
      </w:r>
      <w:r>
        <w:rPr>
          <w:rFonts w:hint="eastAsia"/>
          <w:sz w:val="21"/>
          <w:szCs w:val="21"/>
          <w:lang w:val="en-US" w:eastAsia="zh-CN"/>
        </w:rPr>
        <w:t>13</w:t>
      </w:r>
      <w:r>
        <w:rPr>
          <w:rFonts w:hint="eastAsia"/>
          <w:sz w:val="21"/>
          <w:szCs w:val="21"/>
        </w:rPr>
        <w:t xml:space="preserve"> Location-to-</w:t>
      </w:r>
      <w:r>
        <w:rPr>
          <w:rFonts w:hint="eastAsia"/>
          <w:sz w:val="21"/>
          <w:szCs w:val="21"/>
          <w:lang w:val="en-US" w:eastAsia="zh-CN"/>
        </w:rPr>
        <w:t xml:space="preserve">Image </w:t>
      </w:r>
      <w:r>
        <w:rPr>
          <w:rFonts w:hint="eastAsia"/>
          <w:sz w:val="21"/>
          <w:szCs w:val="21"/>
        </w:rPr>
        <w:t xml:space="preserve">Retrieval Result Interface </w:t>
      </w:r>
      <w:bookmarkStart w:id="165" w:name="_Toc7167"/>
    </w:p>
    <w:p w14:paraId="4670FDCD">
      <w:pPr>
        <w:pStyle w:val="3"/>
        <w:spacing w:before="193"/>
      </w:pPr>
      <w:r>
        <w:t>4.4</w:t>
      </w:r>
      <w:r>
        <w:rPr>
          <w:rFonts w:hint="eastAsia"/>
          <w:lang w:val="en-US" w:eastAsia="zh-CN"/>
        </w:rPr>
        <w:t xml:space="preserve"> </w:t>
      </w:r>
      <w:r>
        <w:t>系统测试</w:t>
      </w:r>
      <w:bookmarkEnd w:id="164"/>
      <w:bookmarkEnd w:id="165"/>
      <w:r>
        <w:t xml:space="preserve"> </w:t>
      </w:r>
    </w:p>
    <w:p w14:paraId="705D239C">
      <w:pPr>
        <w:pStyle w:val="4"/>
      </w:pPr>
      <w:bookmarkStart w:id="166" w:name="_Toc19790"/>
      <w:bookmarkStart w:id="167" w:name="_Toc8060"/>
      <w:r>
        <w:rPr>
          <w:rFonts w:hint="eastAsia"/>
        </w:rPr>
        <w:t>4.4.1</w:t>
      </w:r>
      <w:r>
        <w:rPr>
          <w:rFonts w:hint="eastAsia"/>
          <w:lang w:val="en-US" w:eastAsia="zh-CN"/>
        </w:rPr>
        <w:t xml:space="preserve"> </w:t>
      </w:r>
      <w:r>
        <w:rPr>
          <w:rFonts w:hint="eastAsia"/>
        </w:rPr>
        <w:t>功能测试</w:t>
      </w:r>
      <w:bookmarkEnd w:id="166"/>
      <w:bookmarkEnd w:id="167"/>
      <w:r>
        <w:rPr>
          <w:rFonts w:hint="eastAsia"/>
        </w:rPr>
        <w:t xml:space="preserve"> </w:t>
      </w:r>
    </w:p>
    <w:p w14:paraId="367698BC">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lang w:eastAsia="zh-CN"/>
        </w:rPr>
      </w:pPr>
      <w:r>
        <w:rPr>
          <w:rFonts w:hint="eastAsia" w:ascii="宋体" w:hAnsi="宋体" w:cs="宋体"/>
        </w:rPr>
        <w:t>功能测试的主要目的就是要对系统中的各个功能模块按照要求进行分析，使其能够正常地工作，得到期望的效果</w:t>
      </w:r>
      <w:r>
        <w:rPr>
          <w:rFonts w:hint="eastAsia" w:ascii="宋体" w:hAnsi="宋体" w:cs="宋体"/>
          <w:lang w:eastAsia="zh-CN"/>
        </w:rPr>
        <w:t>。</w:t>
      </w:r>
      <w:r>
        <w:rPr>
          <w:rFonts w:hint="eastAsia" w:ascii="宋体" w:hAnsi="宋体" w:cs="宋体"/>
        </w:rPr>
        <w:t>核心功能的测试用例如下</w:t>
      </w:r>
      <w:r>
        <w:rPr>
          <w:rFonts w:hint="eastAsia" w:ascii="宋体" w:hAnsi="宋体" w:cs="宋体"/>
          <w:lang w:eastAsia="zh-CN"/>
        </w:rPr>
        <w:t>：</w:t>
      </w:r>
    </w:p>
    <w:p w14:paraId="5897BB02">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lang w:eastAsia="zh-CN"/>
        </w:rPr>
      </w:pPr>
    </w:p>
    <w:p w14:paraId="7E15ED1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5</w:t>
      </w:r>
      <w:r>
        <w:rPr>
          <w:rFonts w:cs="Times New Roman"/>
          <w:sz w:val="21"/>
          <w:szCs w:val="21"/>
        </w:rPr>
        <w:t xml:space="preserve"> </w:t>
      </w:r>
      <w:r>
        <w:rPr>
          <w:rFonts w:hint="eastAsia" w:cs="Times New Roman"/>
          <w:sz w:val="21"/>
          <w:szCs w:val="21"/>
        </w:rPr>
        <w:t>古树名木</w:t>
      </w:r>
      <w:r>
        <w:rPr>
          <w:rFonts w:cs="Times New Roman"/>
          <w:sz w:val="21"/>
          <w:szCs w:val="21"/>
        </w:rPr>
        <w:t>信息管理</w:t>
      </w:r>
      <w:r>
        <w:rPr>
          <w:rFonts w:hint="eastAsia" w:cs="Times New Roman"/>
          <w:sz w:val="21"/>
          <w:szCs w:val="21"/>
        </w:rPr>
        <w:t>测试用例表</w:t>
      </w:r>
    </w:p>
    <w:p w14:paraId="4E51CDB2">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 xml:space="preserve">5 </w:t>
      </w:r>
      <w:r>
        <w:rPr>
          <w:rFonts w:hint="eastAsia"/>
          <w:sz w:val="21"/>
          <w:szCs w:val="21"/>
        </w:rPr>
        <w:t xml:space="preserve">Ancient and Famous Trees </w:t>
      </w:r>
      <w:r>
        <w:rPr>
          <w:rFonts w:cs="Times New Roman"/>
          <w:sz w:val="21"/>
          <w:szCs w:val="21"/>
        </w:rPr>
        <w:t>Information Management 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7"/>
        <w:gridCol w:w="1626"/>
        <w:gridCol w:w="3436"/>
        <w:gridCol w:w="2020"/>
        <w:gridCol w:w="788"/>
      </w:tblGrid>
      <w:tr w14:paraId="4D8F2CC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blHeader/>
          <w:jc w:val="center"/>
        </w:trPr>
        <w:tc>
          <w:tcPr>
            <w:tcW w:w="787" w:type="dxa"/>
            <w:tcBorders>
              <w:top w:val="single" w:color="000000" w:sz="12" w:space="0"/>
              <w:left w:val="nil"/>
              <w:bottom w:val="nil"/>
              <w:right w:val="nil"/>
            </w:tcBorders>
            <w:noWrap w:val="0"/>
            <w:tcMar>
              <w:top w:w="-1" w:type="dxa"/>
              <w:left w:w="-1" w:type="dxa"/>
              <w:bottom w:w="-1" w:type="dxa"/>
              <w:right w:w="-1" w:type="dxa"/>
            </w:tcMar>
            <w:vAlign w:val="center"/>
          </w:tcPr>
          <w:p w14:paraId="5F4C515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626" w:type="dxa"/>
            <w:tcBorders>
              <w:top w:val="single" w:color="000000" w:sz="12" w:space="0"/>
              <w:left w:val="nil"/>
              <w:bottom w:val="nil"/>
              <w:right w:val="nil"/>
            </w:tcBorders>
            <w:noWrap w:val="0"/>
            <w:tcMar>
              <w:top w:w="-1" w:type="dxa"/>
              <w:left w:w="-1" w:type="dxa"/>
              <w:bottom w:w="-1" w:type="dxa"/>
              <w:right w:w="-1" w:type="dxa"/>
            </w:tcMar>
            <w:vAlign w:val="center"/>
          </w:tcPr>
          <w:p w14:paraId="1F8A06E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36" w:type="dxa"/>
            <w:tcBorders>
              <w:top w:val="single" w:color="000000" w:sz="12" w:space="0"/>
              <w:left w:val="nil"/>
              <w:bottom w:val="nil"/>
              <w:right w:val="nil"/>
            </w:tcBorders>
            <w:noWrap w:val="0"/>
            <w:tcMar>
              <w:top w:w="-1" w:type="dxa"/>
              <w:left w:w="-1" w:type="dxa"/>
              <w:bottom w:w="-1" w:type="dxa"/>
              <w:right w:w="-1" w:type="dxa"/>
            </w:tcMar>
            <w:vAlign w:val="center"/>
          </w:tcPr>
          <w:p w14:paraId="5B8FDB8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020" w:type="dxa"/>
            <w:tcBorders>
              <w:top w:val="single" w:color="000000" w:sz="12" w:space="0"/>
              <w:left w:val="nil"/>
              <w:bottom w:val="nil"/>
              <w:right w:val="nil"/>
            </w:tcBorders>
            <w:noWrap w:val="0"/>
            <w:tcMar>
              <w:top w:w="-1" w:type="dxa"/>
              <w:left w:w="-1" w:type="dxa"/>
              <w:bottom w:w="-1" w:type="dxa"/>
              <w:right w:w="-1" w:type="dxa"/>
            </w:tcMar>
            <w:vAlign w:val="center"/>
          </w:tcPr>
          <w:p w14:paraId="32D7492F">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88" w:type="dxa"/>
            <w:tcBorders>
              <w:top w:val="single" w:color="000000" w:sz="12" w:space="0"/>
              <w:left w:val="nil"/>
              <w:bottom w:val="nil"/>
              <w:right w:val="nil"/>
            </w:tcBorders>
            <w:noWrap w:val="0"/>
            <w:tcMar>
              <w:top w:w="-1" w:type="dxa"/>
              <w:left w:w="-1" w:type="dxa"/>
              <w:bottom w:w="-1" w:type="dxa"/>
              <w:right w:w="-1" w:type="dxa"/>
            </w:tcMar>
            <w:vAlign w:val="center"/>
          </w:tcPr>
          <w:p w14:paraId="00DCF16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3BBAF8A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single" w:color="000000" w:sz="4" w:space="0"/>
              <w:left w:val="nil"/>
              <w:bottom w:val="nil"/>
              <w:right w:val="nil"/>
            </w:tcBorders>
            <w:noWrap w:val="0"/>
            <w:tcMar>
              <w:top w:w="-1" w:type="dxa"/>
              <w:left w:w="-1" w:type="dxa"/>
              <w:bottom w:w="-1" w:type="dxa"/>
              <w:right w:w="-1" w:type="dxa"/>
            </w:tcMar>
            <w:vAlign w:val="center"/>
          </w:tcPr>
          <w:p w14:paraId="5ACABD9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626" w:type="dxa"/>
            <w:tcBorders>
              <w:top w:val="single" w:color="000000" w:sz="4" w:space="0"/>
              <w:left w:val="nil"/>
              <w:bottom w:val="nil"/>
              <w:right w:val="nil"/>
            </w:tcBorders>
            <w:noWrap w:val="0"/>
            <w:tcMar>
              <w:top w:w="-1" w:type="dxa"/>
              <w:left w:w="-1" w:type="dxa"/>
              <w:bottom w:w="-1" w:type="dxa"/>
              <w:right w:w="-1" w:type="dxa"/>
            </w:tcMar>
            <w:vAlign w:val="center"/>
          </w:tcPr>
          <w:p w14:paraId="5DAC9AE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添加树信息</w:t>
            </w:r>
          </w:p>
        </w:tc>
        <w:tc>
          <w:tcPr>
            <w:tcW w:w="3436" w:type="dxa"/>
            <w:tcBorders>
              <w:top w:val="single" w:color="000000" w:sz="4" w:space="0"/>
              <w:left w:val="nil"/>
              <w:bottom w:val="nil"/>
              <w:right w:val="nil"/>
            </w:tcBorders>
            <w:noWrap w:val="0"/>
            <w:tcMar>
              <w:top w:w="-1" w:type="dxa"/>
              <w:left w:w="-1" w:type="dxa"/>
              <w:bottom w:w="-1" w:type="dxa"/>
              <w:right w:w="-1" w:type="dxa"/>
            </w:tcMar>
            <w:vAlign w:val="center"/>
          </w:tcPr>
          <w:p w14:paraId="48A26C96">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树信息</w:t>
            </w:r>
            <w:r>
              <w:rPr>
                <w:rFonts w:cs="Times New Roman"/>
                <w:sz w:val="21"/>
                <w:szCs w:val="21"/>
              </w:rPr>
              <w:t>按钮并填写信息</w:t>
            </w:r>
          </w:p>
        </w:tc>
        <w:tc>
          <w:tcPr>
            <w:tcW w:w="2020" w:type="dxa"/>
            <w:tcBorders>
              <w:top w:val="single" w:color="000000" w:sz="4" w:space="0"/>
              <w:left w:val="nil"/>
              <w:bottom w:val="nil"/>
              <w:right w:val="nil"/>
            </w:tcBorders>
            <w:noWrap w:val="0"/>
            <w:tcMar>
              <w:top w:w="-1" w:type="dxa"/>
              <w:left w:w="-1" w:type="dxa"/>
              <w:bottom w:w="-1" w:type="dxa"/>
              <w:right w:w="-1" w:type="dxa"/>
            </w:tcMar>
            <w:vAlign w:val="center"/>
          </w:tcPr>
          <w:p w14:paraId="7ABD27F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上传成功</w:t>
            </w:r>
          </w:p>
        </w:tc>
        <w:tc>
          <w:tcPr>
            <w:tcW w:w="788" w:type="dxa"/>
            <w:tcBorders>
              <w:top w:val="single" w:color="000000" w:sz="4" w:space="0"/>
              <w:left w:val="nil"/>
              <w:bottom w:val="nil"/>
              <w:right w:val="nil"/>
            </w:tcBorders>
            <w:noWrap w:val="0"/>
            <w:tcMar>
              <w:top w:w="-1" w:type="dxa"/>
              <w:left w:w="-1" w:type="dxa"/>
              <w:bottom w:w="-1" w:type="dxa"/>
              <w:right w:w="-1" w:type="dxa"/>
            </w:tcMar>
            <w:vAlign w:val="center"/>
          </w:tcPr>
          <w:p w14:paraId="3C90E8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5E98448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5B7E4A9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626" w:type="dxa"/>
            <w:tcBorders>
              <w:top w:val="nil"/>
              <w:left w:val="nil"/>
              <w:bottom w:val="nil"/>
              <w:right w:val="nil"/>
            </w:tcBorders>
            <w:noWrap w:val="0"/>
            <w:tcMar>
              <w:top w:w="-1" w:type="dxa"/>
              <w:left w:w="-1" w:type="dxa"/>
              <w:bottom w:w="-1" w:type="dxa"/>
              <w:right w:w="-1" w:type="dxa"/>
            </w:tcMar>
            <w:vAlign w:val="center"/>
          </w:tcPr>
          <w:p w14:paraId="6B3A2E3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删除树信息</w:t>
            </w:r>
          </w:p>
        </w:tc>
        <w:tc>
          <w:tcPr>
            <w:tcW w:w="3436" w:type="dxa"/>
            <w:tcBorders>
              <w:top w:val="nil"/>
              <w:left w:val="nil"/>
              <w:bottom w:val="nil"/>
              <w:right w:val="nil"/>
            </w:tcBorders>
            <w:noWrap w:val="0"/>
            <w:tcMar>
              <w:top w:w="-1" w:type="dxa"/>
              <w:left w:w="-1" w:type="dxa"/>
              <w:bottom w:w="-1" w:type="dxa"/>
              <w:right w:w="-1" w:type="dxa"/>
            </w:tcMar>
            <w:vAlign w:val="center"/>
          </w:tcPr>
          <w:p w14:paraId="2F2F939B">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点击删除</w:t>
            </w:r>
            <w:r>
              <w:rPr>
                <w:rFonts w:hint="eastAsia" w:cs="Times New Roman"/>
                <w:sz w:val="21"/>
                <w:szCs w:val="21"/>
              </w:rPr>
              <w:t>树信息</w:t>
            </w:r>
            <w:r>
              <w:rPr>
                <w:rFonts w:cs="Times New Roman"/>
                <w:sz w:val="21"/>
                <w:szCs w:val="21"/>
              </w:rPr>
              <w:t>按钮并确认删除</w:t>
            </w:r>
          </w:p>
        </w:tc>
        <w:tc>
          <w:tcPr>
            <w:tcW w:w="2020" w:type="dxa"/>
            <w:tcBorders>
              <w:top w:val="nil"/>
              <w:left w:val="nil"/>
              <w:bottom w:val="nil"/>
              <w:right w:val="nil"/>
            </w:tcBorders>
            <w:noWrap w:val="0"/>
            <w:tcMar>
              <w:top w:w="-1" w:type="dxa"/>
              <w:left w:w="-1" w:type="dxa"/>
              <w:bottom w:w="-1" w:type="dxa"/>
              <w:right w:w="-1" w:type="dxa"/>
            </w:tcMar>
            <w:vAlign w:val="center"/>
          </w:tcPr>
          <w:p w14:paraId="0ED6B8B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删除成功</w:t>
            </w:r>
          </w:p>
        </w:tc>
        <w:tc>
          <w:tcPr>
            <w:tcW w:w="788" w:type="dxa"/>
            <w:tcBorders>
              <w:top w:val="nil"/>
              <w:left w:val="nil"/>
              <w:bottom w:val="nil"/>
              <w:right w:val="nil"/>
            </w:tcBorders>
            <w:noWrap w:val="0"/>
            <w:tcMar>
              <w:top w:w="-1" w:type="dxa"/>
              <w:left w:w="-1" w:type="dxa"/>
              <w:bottom w:w="-1" w:type="dxa"/>
              <w:right w:w="-1" w:type="dxa"/>
            </w:tcMar>
            <w:vAlign w:val="center"/>
          </w:tcPr>
          <w:p w14:paraId="7963217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66CA795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4AD8DD7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626" w:type="dxa"/>
            <w:tcBorders>
              <w:top w:val="nil"/>
              <w:left w:val="nil"/>
              <w:bottom w:val="nil"/>
              <w:right w:val="nil"/>
            </w:tcBorders>
            <w:noWrap w:val="0"/>
            <w:tcMar>
              <w:top w:w="-1" w:type="dxa"/>
              <w:left w:w="-1" w:type="dxa"/>
              <w:bottom w:w="-1" w:type="dxa"/>
              <w:right w:w="-1" w:type="dxa"/>
            </w:tcMar>
            <w:vAlign w:val="center"/>
          </w:tcPr>
          <w:p w14:paraId="728D76A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修改树信息</w:t>
            </w:r>
          </w:p>
        </w:tc>
        <w:tc>
          <w:tcPr>
            <w:tcW w:w="3436" w:type="dxa"/>
            <w:tcBorders>
              <w:top w:val="nil"/>
              <w:left w:val="nil"/>
              <w:bottom w:val="nil"/>
              <w:right w:val="nil"/>
            </w:tcBorders>
            <w:noWrap w:val="0"/>
            <w:tcMar>
              <w:top w:w="-1" w:type="dxa"/>
              <w:left w:w="-1" w:type="dxa"/>
              <w:bottom w:w="-1" w:type="dxa"/>
              <w:right w:w="-1" w:type="dxa"/>
            </w:tcMar>
            <w:vAlign w:val="center"/>
          </w:tcPr>
          <w:p w14:paraId="304C3724">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点击编辑按钮并修改</w:t>
            </w:r>
            <w:r>
              <w:rPr>
                <w:rFonts w:hint="eastAsia" w:cs="Times New Roman"/>
                <w:sz w:val="21"/>
                <w:szCs w:val="21"/>
              </w:rPr>
              <w:t>树信息</w:t>
            </w:r>
            <w:r>
              <w:rPr>
                <w:rFonts w:cs="Times New Roman"/>
                <w:sz w:val="21"/>
                <w:szCs w:val="21"/>
              </w:rPr>
              <w:t>简介</w:t>
            </w:r>
          </w:p>
        </w:tc>
        <w:tc>
          <w:tcPr>
            <w:tcW w:w="2020" w:type="dxa"/>
            <w:tcBorders>
              <w:top w:val="nil"/>
              <w:left w:val="nil"/>
              <w:bottom w:val="nil"/>
              <w:right w:val="nil"/>
            </w:tcBorders>
            <w:noWrap w:val="0"/>
            <w:tcMar>
              <w:top w:w="-1" w:type="dxa"/>
              <w:left w:w="-1" w:type="dxa"/>
              <w:bottom w:w="-1" w:type="dxa"/>
              <w:right w:w="-1" w:type="dxa"/>
            </w:tcMar>
            <w:vAlign w:val="center"/>
          </w:tcPr>
          <w:p w14:paraId="6BDB4A4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修改成功</w:t>
            </w:r>
          </w:p>
        </w:tc>
        <w:tc>
          <w:tcPr>
            <w:tcW w:w="788" w:type="dxa"/>
            <w:tcBorders>
              <w:top w:val="nil"/>
              <w:left w:val="nil"/>
              <w:bottom w:val="nil"/>
              <w:right w:val="nil"/>
            </w:tcBorders>
            <w:noWrap w:val="0"/>
            <w:tcMar>
              <w:top w:w="-1" w:type="dxa"/>
              <w:left w:w="-1" w:type="dxa"/>
              <w:bottom w:w="-1" w:type="dxa"/>
              <w:right w:w="-1" w:type="dxa"/>
            </w:tcMar>
            <w:vAlign w:val="center"/>
          </w:tcPr>
          <w:p w14:paraId="03B5A15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2E6D05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3FDD277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4</w:t>
            </w:r>
          </w:p>
        </w:tc>
        <w:tc>
          <w:tcPr>
            <w:tcW w:w="1626" w:type="dxa"/>
            <w:tcBorders>
              <w:top w:val="nil"/>
              <w:left w:val="nil"/>
              <w:bottom w:val="nil"/>
              <w:right w:val="nil"/>
            </w:tcBorders>
            <w:noWrap w:val="0"/>
            <w:tcMar>
              <w:top w:w="-1" w:type="dxa"/>
              <w:left w:w="-1" w:type="dxa"/>
              <w:bottom w:w="-1" w:type="dxa"/>
              <w:right w:w="-1" w:type="dxa"/>
            </w:tcMar>
            <w:vAlign w:val="center"/>
          </w:tcPr>
          <w:p w14:paraId="0C227D76">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树种名称条件查询</w:t>
            </w:r>
          </w:p>
        </w:tc>
        <w:tc>
          <w:tcPr>
            <w:tcW w:w="3436" w:type="dxa"/>
            <w:tcBorders>
              <w:top w:val="nil"/>
              <w:left w:val="nil"/>
              <w:bottom w:val="nil"/>
              <w:right w:val="nil"/>
            </w:tcBorders>
            <w:noWrap w:val="0"/>
            <w:tcMar>
              <w:top w:w="-1" w:type="dxa"/>
              <w:left w:w="-1" w:type="dxa"/>
              <w:bottom w:w="-1" w:type="dxa"/>
              <w:right w:w="-1" w:type="dxa"/>
            </w:tcMar>
            <w:vAlign w:val="center"/>
          </w:tcPr>
          <w:p w14:paraId="55B1B0D1">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输入“银杏”并查看系统返回列表</w:t>
            </w:r>
          </w:p>
        </w:tc>
        <w:tc>
          <w:tcPr>
            <w:tcW w:w="2020" w:type="dxa"/>
            <w:tcBorders>
              <w:top w:val="nil"/>
              <w:left w:val="nil"/>
              <w:bottom w:val="nil"/>
              <w:right w:val="nil"/>
            </w:tcBorders>
            <w:noWrap w:val="0"/>
            <w:tcMar>
              <w:top w:w="-1" w:type="dxa"/>
              <w:left w:w="-1" w:type="dxa"/>
              <w:bottom w:w="-1" w:type="dxa"/>
              <w:right w:w="-1" w:type="dxa"/>
            </w:tcMar>
            <w:vAlign w:val="center"/>
          </w:tcPr>
          <w:p w14:paraId="4754621A">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检索成功，返回银杏相关古树名木列表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3A86A6C2">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0C625F6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043D689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5</w:t>
            </w:r>
          </w:p>
        </w:tc>
        <w:tc>
          <w:tcPr>
            <w:tcW w:w="1626" w:type="dxa"/>
            <w:tcBorders>
              <w:top w:val="nil"/>
              <w:left w:val="nil"/>
              <w:bottom w:val="nil"/>
              <w:right w:val="nil"/>
            </w:tcBorders>
            <w:noWrap w:val="0"/>
            <w:tcMar>
              <w:top w:w="-1" w:type="dxa"/>
              <w:left w:w="-1" w:type="dxa"/>
              <w:bottom w:w="-1" w:type="dxa"/>
              <w:right w:w="-1" w:type="dxa"/>
            </w:tcMar>
            <w:vAlign w:val="center"/>
          </w:tcPr>
          <w:p w14:paraId="531B50A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科属种级联查询</w:t>
            </w:r>
          </w:p>
        </w:tc>
        <w:tc>
          <w:tcPr>
            <w:tcW w:w="3436" w:type="dxa"/>
            <w:tcBorders>
              <w:top w:val="nil"/>
              <w:left w:val="nil"/>
              <w:bottom w:val="nil"/>
              <w:right w:val="nil"/>
            </w:tcBorders>
            <w:noWrap w:val="0"/>
            <w:tcMar>
              <w:top w:w="-1" w:type="dxa"/>
              <w:left w:w="-1" w:type="dxa"/>
              <w:bottom w:w="-1" w:type="dxa"/>
              <w:right w:w="-1" w:type="dxa"/>
            </w:tcMar>
            <w:vAlign w:val="center"/>
          </w:tcPr>
          <w:p w14:paraId="05DF533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依次选择“松科-&gt;松属-&gt;油松”并点击查询</w:t>
            </w:r>
          </w:p>
        </w:tc>
        <w:tc>
          <w:tcPr>
            <w:tcW w:w="2020" w:type="dxa"/>
            <w:tcBorders>
              <w:top w:val="nil"/>
              <w:left w:val="nil"/>
              <w:bottom w:val="nil"/>
              <w:right w:val="nil"/>
            </w:tcBorders>
            <w:noWrap w:val="0"/>
            <w:tcMar>
              <w:top w:w="-1" w:type="dxa"/>
              <w:left w:w="-1" w:type="dxa"/>
              <w:bottom w:w="-1" w:type="dxa"/>
              <w:right w:w="-1" w:type="dxa"/>
            </w:tcMar>
            <w:vAlign w:val="center"/>
          </w:tcPr>
          <w:p w14:paraId="3B249099">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返回油松古树名木列表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40EAC2FF">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0F0E12D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7DE6D73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w:t>
            </w:r>
          </w:p>
        </w:tc>
        <w:tc>
          <w:tcPr>
            <w:tcW w:w="1626" w:type="dxa"/>
            <w:tcBorders>
              <w:top w:val="nil"/>
              <w:left w:val="nil"/>
              <w:bottom w:val="nil"/>
              <w:right w:val="nil"/>
            </w:tcBorders>
            <w:noWrap w:val="0"/>
            <w:tcMar>
              <w:top w:w="-1" w:type="dxa"/>
              <w:left w:w="-1" w:type="dxa"/>
              <w:bottom w:w="-1" w:type="dxa"/>
              <w:right w:w="-1" w:type="dxa"/>
            </w:tcMar>
            <w:vAlign w:val="center"/>
          </w:tcPr>
          <w:p w14:paraId="0BB7DEDC">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保护级别筛选查询</w:t>
            </w:r>
          </w:p>
        </w:tc>
        <w:tc>
          <w:tcPr>
            <w:tcW w:w="3436" w:type="dxa"/>
            <w:tcBorders>
              <w:top w:val="nil"/>
              <w:left w:val="nil"/>
              <w:bottom w:val="nil"/>
              <w:right w:val="nil"/>
            </w:tcBorders>
            <w:noWrap w:val="0"/>
            <w:tcMar>
              <w:top w:w="-1" w:type="dxa"/>
              <w:left w:w="-1" w:type="dxa"/>
              <w:bottom w:w="-1" w:type="dxa"/>
              <w:right w:w="-1" w:type="dxa"/>
            </w:tcMar>
            <w:vAlign w:val="center"/>
          </w:tcPr>
          <w:p w14:paraId="61644071">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选择保护级别“一级”并点击查询</w:t>
            </w:r>
          </w:p>
        </w:tc>
        <w:tc>
          <w:tcPr>
            <w:tcW w:w="2020" w:type="dxa"/>
            <w:tcBorders>
              <w:top w:val="nil"/>
              <w:left w:val="nil"/>
              <w:bottom w:val="nil"/>
              <w:right w:val="nil"/>
            </w:tcBorders>
            <w:noWrap w:val="0"/>
            <w:tcMar>
              <w:top w:w="-1" w:type="dxa"/>
              <w:left w:w="-1" w:type="dxa"/>
              <w:bottom w:w="-1" w:type="dxa"/>
              <w:right w:w="-1" w:type="dxa"/>
            </w:tcMar>
            <w:vAlign w:val="center"/>
          </w:tcPr>
          <w:p w14:paraId="624F7DA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返回一级古树名木列表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2EFDAD91">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6A5BE60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71AE1B3B">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7</w:t>
            </w:r>
          </w:p>
        </w:tc>
        <w:tc>
          <w:tcPr>
            <w:tcW w:w="1626" w:type="dxa"/>
            <w:tcBorders>
              <w:top w:val="nil"/>
              <w:left w:val="nil"/>
              <w:bottom w:val="nil"/>
              <w:right w:val="nil"/>
            </w:tcBorders>
            <w:noWrap w:val="0"/>
            <w:tcMar>
              <w:top w:w="-1" w:type="dxa"/>
              <w:left w:w="-1" w:type="dxa"/>
              <w:bottom w:w="-1" w:type="dxa"/>
              <w:right w:w="-1" w:type="dxa"/>
            </w:tcMar>
            <w:vAlign w:val="center"/>
          </w:tcPr>
          <w:p w14:paraId="13D6F192">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树龄区间筛选查询</w:t>
            </w:r>
          </w:p>
        </w:tc>
        <w:tc>
          <w:tcPr>
            <w:tcW w:w="3436" w:type="dxa"/>
            <w:tcBorders>
              <w:top w:val="nil"/>
              <w:left w:val="nil"/>
              <w:bottom w:val="nil"/>
              <w:right w:val="nil"/>
            </w:tcBorders>
            <w:noWrap w:val="0"/>
            <w:tcMar>
              <w:top w:w="-1" w:type="dxa"/>
              <w:left w:w="-1" w:type="dxa"/>
              <w:bottom w:w="-1" w:type="dxa"/>
              <w:right w:w="-1" w:type="dxa"/>
            </w:tcMar>
            <w:vAlign w:val="center"/>
          </w:tcPr>
          <w:p w14:paraId="382D0BB6">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设置树龄范围500-1000年并点击查询</w:t>
            </w:r>
          </w:p>
        </w:tc>
        <w:tc>
          <w:tcPr>
            <w:tcW w:w="2020" w:type="dxa"/>
            <w:tcBorders>
              <w:top w:val="nil"/>
              <w:left w:val="nil"/>
              <w:bottom w:val="nil"/>
              <w:right w:val="nil"/>
            </w:tcBorders>
            <w:noWrap w:val="0"/>
            <w:tcMar>
              <w:top w:w="-1" w:type="dxa"/>
              <w:left w:w="-1" w:type="dxa"/>
              <w:bottom w:w="-1" w:type="dxa"/>
              <w:right w:w="-1" w:type="dxa"/>
            </w:tcMar>
            <w:vAlign w:val="center"/>
          </w:tcPr>
          <w:p w14:paraId="080CD4A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返回树龄在范围内的古树名木列表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3088A7D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r w14:paraId="72B0CCF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single" w:color="auto" w:sz="12" w:space="0"/>
              <w:right w:val="nil"/>
            </w:tcBorders>
            <w:noWrap w:val="0"/>
            <w:tcMar>
              <w:top w:w="-1" w:type="dxa"/>
              <w:left w:w="-1" w:type="dxa"/>
              <w:bottom w:w="-1" w:type="dxa"/>
              <w:right w:w="-1" w:type="dxa"/>
            </w:tcMar>
            <w:vAlign w:val="center"/>
          </w:tcPr>
          <w:p w14:paraId="6FE5214F">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8</w:t>
            </w:r>
          </w:p>
        </w:tc>
        <w:tc>
          <w:tcPr>
            <w:tcW w:w="1626" w:type="dxa"/>
            <w:tcBorders>
              <w:top w:val="nil"/>
              <w:left w:val="nil"/>
              <w:bottom w:val="single" w:color="auto" w:sz="12" w:space="0"/>
              <w:right w:val="nil"/>
            </w:tcBorders>
            <w:noWrap w:val="0"/>
            <w:tcMar>
              <w:top w:w="-1" w:type="dxa"/>
              <w:left w:w="-1" w:type="dxa"/>
              <w:bottom w:w="-1" w:type="dxa"/>
              <w:right w:w="-1" w:type="dxa"/>
            </w:tcMar>
            <w:vAlign w:val="center"/>
          </w:tcPr>
          <w:p w14:paraId="2869D8C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古树名木详情展示</w:t>
            </w:r>
          </w:p>
        </w:tc>
        <w:tc>
          <w:tcPr>
            <w:tcW w:w="3436" w:type="dxa"/>
            <w:tcBorders>
              <w:top w:val="nil"/>
              <w:left w:val="nil"/>
              <w:bottom w:val="single" w:color="auto" w:sz="12" w:space="0"/>
              <w:right w:val="nil"/>
            </w:tcBorders>
            <w:noWrap w:val="0"/>
            <w:tcMar>
              <w:top w:w="-1" w:type="dxa"/>
              <w:left w:w="-1" w:type="dxa"/>
              <w:bottom w:w="-1" w:type="dxa"/>
              <w:right w:w="-1" w:type="dxa"/>
            </w:tcMar>
            <w:vAlign w:val="center"/>
          </w:tcPr>
          <w:p w14:paraId="2F5789BC">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点击查询结果中的任意古树名木卡片</w:t>
            </w:r>
          </w:p>
        </w:tc>
        <w:tc>
          <w:tcPr>
            <w:tcW w:w="2020" w:type="dxa"/>
            <w:tcBorders>
              <w:top w:val="nil"/>
              <w:left w:val="nil"/>
              <w:bottom w:val="single" w:color="auto" w:sz="12" w:space="0"/>
              <w:right w:val="nil"/>
            </w:tcBorders>
            <w:noWrap w:val="0"/>
            <w:tcMar>
              <w:top w:w="-1" w:type="dxa"/>
              <w:left w:w="-1" w:type="dxa"/>
              <w:bottom w:w="-1" w:type="dxa"/>
              <w:right w:w="-1" w:type="dxa"/>
            </w:tcMar>
            <w:vAlign w:val="center"/>
          </w:tcPr>
          <w:p w14:paraId="15D5F706">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右侧滑出详情抽屉，展示完整信息</w:t>
            </w:r>
          </w:p>
        </w:tc>
        <w:tc>
          <w:tcPr>
            <w:tcW w:w="788" w:type="dxa"/>
            <w:tcBorders>
              <w:top w:val="nil"/>
              <w:left w:val="nil"/>
              <w:bottom w:val="single" w:color="auto" w:sz="12" w:space="0"/>
              <w:right w:val="nil"/>
            </w:tcBorders>
            <w:noWrap w:val="0"/>
            <w:tcMar>
              <w:top w:w="-1" w:type="dxa"/>
              <w:left w:w="-1" w:type="dxa"/>
              <w:bottom w:w="-1" w:type="dxa"/>
              <w:right w:w="-1" w:type="dxa"/>
            </w:tcMar>
            <w:vAlign w:val="center"/>
          </w:tcPr>
          <w:p w14:paraId="037A3C74">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bl>
    <w:p w14:paraId="3F5FA10B">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lang w:eastAsia="zh-CN"/>
        </w:rPr>
      </w:pPr>
    </w:p>
    <w:p w14:paraId="72866D32">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ascii="宋体" w:hAnsi="宋体" w:cs="宋体"/>
        </w:rPr>
      </w:pPr>
      <w:r>
        <w:rPr>
          <w:rFonts w:hint="eastAsia"/>
          <w:lang w:eastAsia="zh-CN"/>
        </w:rPr>
        <w:t>见上表4.5所示，展示系统管理员在操作古树名木信息管理时的测试用例表。包括添加删除</w:t>
      </w:r>
      <w:r>
        <w:rPr>
          <w:rFonts w:hint="eastAsia"/>
          <w:lang w:val="en-US" w:eastAsia="zh-CN"/>
        </w:rPr>
        <w:t>修改</w:t>
      </w:r>
      <w:r>
        <w:rPr>
          <w:rFonts w:hint="eastAsia"/>
          <w:lang w:eastAsia="zh-CN"/>
        </w:rPr>
        <w:t>树</w:t>
      </w:r>
      <w:r>
        <w:rPr>
          <w:rFonts w:hint="eastAsia"/>
          <w:lang w:val="en-US" w:eastAsia="zh-CN"/>
        </w:rPr>
        <w:t>信息</w:t>
      </w:r>
      <w:r>
        <w:rPr>
          <w:rFonts w:hint="eastAsia"/>
          <w:lang w:eastAsia="zh-CN"/>
        </w:rPr>
        <w:t>、</w:t>
      </w:r>
      <w:r>
        <w:rPr>
          <w:rFonts w:hint="eastAsia"/>
          <w:lang w:val="en-US" w:eastAsia="zh-CN"/>
        </w:rPr>
        <w:t>树种名称查询、</w:t>
      </w:r>
      <w:r>
        <w:rPr>
          <w:rFonts w:hint="eastAsia"/>
          <w:lang w:eastAsia="zh-CN"/>
        </w:rPr>
        <w:t>科属种级联</w:t>
      </w:r>
      <w:r>
        <w:rPr>
          <w:rFonts w:hint="eastAsia"/>
          <w:lang w:val="en-US" w:eastAsia="zh-CN"/>
        </w:rPr>
        <w:t>查询</w:t>
      </w:r>
      <w:r>
        <w:rPr>
          <w:rFonts w:hint="eastAsia"/>
          <w:lang w:eastAsia="zh-CN"/>
        </w:rPr>
        <w:t>、保护级别与树龄区间属性筛选</w:t>
      </w:r>
      <w:r>
        <w:rPr>
          <w:rFonts w:hint="eastAsia"/>
          <w:lang w:val="en-US" w:eastAsia="zh-CN"/>
        </w:rPr>
        <w:t>查询查询</w:t>
      </w:r>
      <w:r>
        <w:rPr>
          <w:rFonts w:hint="eastAsia"/>
          <w:lang w:eastAsia="zh-CN"/>
        </w:rPr>
        <w:t>、古树详情展示</w:t>
      </w:r>
      <w:r>
        <w:rPr>
          <w:rFonts w:hint="eastAsia"/>
          <w:lang w:val="en-US" w:eastAsia="zh-CN"/>
        </w:rPr>
        <w:t>等用例</w:t>
      </w:r>
      <w:r>
        <w:rPr>
          <w:rFonts w:hint="eastAsia" w:ascii="宋体" w:hAnsi="宋体" w:cs="宋体"/>
        </w:rPr>
        <w:t>。</w:t>
      </w:r>
    </w:p>
    <w:p w14:paraId="2A7119F3">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ascii="宋体" w:hAnsi="宋体" w:cs="宋体"/>
        </w:rPr>
      </w:pPr>
    </w:p>
    <w:p w14:paraId="75149E95">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4.6</w:t>
      </w:r>
      <w:r>
        <w:rPr>
          <w:rFonts w:hint="eastAsia" w:cs="Times New Roman"/>
          <w:sz w:val="21"/>
          <w:szCs w:val="21"/>
          <w:lang w:val="en-US" w:eastAsia="zh-CN"/>
        </w:rPr>
        <w:t xml:space="preserve"> </w:t>
      </w:r>
      <w:r>
        <w:rPr>
          <w:rFonts w:hint="eastAsia" w:cs="Times New Roman"/>
          <w:sz w:val="21"/>
          <w:szCs w:val="21"/>
        </w:rPr>
        <w:t>古树名木</w:t>
      </w:r>
      <w:r>
        <w:rPr>
          <w:rFonts w:hint="eastAsia" w:cs="Times New Roman"/>
          <w:sz w:val="21"/>
          <w:szCs w:val="21"/>
          <w:lang w:val="en-US" w:eastAsia="zh-CN"/>
        </w:rPr>
        <w:t>检索</w:t>
      </w:r>
      <w:r>
        <w:rPr>
          <w:rFonts w:hint="eastAsia" w:cs="Times New Roman"/>
          <w:sz w:val="21"/>
          <w:szCs w:val="21"/>
        </w:rPr>
        <w:t>测试用例表</w:t>
      </w:r>
    </w:p>
    <w:p w14:paraId="6B463EA3">
      <w:pPr>
        <w:pStyle w:val="41"/>
        <w:ind w:firstLine="0" w:firstLineChars="0"/>
        <w:jc w:val="center"/>
        <w:rPr>
          <w:rFonts w:hint="eastAsia" w:ascii="宋体" w:hAnsi="宋体" w:cs="宋体"/>
        </w:rPr>
      </w:pPr>
      <w:r>
        <w:rPr>
          <w:rFonts w:cs="Times New Roman"/>
          <w:sz w:val="21"/>
          <w:szCs w:val="21"/>
        </w:rPr>
        <w:t xml:space="preserve">Table </w:t>
      </w:r>
      <w:r>
        <w:rPr>
          <w:rFonts w:hint="eastAsia" w:cs="Times New Roman"/>
          <w:sz w:val="21"/>
          <w:szCs w:val="21"/>
        </w:rPr>
        <w:t xml:space="preserve">4.6 </w:t>
      </w:r>
      <w:r>
        <w:rPr>
          <w:rFonts w:hint="eastAsia"/>
          <w:sz w:val="21"/>
          <w:szCs w:val="21"/>
        </w:rPr>
        <w:t>Searching Ancient and Famous Trees</w:t>
      </w:r>
      <w:r>
        <w:rPr>
          <w:rFonts w:cs="Times New Roman"/>
          <w:sz w:val="21"/>
          <w:szCs w:val="21"/>
        </w:rPr>
        <w:t xml:space="preserve"> Test Case</w:t>
      </w:r>
    </w:p>
    <w:tbl>
      <w:tblPr>
        <w:tblStyle w:val="23"/>
        <w:tblW w:w="8818"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7"/>
        <w:gridCol w:w="1495"/>
        <w:gridCol w:w="3216"/>
        <w:gridCol w:w="2593"/>
        <w:gridCol w:w="757"/>
      </w:tblGrid>
      <w:tr w14:paraId="24EF896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57" w:type="dxa"/>
            <w:tcBorders>
              <w:top w:val="single" w:color="000000" w:sz="12" w:space="0"/>
              <w:left w:val="nil"/>
              <w:bottom w:val="nil"/>
              <w:right w:val="nil"/>
            </w:tcBorders>
            <w:noWrap w:val="0"/>
            <w:tcMar>
              <w:top w:w="-1" w:type="dxa"/>
              <w:left w:w="-1" w:type="dxa"/>
              <w:bottom w:w="-1" w:type="dxa"/>
              <w:right w:w="-1" w:type="dxa"/>
            </w:tcMar>
            <w:vAlign w:val="center"/>
          </w:tcPr>
          <w:p w14:paraId="29B10F56">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3C31B66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216" w:type="dxa"/>
            <w:tcBorders>
              <w:top w:val="single" w:color="000000" w:sz="12" w:space="0"/>
              <w:left w:val="nil"/>
              <w:bottom w:val="nil"/>
              <w:right w:val="nil"/>
            </w:tcBorders>
            <w:noWrap w:val="0"/>
            <w:tcMar>
              <w:top w:w="-1" w:type="dxa"/>
              <w:left w:w="-1" w:type="dxa"/>
              <w:bottom w:w="-1" w:type="dxa"/>
              <w:right w:w="-1" w:type="dxa"/>
            </w:tcMar>
            <w:vAlign w:val="center"/>
          </w:tcPr>
          <w:p w14:paraId="50FA2E83">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488ACAE3">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57" w:type="dxa"/>
            <w:tcBorders>
              <w:top w:val="single" w:color="000000" w:sz="12" w:space="0"/>
              <w:left w:val="nil"/>
              <w:bottom w:val="nil"/>
              <w:right w:val="nil"/>
            </w:tcBorders>
            <w:noWrap w:val="0"/>
            <w:tcMar>
              <w:top w:w="-1" w:type="dxa"/>
              <w:left w:w="-1" w:type="dxa"/>
              <w:bottom w:w="-1" w:type="dxa"/>
              <w:right w:w="-1" w:type="dxa"/>
            </w:tcMar>
            <w:vAlign w:val="center"/>
          </w:tcPr>
          <w:p w14:paraId="1DD4572F">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136A719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single" w:color="000000" w:sz="4" w:space="0"/>
              <w:left w:val="nil"/>
              <w:bottom w:val="nil"/>
              <w:right w:val="nil"/>
            </w:tcBorders>
            <w:noWrap w:val="0"/>
            <w:tcMar>
              <w:top w:w="-1" w:type="dxa"/>
              <w:left w:w="-1" w:type="dxa"/>
              <w:bottom w:w="-1" w:type="dxa"/>
              <w:right w:w="-1" w:type="dxa"/>
            </w:tcMar>
            <w:vAlign w:val="center"/>
          </w:tcPr>
          <w:p w14:paraId="1E20928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04AD08C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图像到图像检索</w:t>
            </w:r>
          </w:p>
        </w:tc>
        <w:tc>
          <w:tcPr>
            <w:tcW w:w="3216" w:type="dxa"/>
            <w:tcBorders>
              <w:top w:val="single" w:color="000000" w:sz="4" w:space="0"/>
              <w:left w:val="nil"/>
              <w:bottom w:val="nil"/>
              <w:right w:val="nil"/>
            </w:tcBorders>
            <w:noWrap w:val="0"/>
            <w:tcMar>
              <w:top w:w="-1" w:type="dxa"/>
              <w:left w:w="-1" w:type="dxa"/>
              <w:bottom w:w="-1" w:type="dxa"/>
              <w:right w:w="-1" w:type="dxa"/>
            </w:tcMar>
            <w:vAlign w:val="center"/>
          </w:tcPr>
          <w:p w14:paraId="15B22A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w:t>
            </w:r>
            <w:r>
              <w:rPr>
                <w:rFonts w:hint="eastAsia" w:cs="Times New Roman"/>
                <w:sz w:val="21"/>
                <w:szCs w:val="21"/>
                <w:lang w:val="en-US" w:eastAsia="zh-CN"/>
              </w:rPr>
              <w:t>名木</w:t>
            </w:r>
            <w:r>
              <w:rPr>
                <w:rFonts w:hint="eastAsia" w:cs="Times New Roman"/>
                <w:sz w:val="21"/>
                <w:szCs w:val="21"/>
              </w:rPr>
              <w:t>图像，系统返回相似图像列表</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2FCE4E8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检索成功，返回相似图像</w:t>
            </w:r>
          </w:p>
        </w:tc>
        <w:tc>
          <w:tcPr>
            <w:tcW w:w="757" w:type="dxa"/>
            <w:tcBorders>
              <w:top w:val="single" w:color="000000" w:sz="4" w:space="0"/>
              <w:left w:val="nil"/>
              <w:bottom w:val="nil"/>
              <w:right w:val="nil"/>
            </w:tcBorders>
            <w:noWrap w:val="0"/>
            <w:tcMar>
              <w:top w:w="-1" w:type="dxa"/>
              <w:left w:w="-1" w:type="dxa"/>
              <w:bottom w:w="-1" w:type="dxa"/>
              <w:right w:w="-1" w:type="dxa"/>
            </w:tcMar>
            <w:vAlign w:val="center"/>
          </w:tcPr>
          <w:p w14:paraId="3FF002F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859BD8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41780BA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325A4F7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图像到位置</w:t>
            </w:r>
            <w:r>
              <w:rPr>
                <w:rFonts w:hint="eastAsia" w:cs="Times New Roman"/>
                <w:sz w:val="21"/>
                <w:szCs w:val="21"/>
              </w:rPr>
              <w:t>检索</w:t>
            </w:r>
          </w:p>
        </w:tc>
        <w:tc>
          <w:tcPr>
            <w:tcW w:w="3216" w:type="dxa"/>
            <w:tcBorders>
              <w:top w:val="nil"/>
              <w:left w:val="nil"/>
              <w:bottom w:val="nil"/>
              <w:right w:val="nil"/>
            </w:tcBorders>
            <w:noWrap w:val="0"/>
            <w:tcMar>
              <w:top w:w="-1" w:type="dxa"/>
              <w:left w:w="-1" w:type="dxa"/>
              <w:bottom w:w="-1" w:type="dxa"/>
              <w:right w:w="-1" w:type="dxa"/>
            </w:tcMar>
            <w:vAlign w:val="center"/>
          </w:tcPr>
          <w:p w14:paraId="6221366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w:t>
            </w:r>
            <w:r>
              <w:rPr>
                <w:rFonts w:hint="eastAsia" w:cs="Times New Roman"/>
                <w:sz w:val="21"/>
                <w:szCs w:val="21"/>
                <w:lang w:val="en-US" w:eastAsia="zh-CN"/>
              </w:rPr>
              <w:t>名木</w:t>
            </w:r>
            <w:r>
              <w:rPr>
                <w:rFonts w:hint="eastAsia" w:cs="Times New Roman"/>
                <w:sz w:val="21"/>
                <w:szCs w:val="21"/>
              </w:rPr>
              <w:t>图像，系统返回地理位置信息</w:t>
            </w:r>
          </w:p>
        </w:tc>
        <w:tc>
          <w:tcPr>
            <w:tcW w:w="0" w:type="auto"/>
            <w:tcBorders>
              <w:top w:val="nil"/>
              <w:left w:val="nil"/>
              <w:bottom w:val="nil"/>
              <w:right w:val="nil"/>
            </w:tcBorders>
            <w:noWrap w:val="0"/>
            <w:tcMar>
              <w:top w:w="-1" w:type="dxa"/>
              <w:left w:w="-1" w:type="dxa"/>
              <w:bottom w:w="-1" w:type="dxa"/>
              <w:right w:w="-1" w:type="dxa"/>
            </w:tcMar>
            <w:vAlign w:val="center"/>
          </w:tcPr>
          <w:p w14:paraId="145193E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检索成功，返回位置坐标</w:t>
            </w:r>
          </w:p>
        </w:tc>
        <w:tc>
          <w:tcPr>
            <w:tcW w:w="757" w:type="dxa"/>
            <w:tcBorders>
              <w:top w:val="nil"/>
              <w:left w:val="nil"/>
              <w:bottom w:val="nil"/>
              <w:right w:val="nil"/>
            </w:tcBorders>
            <w:noWrap w:val="0"/>
            <w:tcMar>
              <w:top w:w="-1" w:type="dxa"/>
              <w:left w:w="-1" w:type="dxa"/>
              <w:bottom w:w="-1" w:type="dxa"/>
              <w:right w:w="-1" w:type="dxa"/>
            </w:tcMar>
            <w:vAlign w:val="center"/>
          </w:tcPr>
          <w:p w14:paraId="50DBD05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1BFC9B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63595A4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0" w:type="auto"/>
            <w:tcBorders>
              <w:top w:val="nil"/>
              <w:left w:val="nil"/>
              <w:bottom w:val="nil"/>
              <w:right w:val="nil"/>
            </w:tcBorders>
            <w:noWrap w:val="0"/>
            <w:tcMar>
              <w:top w:w="-1" w:type="dxa"/>
              <w:left w:w="-1" w:type="dxa"/>
              <w:bottom w:w="-1" w:type="dxa"/>
              <w:right w:w="-1" w:type="dxa"/>
            </w:tcMar>
            <w:vAlign w:val="center"/>
          </w:tcPr>
          <w:p w14:paraId="1A999A7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位置到图像</w:t>
            </w:r>
            <w:r>
              <w:rPr>
                <w:rFonts w:hint="eastAsia" w:cs="Times New Roman"/>
                <w:sz w:val="21"/>
                <w:szCs w:val="21"/>
              </w:rPr>
              <w:t>检索</w:t>
            </w:r>
          </w:p>
        </w:tc>
        <w:tc>
          <w:tcPr>
            <w:tcW w:w="3216" w:type="dxa"/>
            <w:tcBorders>
              <w:top w:val="nil"/>
              <w:left w:val="nil"/>
              <w:bottom w:val="nil"/>
              <w:right w:val="nil"/>
            </w:tcBorders>
            <w:noWrap w:val="0"/>
            <w:tcMar>
              <w:top w:w="-1" w:type="dxa"/>
              <w:left w:w="-1" w:type="dxa"/>
              <w:bottom w:w="-1" w:type="dxa"/>
              <w:right w:w="-1" w:type="dxa"/>
            </w:tcMar>
            <w:vAlign w:val="center"/>
          </w:tcPr>
          <w:p w14:paraId="28B1B22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用户输入</w:t>
            </w:r>
            <w:r>
              <w:rPr>
                <w:rFonts w:hint="eastAsia" w:cs="Times New Roman"/>
                <w:sz w:val="21"/>
                <w:szCs w:val="21"/>
                <w:lang w:eastAsia="zh-CN"/>
              </w:rPr>
              <w:t>位置坐标</w:t>
            </w:r>
            <w:r>
              <w:rPr>
                <w:rFonts w:hint="eastAsia" w:cs="Times New Roman"/>
                <w:sz w:val="21"/>
                <w:szCs w:val="21"/>
              </w:rPr>
              <w:t>，系统返回附近图像列表</w:t>
            </w:r>
          </w:p>
        </w:tc>
        <w:tc>
          <w:tcPr>
            <w:tcW w:w="0" w:type="auto"/>
            <w:tcBorders>
              <w:top w:val="nil"/>
              <w:left w:val="nil"/>
              <w:bottom w:val="nil"/>
              <w:right w:val="nil"/>
            </w:tcBorders>
            <w:noWrap w:val="0"/>
            <w:tcMar>
              <w:top w:w="-1" w:type="dxa"/>
              <w:left w:w="-1" w:type="dxa"/>
              <w:bottom w:w="-1" w:type="dxa"/>
              <w:right w:w="-1" w:type="dxa"/>
            </w:tcMar>
            <w:vAlign w:val="center"/>
          </w:tcPr>
          <w:p w14:paraId="71D26A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检索成功，返回附近图像</w:t>
            </w:r>
          </w:p>
        </w:tc>
        <w:tc>
          <w:tcPr>
            <w:tcW w:w="757" w:type="dxa"/>
            <w:tcBorders>
              <w:top w:val="nil"/>
              <w:left w:val="nil"/>
              <w:bottom w:val="nil"/>
              <w:right w:val="nil"/>
            </w:tcBorders>
            <w:noWrap w:val="0"/>
            <w:tcMar>
              <w:top w:w="-1" w:type="dxa"/>
              <w:left w:w="-1" w:type="dxa"/>
              <w:bottom w:w="-1" w:type="dxa"/>
              <w:right w:w="-1" w:type="dxa"/>
            </w:tcMar>
            <w:vAlign w:val="center"/>
          </w:tcPr>
          <w:p w14:paraId="6B74B3C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21C12A2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0E9BC476">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4</w:t>
            </w:r>
          </w:p>
        </w:tc>
        <w:tc>
          <w:tcPr>
            <w:tcW w:w="0" w:type="auto"/>
            <w:tcBorders>
              <w:top w:val="nil"/>
              <w:left w:val="nil"/>
              <w:bottom w:val="nil"/>
              <w:right w:val="nil"/>
            </w:tcBorders>
            <w:noWrap w:val="0"/>
            <w:tcMar>
              <w:top w:w="-1" w:type="dxa"/>
              <w:left w:w="-1" w:type="dxa"/>
              <w:bottom w:w="-1" w:type="dxa"/>
              <w:right w:w="-1" w:type="dxa"/>
            </w:tcMar>
            <w:vAlign w:val="center"/>
          </w:tcPr>
          <w:p w14:paraId="75F7CE3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按树种名称检索</w:t>
            </w:r>
          </w:p>
        </w:tc>
        <w:tc>
          <w:tcPr>
            <w:tcW w:w="3216" w:type="dxa"/>
            <w:tcBorders>
              <w:top w:val="nil"/>
              <w:left w:val="nil"/>
              <w:bottom w:val="nil"/>
              <w:right w:val="nil"/>
            </w:tcBorders>
            <w:noWrap w:val="0"/>
            <w:tcMar>
              <w:top w:w="-1" w:type="dxa"/>
              <w:left w:w="-1" w:type="dxa"/>
              <w:bottom w:w="-1" w:type="dxa"/>
              <w:right w:w="-1" w:type="dxa"/>
            </w:tcMar>
            <w:vAlign w:val="center"/>
          </w:tcPr>
          <w:p w14:paraId="28C2380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输入“银杏”，系统返回相关古树名木列表</w:t>
            </w:r>
          </w:p>
        </w:tc>
        <w:tc>
          <w:tcPr>
            <w:tcW w:w="0" w:type="auto"/>
            <w:tcBorders>
              <w:top w:val="nil"/>
              <w:left w:val="nil"/>
              <w:bottom w:val="nil"/>
              <w:right w:val="nil"/>
            </w:tcBorders>
            <w:noWrap w:val="0"/>
            <w:tcMar>
              <w:top w:w="-1" w:type="dxa"/>
              <w:left w:w="-1" w:type="dxa"/>
              <w:bottom w:w="-1" w:type="dxa"/>
              <w:right w:w="-1" w:type="dxa"/>
            </w:tcMar>
            <w:vAlign w:val="center"/>
          </w:tcPr>
          <w:p w14:paraId="34227856">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检索成功，返回数据列表</w:t>
            </w:r>
          </w:p>
        </w:tc>
        <w:tc>
          <w:tcPr>
            <w:tcW w:w="757" w:type="dxa"/>
            <w:tcBorders>
              <w:top w:val="nil"/>
              <w:left w:val="nil"/>
              <w:bottom w:val="nil"/>
              <w:right w:val="nil"/>
            </w:tcBorders>
            <w:noWrap w:val="0"/>
            <w:tcMar>
              <w:top w:w="-1" w:type="dxa"/>
              <w:left w:w="-1" w:type="dxa"/>
              <w:bottom w:w="-1" w:type="dxa"/>
              <w:right w:w="-1" w:type="dxa"/>
            </w:tcMar>
            <w:vAlign w:val="center"/>
          </w:tcPr>
          <w:p w14:paraId="37E0F0E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通过</w:t>
            </w:r>
          </w:p>
        </w:tc>
      </w:tr>
      <w:tr w14:paraId="49E45C8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5A4EB7B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5</w:t>
            </w:r>
          </w:p>
        </w:tc>
        <w:tc>
          <w:tcPr>
            <w:tcW w:w="0" w:type="auto"/>
            <w:tcBorders>
              <w:top w:val="nil"/>
              <w:left w:val="nil"/>
              <w:bottom w:val="nil"/>
              <w:right w:val="nil"/>
            </w:tcBorders>
            <w:noWrap w:val="0"/>
            <w:tcMar>
              <w:top w:w="-1" w:type="dxa"/>
              <w:left w:w="-1" w:type="dxa"/>
              <w:bottom w:w="-1" w:type="dxa"/>
              <w:right w:w="-1" w:type="dxa"/>
            </w:tcMar>
            <w:vAlign w:val="center"/>
          </w:tcPr>
          <w:p w14:paraId="5F0861AF">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图像格式限制</w:t>
            </w:r>
          </w:p>
        </w:tc>
        <w:tc>
          <w:tcPr>
            <w:tcW w:w="3216" w:type="dxa"/>
            <w:tcBorders>
              <w:top w:val="nil"/>
              <w:left w:val="nil"/>
              <w:bottom w:val="nil"/>
              <w:right w:val="nil"/>
            </w:tcBorders>
            <w:noWrap w:val="0"/>
            <w:tcMar>
              <w:top w:w="-1" w:type="dxa"/>
              <w:left w:w="-1" w:type="dxa"/>
              <w:bottom w:w="-1" w:type="dxa"/>
              <w:right w:w="-1" w:type="dxa"/>
            </w:tcMar>
            <w:vAlign w:val="center"/>
          </w:tcPr>
          <w:p w14:paraId="3191387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上传非.jpg/.png格式的文件</w:t>
            </w:r>
          </w:p>
        </w:tc>
        <w:tc>
          <w:tcPr>
            <w:tcW w:w="0" w:type="auto"/>
            <w:tcBorders>
              <w:top w:val="nil"/>
              <w:left w:val="nil"/>
              <w:bottom w:val="nil"/>
              <w:right w:val="nil"/>
            </w:tcBorders>
            <w:noWrap w:val="0"/>
            <w:tcMar>
              <w:top w:w="-1" w:type="dxa"/>
              <w:left w:w="-1" w:type="dxa"/>
              <w:bottom w:w="-1" w:type="dxa"/>
              <w:right w:w="-1" w:type="dxa"/>
            </w:tcMar>
            <w:vAlign w:val="center"/>
          </w:tcPr>
          <w:p w14:paraId="4D1F8C46">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系统提示格式错误，拒绝上传</w:t>
            </w:r>
          </w:p>
        </w:tc>
        <w:tc>
          <w:tcPr>
            <w:tcW w:w="757" w:type="dxa"/>
            <w:tcBorders>
              <w:top w:val="nil"/>
              <w:left w:val="nil"/>
              <w:bottom w:val="nil"/>
              <w:right w:val="nil"/>
            </w:tcBorders>
            <w:noWrap w:val="0"/>
            <w:tcMar>
              <w:top w:w="-1" w:type="dxa"/>
              <w:left w:w="-1" w:type="dxa"/>
              <w:bottom w:w="-1" w:type="dxa"/>
              <w:right w:w="-1" w:type="dxa"/>
            </w:tcMar>
            <w:vAlign w:val="center"/>
          </w:tcPr>
          <w:p w14:paraId="4DF8392D">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通过</w:t>
            </w:r>
          </w:p>
        </w:tc>
      </w:tr>
      <w:tr w14:paraId="28CEA5F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2D558270">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w:t>
            </w:r>
          </w:p>
        </w:tc>
        <w:tc>
          <w:tcPr>
            <w:tcW w:w="0" w:type="auto"/>
            <w:tcBorders>
              <w:top w:val="nil"/>
              <w:left w:val="nil"/>
              <w:bottom w:val="nil"/>
              <w:right w:val="nil"/>
            </w:tcBorders>
            <w:noWrap w:val="0"/>
            <w:tcMar>
              <w:top w:w="-1" w:type="dxa"/>
              <w:left w:w="-1" w:type="dxa"/>
              <w:bottom w:w="-1" w:type="dxa"/>
              <w:right w:w="-1" w:type="dxa"/>
            </w:tcMar>
            <w:vAlign w:val="center"/>
          </w:tcPr>
          <w:p w14:paraId="2DEDE9EE">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坐标格式校验</w:t>
            </w:r>
          </w:p>
        </w:tc>
        <w:tc>
          <w:tcPr>
            <w:tcW w:w="3216" w:type="dxa"/>
            <w:tcBorders>
              <w:top w:val="nil"/>
              <w:left w:val="nil"/>
              <w:bottom w:val="nil"/>
              <w:right w:val="nil"/>
            </w:tcBorders>
            <w:noWrap w:val="0"/>
            <w:tcMar>
              <w:top w:w="-1" w:type="dxa"/>
              <w:left w:w="-1" w:type="dxa"/>
              <w:bottom w:w="-1" w:type="dxa"/>
              <w:right w:w="-1" w:type="dxa"/>
            </w:tcMar>
            <w:vAlign w:val="center"/>
          </w:tcPr>
          <w:p w14:paraId="7D70FAE3">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输入非法</w:t>
            </w:r>
            <w:r>
              <w:rPr>
                <w:rFonts w:hint="eastAsia" w:cs="Times New Roman"/>
                <w:sz w:val="21"/>
                <w:szCs w:val="21"/>
                <w:lang w:eastAsia="zh-CN"/>
              </w:rPr>
              <w:t>位置坐标</w:t>
            </w:r>
            <w:r>
              <w:rPr>
                <w:rFonts w:hint="eastAsia" w:cs="Times New Roman"/>
                <w:sz w:val="21"/>
                <w:szCs w:val="21"/>
              </w:rPr>
              <w:t>（如纬度&gt;90或经度&gt;180）</w:t>
            </w:r>
          </w:p>
        </w:tc>
        <w:tc>
          <w:tcPr>
            <w:tcW w:w="0" w:type="auto"/>
            <w:tcBorders>
              <w:top w:val="nil"/>
              <w:left w:val="nil"/>
              <w:bottom w:val="nil"/>
              <w:right w:val="nil"/>
            </w:tcBorders>
            <w:noWrap w:val="0"/>
            <w:tcMar>
              <w:top w:w="-1" w:type="dxa"/>
              <w:left w:w="-1" w:type="dxa"/>
              <w:bottom w:w="-1" w:type="dxa"/>
              <w:right w:w="-1" w:type="dxa"/>
            </w:tcMar>
            <w:vAlign w:val="center"/>
          </w:tcPr>
          <w:p w14:paraId="1D2A5B34">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系统提示坐标格式错误</w:t>
            </w:r>
          </w:p>
        </w:tc>
        <w:tc>
          <w:tcPr>
            <w:tcW w:w="757" w:type="dxa"/>
            <w:tcBorders>
              <w:top w:val="nil"/>
              <w:left w:val="nil"/>
              <w:bottom w:val="nil"/>
              <w:right w:val="nil"/>
            </w:tcBorders>
            <w:noWrap w:val="0"/>
            <w:tcMar>
              <w:top w:w="-1" w:type="dxa"/>
              <w:left w:w="-1" w:type="dxa"/>
              <w:bottom w:w="-1" w:type="dxa"/>
              <w:right w:w="-1" w:type="dxa"/>
            </w:tcMar>
            <w:vAlign w:val="center"/>
          </w:tcPr>
          <w:p w14:paraId="6137A1A7">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64A2E2A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556CA7E2">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7</w:t>
            </w:r>
          </w:p>
        </w:tc>
        <w:tc>
          <w:tcPr>
            <w:tcW w:w="1495" w:type="dxa"/>
            <w:tcBorders>
              <w:top w:val="nil"/>
              <w:left w:val="nil"/>
              <w:bottom w:val="nil"/>
              <w:right w:val="nil"/>
            </w:tcBorders>
            <w:noWrap w:val="0"/>
            <w:tcMar>
              <w:top w:w="-1" w:type="dxa"/>
              <w:left w:w="-1" w:type="dxa"/>
              <w:bottom w:w="-1" w:type="dxa"/>
              <w:right w:w="-1" w:type="dxa"/>
            </w:tcMar>
            <w:vAlign w:val="center"/>
          </w:tcPr>
          <w:p w14:paraId="08732DF5">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检索结果查看</w:t>
            </w:r>
          </w:p>
        </w:tc>
        <w:tc>
          <w:tcPr>
            <w:tcW w:w="3216" w:type="dxa"/>
            <w:tcBorders>
              <w:top w:val="nil"/>
              <w:left w:val="nil"/>
              <w:bottom w:val="nil"/>
              <w:right w:val="nil"/>
            </w:tcBorders>
            <w:noWrap w:val="0"/>
            <w:tcMar>
              <w:top w:w="-1" w:type="dxa"/>
              <w:left w:w="-1" w:type="dxa"/>
              <w:bottom w:w="-1" w:type="dxa"/>
              <w:right w:w="-1" w:type="dxa"/>
            </w:tcMar>
            <w:vAlign w:val="center"/>
          </w:tcPr>
          <w:p w14:paraId="572188B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点击检索结果中的条目查看详情</w:t>
            </w:r>
          </w:p>
        </w:tc>
        <w:tc>
          <w:tcPr>
            <w:tcW w:w="2593" w:type="dxa"/>
            <w:tcBorders>
              <w:top w:val="nil"/>
              <w:left w:val="nil"/>
              <w:bottom w:val="nil"/>
              <w:right w:val="nil"/>
            </w:tcBorders>
            <w:noWrap w:val="0"/>
            <w:tcMar>
              <w:top w:w="-1" w:type="dxa"/>
              <w:left w:w="-1" w:type="dxa"/>
              <w:bottom w:w="-1" w:type="dxa"/>
              <w:right w:w="-1" w:type="dxa"/>
            </w:tcMar>
            <w:vAlign w:val="center"/>
          </w:tcPr>
          <w:p w14:paraId="4341AEB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成功显示古树</w:t>
            </w:r>
            <w:r>
              <w:rPr>
                <w:rFonts w:hint="eastAsia" w:cs="Times New Roman"/>
                <w:sz w:val="21"/>
                <w:szCs w:val="21"/>
                <w:lang w:val="en-US" w:eastAsia="zh-CN"/>
              </w:rPr>
              <w:t>名木</w:t>
            </w:r>
            <w:r>
              <w:rPr>
                <w:rFonts w:hint="eastAsia" w:cs="Times New Roman"/>
                <w:sz w:val="21"/>
                <w:szCs w:val="21"/>
              </w:rPr>
              <w:t>详细信息页面</w:t>
            </w:r>
          </w:p>
        </w:tc>
        <w:tc>
          <w:tcPr>
            <w:tcW w:w="757" w:type="dxa"/>
            <w:tcBorders>
              <w:top w:val="nil"/>
              <w:left w:val="nil"/>
              <w:bottom w:val="nil"/>
              <w:right w:val="nil"/>
            </w:tcBorders>
            <w:noWrap w:val="0"/>
            <w:tcMar>
              <w:top w:w="-1" w:type="dxa"/>
              <w:left w:w="-1" w:type="dxa"/>
              <w:bottom w:w="-1" w:type="dxa"/>
              <w:right w:w="-1" w:type="dxa"/>
            </w:tcMar>
            <w:vAlign w:val="center"/>
          </w:tcPr>
          <w:p w14:paraId="6C59BF43">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通过</w:t>
            </w:r>
          </w:p>
        </w:tc>
      </w:tr>
      <w:tr w14:paraId="42E7EB5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2DD02646">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8</w:t>
            </w:r>
          </w:p>
        </w:tc>
        <w:tc>
          <w:tcPr>
            <w:tcW w:w="1495" w:type="dxa"/>
            <w:tcBorders>
              <w:top w:val="nil"/>
              <w:left w:val="nil"/>
              <w:bottom w:val="nil"/>
              <w:right w:val="nil"/>
            </w:tcBorders>
            <w:noWrap w:val="0"/>
            <w:tcMar>
              <w:top w:w="-1" w:type="dxa"/>
              <w:left w:w="-1" w:type="dxa"/>
              <w:bottom w:w="-1" w:type="dxa"/>
              <w:right w:w="-1" w:type="dxa"/>
            </w:tcMar>
            <w:vAlign w:val="center"/>
          </w:tcPr>
          <w:p w14:paraId="54C294AD">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科属种分类查询</w:t>
            </w:r>
          </w:p>
        </w:tc>
        <w:tc>
          <w:tcPr>
            <w:tcW w:w="3216" w:type="dxa"/>
            <w:tcBorders>
              <w:top w:val="nil"/>
              <w:left w:val="nil"/>
              <w:bottom w:val="nil"/>
              <w:right w:val="nil"/>
            </w:tcBorders>
            <w:noWrap w:val="0"/>
            <w:tcMar>
              <w:top w:w="-1" w:type="dxa"/>
              <w:left w:w="-1" w:type="dxa"/>
              <w:bottom w:w="-1" w:type="dxa"/>
              <w:right w:w="-1" w:type="dxa"/>
            </w:tcMar>
            <w:vAlign w:val="center"/>
          </w:tcPr>
          <w:p w14:paraId="01E2B2D3">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通过级联选择“银杏科-&gt;银杏属-&gt;银杏”并查询</w:t>
            </w:r>
          </w:p>
        </w:tc>
        <w:tc>
          <w:tcPr>
            <w:tcW w:w="2593" w:type="dxa"/>
            <w:tcBorders>
              <w:top w:val="nil"/>
              <w:left w:val="nil"/>
              <w:bottom w:val="nil"/>
              <w:right w:val="nil"/>
            </w:tcBorders>
            <w:noWrap w:val="0"/>
            <w:tcMar>
              <w:top w:w="-1" w:type="dxa"/>
              <w:left w:w="-1" w:type="dxa"/>
              <w:bottom w:w="-1" w:type="dxa"/>
              <w:right w:w="-1" w:type="dxa"/>
            </w:tcMar>
            <w:vAlign w:val="center"/>
          </w:tcPr>
          <w:p w14:paraId="1593BC6E">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返回银杏古树名木列表</w:t>
            </w:r>
          </w:p>
        </w:tc>
        <w:tc>
          <w:tcPr>
            <w:tcW w:w="757" w:type="dxa"/>
            <w:tcBorders>
              <w:top w:val="nil"/>
              <w:left w:val="nil"/>
              <w:bottom w:val="nil"/>
              <w:right w:val="nil"/>
            </w:tcBorders>
            <w:noWrap w:val="0"/>
            <w:tcMar>
              <w:top w:w="-1" w:type="dxa"/>
              <w:left w:w="-1" w:type="dxa"/>
              <w:bottom w:w="-1" w:type="dxa"/>
              <w:right w:w="-1" w:type="dxa"/>
            </w:tcMar>
            <w:vAlign w:val="center"/>
          </w:tcPr>
          <w:p w14:paraId="71D63035">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r w14:paraId="78428D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single" w:color="auto" w:sz="12" w:space="0"/>
              <w:right w:val="nil"/>
            </w:tcBorders>
            <w:noWrap w:val="0"/>
            <w:tcMar>
              <w:top w:w="-1" w:type="dxa"/>
              <w:left w:w="-1" w:type="dxa"/>
              <w:bottom w:w="-1" w:type="dxa"/>
              <w:right w:w="-1" w:type="dxa"/>
            </w:tcMar>
            <w:vAlign w:val="center"/>
          </w:tcPr>
          <w:p w14:paraId="2A0EAF84">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9</w:t>
            </w:r>
          </w:p>
        </w:tc>
        <w:tc>
          <w:tcPr>
            <w:tcW w:w="1495" w:type="dxa"/>
            <w:tcBorders>
              <w:top w:val="nil"/>
              <w:left w:val="nil"/>
              <w:bottom w:val="single" w:color="auto" w:sz="12" w:space="0"/>
              <w:right w:val="nil"/>
            </w:tcBorders>
            <w:noWrap w:val="0"/>
            <w:tcMar>
              <w:top w:w="-1" w:type="dxa"/>
              <w:left w:w="-1" w:type="dxa"/>
              <w:bottom w:w="-1" w:type="dxa"/>
              <w:right w:w="-1" w:type="dxa"/>
            </w:tcMar>
            <w:vAlign w:val="center"/>
          </w:tcPr>
          <w:p w14:paraId="76E5F252">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属性组合筛选查询</w:t>
            </w:r>
          </w:p>
        </w:tc>
        <w:tc>
          <w:tcPr>
            <w:tcW w:w="3216" w:type="dxa"/>
            <w:tcBorders>
              <w:top w:val="nil"/>
              <w:left w:val="nil"/>
              <w:bottom w:val="single" w:color="auto" w:sz="12" w:space="0"/>
              <w:right w:val="nil"/>
            </w:tcBorders>
            <w:noWrap w:val="0"/>
            <w:tcMar>
              <w:top w:w="-1" w:type="dxa"/>
              <w:left w:w="-1" w:type="dxa"/>
              <w:bottom w:w="-1" w:type="dxa"/>
              <w:right w:w="-1" w:type="dxa"/>
            </w:tcMar>
            <w:vAlign w:val="center"/>
          </w:tcPr>
          <w:p w14:paraId="3D00737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同时设置科属种、保护级别和树龄范围并点击查询</w:t>
            </w:r>
          </w:p>
        </w:tc>
        <w:tc>
          <w:tcPr>
            <w:tcW w:w="2593" w:type="dxa"/>
            <w:tcBorders>
              <w:top w:val="nil"/>
              <w:left w:val="nil"/>
              <w:bottom w:val="single" w:color="auto" w:sz="12" w:space="0"/>
              <w:right w:val="nil"/>
            </w:tcBorders>
            <w:noWrap w:val="0"/>
            <w:tcMar>
              <w:top w:w="-1" w:type="dxa"/>
              <w:left w:w="-1" w:type="dxa"/>
              <w:bottom w:w="-1" w:type="dxa"/>
              <w:right w:w="-1" w:type="dxa"/>
            </w:tcMar>
            <w:vAlign w:val="center"/>
          </w:tcPr>
          <w:p w14:paraId="71B2EAA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返回同时满足所有条件的古树名木列表</w:t>
            </w:r>
          </w:p>
        </w:tc>
        <w:tc>
          <w:tcPr>
            <w:tcW w:w="757" w:type="dxa"/>
            <w:tcBorders>
              <w:top w:val="nil"/>
              <w:left w:val="nil"/>
              <w:bottom w:val="single" w:color="auto" w:sz="12" w:space="0"/>
              <w:right w:val="nil"/>
            </w:tcBorders>
            <w:noWrap w:val="0"/>
            <w:tcMar>
              <w:top w:w="-1" w:type="dxa"/>
              <w:left w:w="-1" w:type="dxa"/>
              <w:bottom w:w="-1" w:type="dxa"/>
              <w:right w:w="-1" w:type="dxa"/>
            </w:tcMar>
            <w:vAlign w:val="center"/>
          </w:tcPr>
          <w:p w14:paraId="435926DC">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bl>
    <w:p w14:paraId="6E4FD473">
      <w:pPr>
        <w:ind w:firstLine="420"/>
        <w:rPr>
          <w:rFonts w:hint="eastAsia" w:ascii="宋体" w:hAnsi="宋体" w:cs="宋体"/>
        </w:rPr>
      </w:pPr>
    </w:p>
    <w:p w14:paraId="2A17FB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eastAsia="zh-CN"/>
        </w:rPr>
        <w:t>见上表4.6所示，展示用户操作古树名木检索模块的测试用例表。包括图像到图像检索、图像到位置检索、位置到图像检索、按树种名称检索、科属种分类检索、属性组合筛选、格式校验等</w:t>
      </w:r>
      <w:r>
        <w:rPr>
          <w:rFonts w:hint="eastAsia"/>
          <w:lang w:val="en-US" w:eastAsia="zh-CN"/>
        </w:rPr>
        <w:t>用例</w:t>
      </w:r>
      <w:r>
        <w:rPr>
          <w:rFonts w:hint="eastAsia"/>
          <w:lang w:eastAsia="zh-CN"/>
        </w:rPr>
        <w:t>。</w:t>
      </w:r>
    </w:p>
    <w:p w14:paraId="6CE712F7">
      <w:pPr>
        <w:ind w:firstLine="420" w:firstLineChars="0"/>
        <w:rPr>
          <w:rFonts w:hint="eastAsia"/>
        </w:rPr>
      </w:pPr>
    </w:p>
    <w:p w14:paraId="1B9D079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4.7</w:t>
      </w:r>
      <w:r>
        <w:rPr>
          <w:rFonts w:cs="Times New Roman"/>
          <w:sz w:val="21"/>
          <w:szCs w:val="21"/>
        </w:rPr>
        <w:t xml:space="preserve"> 用户管理</w:t>
      </w:r>
      <w:r>
        <w:rPr>
          <w:rFonts w:hint="eastAsia" w:cs="Times New Roman"/>
          <w:sz w:val="21"/>
          <w:szCs w:val="21"/>
        </w:rPr>
        <w:t>测试用例表</w:t>
      </w:r>
    </w:p>
    <w:p w14:paraId="7D13954B">
      <w:pPr>
        <w:pStyle w:val="41"/>
        <w:keepNext/>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4.7 User</w:t>
      </w:r>
      <w:r>
        <w:rPr>
          <w:rFonts w:cs="Times New Roman"/>
          <w:sz w:val="21"/>
          <w:szCs w:val="21"/>
        </w:rPr>
        <w:t xml:space="preserve"> </w:t>
      </w:r>
      <w:r>
        <w:rPr>
          <w:rFonts w:hint="eastAsia" w:cs="Times New Roman"/>
          <w:sz w:val="21"/>
          <w:szCs w:val="21"/>
        </w:rPr>
        <w:t xml:space="preserve">Info </w:t>
      </w:r>
      <w:r>
        <w:rPr>
          <w:rFonts w:cs="Times New Roman"/>
          <w:sz w:val="21"/>
          <w:szCs w:val="21"/>
        </w:rPr>
        <w:t>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4"/>
        <w:gridCol w:w="1277"/>
        <w:gridCol w:w="3495"/>
        <w:gridCol w:w="2263"/>
        <w:gridCol w:w="838"/>
      </w:tblGrid>
      <w:tr w14:paraId="498D34C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blHeader/>
          <w:jc w:val="center"/>
        </w:trPr>
        <w:tc>
          <w:tcPr>
            <w:tcW w:w="785" w:type="dxa"/>
            <w:tcBorders>
              <w:top w:val="single" w:color="000000" w:sz="12" w:space="0"/>
              <w:left w:val="nil"/>
              <w:bottom w:val="nil"/>
              <w:right w:val="nil"/>
            </w:tcBorders>
            <w:noWrap w:val="0"/>
            <w:tcMar>
              <w:top w:w="-1" w:type="dxa"/>
              <w:left w:w="-1" w:type="dxa"/>
              <w:bottom w:w="-1" w:type="dxa"/>
              <w:right w:w="-1" w:type="dxa"/>
            </w:tcMar>
            <w:vAlign w:val="center"/>
          </w:tcPr>
          <w:p w14:paraId="23ECEA7F">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277" w:type="dxa"/>
            <w:tcBorders>
              <w:top w:val="single" w:color="000000" w:sz="12" w:space="0"/>
              <w:left w:val="nil"/>
              <w:bottom w:val="nil"/>
              <w:right w:val="nil"/>
            </w:tcBorders>
            <w:noWrap w:val="0"/>
            <w:tcMar>
              <w:top w:w="-1" w:type="dxa"/>
              <w:left w:w="-1" w:type="dxa"/>
              <w:bottom w:w="-1" w:type="dxa"/>
              <w:right w:w="-1" w:type="dxa"/>
            </w:tcMar>
            <w:vAlign w:val="center"/>
          </w:tcPr>
          <w:p w14:paraId="4CA87078">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95" w:type="dxa"/>
            <w:tcBorders>
              <w:top w:val="single" w:color="000000" w:sz="12" w:space="0"/>
              <w:left w:val="nil"/>
              <w:bottom w:val="nil"/>
              <w:right w:val="nil"/>
            </w:tcBorders>
            <w:noWrap w:val="0"/>
            <w:tcMar>
              <w:top w:w="-1" w:type="dxa"/>
              <w:left w:w="-1" w:type="dxa"/>
              <w:bottom w:w="-1" w:type="dxa"/>
              <w:right w:w="-1" w:type="dxa"/>
            </w:tcMar>
            <w:vAlign w:val="center"/>
          </w:tcPr>
          <w:p w14:paraId="26015290">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263" w:type="dxa"/>
            <w:tcBorders>
              <w:top w:val="single" w:color="000000" w:sz="12" w:space="0"/>
              <w:left w:val="nil"/>
              <w:bottom w:val="nil"/>
              <w:right w:val="nil"/>
            </w:tcBorders>
            <w:noWrap w:val="0"/>
            <w:tcMar>
              <w:top w:w="-1" w:type="dxa"/>
              <w:left w:w="-1" w:type="dxa"/>
              <w:bottom w:w="-1" w:type="dxa"/>
              <w:right w:w="-1" w:type="dxa"/>
            </w:tcMar>
            <w:vAlign w:val="center"/>
          </w:tcPr>
          <w:p w14:paraId="699B1DD2">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838" w:type="dxa"/>
            <w:tcBorders>
              <w:top w:val="single" w:color="000000" w:sz="12" w:space="0"/>
              <w:left w:val="nil"/>
              <w:bottom w:val="nil"/>
              <w:right w:val="nil"/>
            </w:tcBorders>
            <w:noWrap w:val="0"/>
            <w:tcMar>
              <w:top w:w="-1" w:type="dxa"/>
              <w:left w:w="-1" w:type="dxa"/>
              <w:bottom w:w="-1" w:type="dxa"/>
              <w:right w:w="-1" w:type="dxa"/>
            </w:tcMar>
            <w:vAlign w:val="center"/>
          </w:tcPr>
          <w:p w14:paraId="55A35CB7">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750E595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single" w:color="000000" w:sz="4" w:space="0"/>
              <w:left w:val="nil"/>
              <w:bottom w:val="nil"/>
              <w:right w:val="nil"/>
            </w:tcBorders>
            <w:noWrap w:val="0"/>
            <w:tcMar>
              <w:top w:w="-1" w:type="dxa"/>
              <w:left w:w="-1" w:type="dxa"/>
              <w:bottom w:w="-1" w:type="dxa"/>
              <w:right w:w="-1" w:type="dxa"/>
            </w:tcMar>
            <w:vAlign w:val="center"/>
          </w:tcPr>
          <w:p w14:paraId="280C747E">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277" w:type="dxa"/>
            <w:tcBorders>
              <w:top w:val="single" w:color="000000" w:sz="4" w:space="0"/>
              <w:left w:val="nil"/>
              <w:bottom w:val="nil"/>
              <w:right w:val="nil"/>
            </w:tcBorders>
            <w:noWrap w:val="0"/>
            <w:tcMar>
              <w:top w:w="-1" w:type="dxa"/>
              <w:left w:w="-1" w:type="dxa"/>
              <w:bottom w:w="-1" w:type="dxa"/>
              <w:right w:w="-1" w:type="dxa"/>
            </w:tcMar>
            <w:vAlign w:val="center"/>
          </w:tcPr>
          <w:p w14:paraId="3D273F9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添加用户</w:t>
            </w:r>
          </w:p>
        </w:tc>
        <w:tc>
          <w:tcPr>
            <w:tcW w:w="3495" w:type="dxa"/>
            <w:tcBorders>
              <w:top w:val="single" w:color="000000" w:sz="4" w:space="0"/>
              <w:left w:val="nil"/>
              <w:bottom w:val="nil"/>
              <w:right w:val="nil"/>
            </w:tcBorders>
            <w:noWrap w:val="0"/>
            <w:tcMar>
              <w:top w:w="-1" w:type="dxa"/>
              <w:left w:w="-1" w:type="dxa"/>
              <w:bottom w:w="-1" w:type="dxa"/>
              <w:right w:w="-1" w:type="dxa"/>
            </w:tcMar>
            <w:vAlign w:val="center"/>
          </w:tcPr>
          <w:p w14:paraId="007A48CF">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信息</w:t>
            </w:r>
            <w:r>
              <w:rPr>
                <w:rFonts w:cs="Times New Roman"/>
                <w:sz w:val="21"/>
                <w:szCs w:val="21"/>
              </w:rPr>
              <w:t>按钮并</w:t>
            </w:r>
            <w:r>
              <w:rPr>
                <w:rFonts w:hint="eastAsia" w:cs="Times New Roman"/>
                <w:sz w:val="21"/>
                <w:szCs w:val="21"/>
              </w:rPr>
              <w:t>输入</w:t>
            </w:r>
            <w:r>
              <w:rPr>
                <w:rFonts w:cs="Times New Roman"/>
                <w:sz w:val="21"/>
                <w:szCs w:val="21"/>
              </w:rPr>
              <w:t>信息</w:t>
            </w:r>
          </w:p>
        </w:tc>
        <w:tc>
          <w:tcPr>
            <w:tcW w:w="2263" w:type="dxa"/>
            <w:tcBorders>
              <w:top w:val="single" w:color="000000" w:sz="4" w:space="0"/>
              <w:left w:val="nil"/>
              <w:bottom w:val="nil"/>
              <w:right w:val="nil"/>
            </w:tcBorders>
            <w:noWrap w:val="0"/>
            <w:tcMar>
              <w:top w:w="-1" w:type="dxa"/>
              <w:left w:w="-1" w:type="dxa"/>
              <w:bottom w:w="-1" w:type="dxa"/>
              <w:right w:w="-1" w:type="dxa"/>
            </w:tcMar>
            <w:vAlign w:val="center"/>
          </w:tcPr>
          <w:p w14:paraId="0048708B">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用户信息输入</w:t>
            </w:r>
            <w:r>
              <w:rPr>
                <w:rFonts w:cs="Times New Roman"/>
                <w:sz w:val="21"/>
                <w:szCs w:val="21"/>
              </w:rPr>
              <w:t>成功</w:t>
            </w:r>
          </w:p>
        </w:tc>
        <w:tc>
          <w:tcPr>
            <w:tcW w:w="838" w:type="dxa"/>
            <w:tcBorders>
              <w:top w:val="single" w:color="000000" w:sz="4" w:space="0"/>
              <w:left w:val="nil"/>
              <w:bottom w:val="nil"/>
              <w:right w:val="nil"/>
            </w:tcBorders>
            <w:noWrap w:val="0"/>
            <w:tcMar>
              <w:top w:w="-1" w:type="dxa"/>
              <w:left w:w="-1" w:type="dxa"/>
              <w:bottom w:w="-1" w:type="dxa"/>
              <w:right w:w="-1" w:type="dxa"/>
            </w:tcMar>
            <w:vAlign w:val="center"/>
          </w:tcPr>
          <w:p w14:paraId="20B9D498">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1EFFB4F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2FBA5C5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277" w:type="dxa"/>
            <w:tcBorders>
              <w:top w:val="nil"/>
              <w:left w:val="nil"/>
              <w:bottom w:val="nil"/>
              <w:right w:val="nil"/>
            </w:tcBorders>
            <w:noWrap w:val="0"/>
            <w:tcMar>
              <w:top w:w="-1" w:type="dxa"/>
              <w:left w:w="-1" w:type="dxa"/>
              <w:bottom w:w="-1" w:type="dxa"/>
              <w:right w:w="-1" w:type="dxa"/>
            </w:tcMar>
            <w:vAlign w:val="center"/>
          </w:tcPr>
          <w:p w14:paraId="3AFF287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修改用户</w:t>
            </w:r>
          </w:p>
        </w:tc>
        <w:tc>
          <w:tcPr>
            <w:tcW w:w="3495" w:type="dxa"/>
            <w:tcBorders>
              <w:top w:val="nil"/>
              <w:left w:val="nil"/>
              <w:bottom w:val="nil"/>
              <w:right w:val="nil"/>
            </w:tcBorders>
            <w:noWrap w:val="0"/>
            <w:tcMar>
              <w:top w:w="-1" w:type="dxa"/>
              <w:left w:w="-1" w:type="dxa"/>
              <w:bottom w:w="-1" w:type="dxa"/>
              <w:right w:w="-1" w:type="dxa"/>
            </w:tcMar>
            <w:vAlign w:val="center"/>
          </w:tcPr>
          <w:p w14:paraId="42442D40">
            <w:pPr>
              <w:pStyle w:val="41"/>
              <w:keepNext/>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cs="Times New Roman"/>
                <w:sz w:val="21"/>
                <w:szCs w:val="21"/>
              </w:rPr>
              <w:t>点击</w:t>
            </w:r>
            <w:r>
              <w:rPr>
                <w:rFonts w:hint="eastAsia" w:cs="Times New Roman"/>
                <w:sz w:val="21"/>
                <w:szCs w:val="21"/>
              </w:rPr>
              <w:t>修改信息</w:t>
            </w:r>
            <w:r>
              <w:rPr>
                <w:rFonts w:cs="Times New Roman"/>
                <w:sz w:val="21"/>
                <w:szCs w:val="21"/>
              </w:rPr>
              <w:t>按钮并确认</w:t>
            </w:r>
            <w:r>
              <w:rPr>
                <w:rFonts w:hint="eastAsia" w:cs="Times New Roman"/>
                <w:sz w:val="21"/>
                <w:szCs w:val="21"/>
                <w:lang w:val="en-US" w:eastAsia="zh-CN"/>
              </w:rPr>
              <w:t>修改</w:t>
            </w:r>
          </w:p>
        </w:tc>
        <w:tc>
          <w:tcPr>
            <w:tcW w:w="2263" w:type="dxa"/>
            <w:tcBorders>
              <w:top w:val="nil"/>
              <w:left w:val="nil"/>
              <w:bottom w:val="nil"/>
              <w:right w:val="nil"/>
            </w:tcBorders>
            <w:noWrap w:val="0"/>
            <w:tcMar>
              <w:top w:w="-1" w:type="dxa"/>
              <w:left w:w="-1" w:type="dxa"/>
              <w:bottom w:w="-1" w:type="dxa"/>
              <w:right w:w="-1" w:type="dxa"/>
            </w:tcMar>
            <w:vAlign w:val="center"/>
          </w:tcPr>
          <w:p w14:paraId="0EC469FD">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用户信息修改</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43A1B4F2">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F85426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59EF03E6">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277" w:type="dxa"/>
            <w:tcBorders>
              <w:top w:val="nil"/>
              <w:left w:val="nil"/>
              <w:bottom w:val="nil"/>
              <w:right w:val="nil"/>
            </w:tcBorders>
            <w:noWrap w:val="0"/>
            <w:tcMar>
              <w:top w:w="-1" w:type="dxa"/>
              <w:left w:w="-1" w:type="dxa"/>
              <w:bottom w:w="-1" w:type="dxa"/>
              <w:right w:w="-1" w:type="dxa"/>
            </w:tcMar>
            <w:vAlign w:val="center"/>
          </w:tcPr>
          <w:p w14:paraId="4DA1C153">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删除用户</w:t>
            </w:r>
          </w:p>
        </w:tc>
        <w:tc>
          <w:tcPr>
            <w:tcW w:w="3495" w:type="dxa"/>
            <w:tcBorders>
              <w:top w:val="nil"/>
              <w:left w:val="nil"/>
              <w:bottom w:val="nil"/>
              <w:right w:val="nil"/>
            </w:tcBorders>
            <w:noWrap w:val="0"/>
            <w:tcMar>
              <w:top w:w="-1" w:type="dxa"/>
              <w:left w:w="-1" w:type="dxa"/>
              <w:bottom w:w="-1" w:type="dxa"/>
              <w:right w:w="-1" w:type="dxa"/>
            </w:tcMar>
            <w:vAlign w:val="center"/>
          </w:tcPr>
          <w:p w14:paraId="6E3388D8">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w:t>
            </w:r>
            <w:r>
              <w:rPr>
                <w:rFonts w:hint="eastAsia" w:cs="Times New Roman"/>
                <w:sz w:val="21"/>
                <w:szCs w:val="21"/>
              </w:rPr>
              <w:t>删除</w:t>
            </w:r>
            <w:r>
              <w:rPr>
                <w:rFonts w:cs="Times New Roman"/>
                <w:sz w:val="21"/>
                <w:szCs w:val="21"/>
              </w:rPr>
              <w:t>按钮并</w:t>
            </w:r>
            <w:r>
              <w:rPr>
                <w:rFonts w:hint="eastAsia" w:cs="Times New Roman"/>
                <w:sz w:val="21"/>
                <w:szCs w:val="21"/>
              </w:rPr>
              <w:t>确认删除成功</w:t>
            </w:r>
          </w:p>
        </w:tc>
        <w:tc>
          <w:tcPr>
            <w:tcW w:w="2263" w:type="dxa"/>
            <w:tcBorders>
              <w:top w:val="nil"/>
              <w:left w:val="nil"/>
              <w:bottom w:val="nil"/>
              <w:right w:val="nil"/>
            </w:tcBorders>
            <w:noWrap w:val="0"/>
            <w:tcMar>
              <w:top w:w="-1" w:type="dxa"/>
              <w:left w:w="-1" w:type="dxa"/>
              <w:bottom w:w="-1" w:type="dxa"/>
              <w:right w:w="-1" w:type="dxa"/>
            </w:tcMar>
            <w:vAlign w:val="center"/>
          </w:tcPr>
          <w:p w14:paraId="25718181">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用户信息删除</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4534019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2B7E872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nil"/>
              <w:left w:val="nil"/>
              <w:bottom w:val="single" w:color="auto" w:sz="12" w:space="0"/>
              <w:right w:val="nil"/>
            </w:tcBorders>
            <w:noWrap w:val="0"/>
            <w:tcMar>
              <w:top w:w="-1" w:type="dxa"/>
              <w:left w:w="-1" w:type="dxa"/>
              <w:bottom w:w="-1" w:type="dxa"/>
              <w:right w:w="-1" w:type="dxa"/>
            </w:tcMar>
            <w:vAlign w:val="center"/>
          </w:tcPr>
          <w:p w14:paraId="2069A92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4</w:t>
            </w:r>
          </w:p>
        </w:tc>
        <w:tc>
          <w:tcPr>
            <w:tcW w:w="1277" w:type="dxa"/>
            <w:tcBorders>
              <w:top w:val="nil"/>
              <w:left w:val="nil"/>
              <w:bottom w:val="single" w:color="auto" w:sz="12" w:space="0"/>
              <w:right w:val="nil"/>
            </w:tcBorders>
            <w:noWrap w:val="0"/>
            <w:tcMar>
              <w:top w:w="-1" w:type="dxa"/>
              <w:left w:w="-1" w:type="dxa"/>
              <w:bottom w:w="-1" w:type="dxa"/>
              <w:right w:w="-1" w:type="dxa"/>
            </w:tcMar>
            <w:vAlign w:val="center"/>
          </w:tcPr>
          <w:p w14:paraId="5BABF39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查询用户</w:t>
            </w:r>
          </w:p>
        </w:tc>
        <w:tc>
          <w:tcPr>
            <w:tcW w:w="3495" w:type="dxa"/>
            <w:tcBorders>
              <w:top w:val="nil"/>
              <w:left w:val="nil"/>
              <w:bottom w:val="single" w:color="auto" w:sz="12" w:space="0"/>
              <w:right w:val="nil"/>
            </w:tcBorders>
            <w:noWrap w:val="0"/>
            <w:tcMar>
              <w:top w:w="-1" w:type="dxa"/>
              <w:left w:w="-1" w:type="dxa"/>
              <w:bottom w:w="-1" w:type="dxa"/>
              <w:right w:w="-1" w:type="dxa"/>
            </w:tcMar>
            <w:vAlign w:val="center"/>
          </w:tcPr>
          <w:p w14:paraId="1479E751">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点击查询</w:t>
            </w:r>
            <w:r>
              <w:rPr>
                <w:rFonts w:cs="Times New Roman"/>
                <w:sz w:val="21"/>
                <w:szCs w:val="21"/>
              </w:rPr>
              <w:t>按钮并</w:t>
            </w:r>
            <w:r>
              <w:rPr>
                <w:rFonts w:hint="eastAsia" w:cs="Times New Roman"/>
                <w:sz w:val="21"/>
                <w:szCs w:val="21"/>
              </w:rPr>
              <w:t>查看用户信息</w:t>
            </w:r>
          </w:p>
        </w:tc>
        <w:tc>
          <w:tcPr>
            <w:tcW w:w="2263" w:type="dxa"/>
            <w:tcBorders>
              <w:top w:val="nil"/>
              <w:left w:val="nil"/>
              <w:bottom w:val="single" w:color="auto" w:sz="12" w:space="0"/>
              <w:right w:val="nil"/>
            </w:tcBorders>
            <w:noWrap w:val="0"/>
            <w:tcMar>
              <w:top w:w="-1" w:type="dxa"/>
              <w:left w:w="-1" w:type="dxa"/>
              <w:bottom w:w="-1" w:type="dxa"/>
              <w:right w:w="-1" w:type="dxa"/>
            </w:tcMar>
            <w:vAlign w:val="center"/>
          </w:tcPr>
          <w:p w14:paraId="47F31689">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hint="eastAsia" w:cs="Times New Roman"/>
                <w:sz w:val="21"/>
                <w:szCs w:val="21"/>
                <w:lang w:val="en-US" w:eastAsia="zh-CN"/>
              </w:rPr>
              <w:t>查询</w:t>
            </w:r>
            <w:r>
              <w:rPr>
                <w:rFonts w:cs="Times New Roman"/>
                <w:sz w:val="21"/>
                <w:szCs w:val="21"/>
              </w:rPr>
              <w:t>成功</w:t>
            </w:r>
          </w:p>
        </w:tc>
        <w:tc>
          <w:tcPr>
            <w:tcW w:w="838" w:type="dxa"/>
            <w:tcBorders>
              <w:top w:val="nil"/>
              <w:left w:val="nil"/>
              <w:bottom w:val="single" w:color="auto" w:sz="12" w:space="0"/>
              <w:right w:val="nil"/>
            </w:tcBorders>
            <w:noWrap w:val="0"/>
            <w:tcMar>
              <w:top w:w="-1" w:type="dxa"/>
              <w:left w:w="-1" w:type="dxa"/>
              <w:bottom w:w="-1" w:type="dxa"/>
              <w:right w:w="-1" w:type="dxa"/>
            </w:tcMar>
            <w:vAlign w:val="center"/>
          </w:tcPr>
          <w:p w14:paraId="64C6410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bl>
    <w:p w14:paraId="7ED904F8">
      <w:pPr>
        <w:ind w:firstLine="420" w:firstLineChars="0"/>
        <w:rPr>
          <w:rFonts w:hint="eastAsia"/>
        </w:rPr>
      </w:pPr>
    </w:p>
    <w:p w14:paraId="51FE4496">
      <w:pPr>
        <w:ind w:firstLine="420"/>
        <w:rPr>
          <w:rFonts w:hint="eastAsia" w:eastAsia="宋体"/>
          <w:lang w:eastAsia="zh-CN"/>
        </w:rPr>
      </w:pPr>
      <w:r>
        <w:rPr>
          <w:rFonts w:hint="eastAsia"/>
          <w:lang w:eastAsia="zh-CN"/>
        </w:rPr>
        <w:t>见</w:t>
      </w:r>
      <w:r>
        <w:rPr>
          <w:rFonts w:hint="eastAsia"/>
          <w:lang w:val="en-US" w:eastAsia="zh-CN"/>
        </w:rPr>
        <w:t>上</w:t>
      </w:r>
      <w:r>
        <w:rPr>
          <w:rFonts w:hint="eastAsia"/>
          <w:lang w:eastAsia="zh-CN"/>
        </w:rPr>
        <w:t>表</w:t>
      </w:r>
      <w:r>
        <w:rPr>
          <w:rFonts w:hint="eastAsia"/>
        </w:rPr>
        <w:t>4.7所示，展示了系统管理员操作用户管理模块的测试用例表。包括添加、修改、删除和查询用户功能。所有测试用例均通过，表明用户管理功能符合设计要求。</w:t>
      </w:r>
      <w:bookmarkStart w:id="168" w:name="_Toc7376"/>
      <w:bookmarkStart w:id="169" w:name="_Toc15930"/>
    </w:p>
    <w:p w14:paraId="59753215">
      <w:pPr>
        <w:pStyle w:val="4"/>
      </w:pPr>
      <w:r>
        <w:rPr>
          <w:rFonts w:hint="eastAsia"/>
        </w:rPr>
        <w:t>4.4.2</w:t>
      </w:r>
      <w:r>
        <w:rPr>
          <w:rFonts w:hint="eastAsia"/>
          <w:lang w:val="en-US" w:eastAsia="zh-CN"/>
        </w:rPr>
        <w:t xml:space="preserve"> </w:t>
      </w:r>
      <w:r>
        <w:rPr>
          <w:rFonts w:hint="eastAsia"/>
        </w:rPr>
        <w:t>非功能测试</w:t>
      </w:r>
      <w:bookmarkEnd w:id="168"/>
      <w:bookmarkEnd w:id="169"/>
    </w:p>
    <w:p w14:paraId="000F432C">
      <w:pPr>
        <w:ind w:firstLine="420"/>
      </w:pPr>
      <w:r>
        <w:rPr>
          <w:rFonts w:hint="eastAsia"/>
        </w:rPr>
        <w:t>（1）</w:t>
      </w:r>
      <w:r>
        <w:t xml:space="preserve">性能测试 </w:t>
      </w:r>
    </w:p>
    <w:p w14:paraId="6B660ED8">
      <w:pPr>
        <w:ind w:firstLine="420"/>
        <w:rPr>
          <w:rFonts w:hint="eastAsia"/>
        </w:rPr>
      </w:pPr>
      <w:r>
        <w:rPr>
          <w:rFonts w:hint="eastAsia"/>
          <w:lang w:val="en-US" w:eastAsia="zh-CN"/>
        </w:rPr>
        <w:t>见</w:t>
      </w:r>
      <w:r>
        <w:rPr>
          <w:rFonts w:hint="eastAsia"/>
        </w:rPr>
        <w:t>下表4.8所示，展示系统核心功能的性能测试结果。本文使用J</w:t>
      </w:r>
      <w:r>
        <w:rPr>
          <w:rFonts w:hint="eastAsia"/>
          <w:lang w:val="en-US" w:eastAsia="zh-CN"/>
        </w:rPr>
        <w:t>Meter</w:t>
      </w:r>
      <w:r>
        <w:rPr>
          <w:rFonts w:hint="eastAsia"/>
        </w:rPr>
        <w:t>性能测试工具，对并发的查询环境进行了模拟，该测试的对象是该数据库中的所有操作请求。在测试期间，J</w:t>
      </w:r>
      <w:r>
        <w:rPr>
          <w:rFonts w:hint="eastAsia"/>
          <w:lang w:val="en-US" w:eastAsia="zh-CN"/>
        </w:rPr>
        <w:t>Meter</w:t>
      </w:r>
      <w:r>
        <w:rPr>
          <w:rFonts w:hint="eastAsia"/>
        </w:rPr>
        <w:t>工具以每两秒响应载入一个用户请求，以检验当有10个用户与50个用户这</w:t>
      </w:r>
      <w:r>
        <w:rPr>
          <w:rFonts w:hint="eastAsia"/>
          <w:lang w:val="en-US" w:eastAsia="zh-CN"/>
        </w:rPr>
        <w:t>两</w:t>
      </w:r>
      <w:r>
        <w:rPr>
          <w:rFonts w:hint="eastAsia"/>
        </w:rPr>
        <w:t>个测试组同时存取时，主要的查询请求的回应时间。关键功能包括登录接口、查询用户、检索树信息和查询角色以及古树名木图像检索。</w:t>
      </w:r>
    </w:p>
    <w:p w14:paraId="1DE657A2">
      <w:pPr>
        <w:ind w:firstLine="420"/>
        <w:rPr>
          <w:rFonts w:hint="eastAsia"/>
        </w:rPr>
      </w:pPr>
    </w:p>
    <w:p w14:paraId="45546A0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4.8</w:t>
      </w:r>
      <w:r>
        <w:rPr>
          <w:rFonts w:cs="Times New Roman"/>
          <w:sz w:val="21"/>
          <w:szCs w:val="21"/>
        </w:rPr>
        <w:t xml:space="preserve"> </w:t>
      </w:r>
      <w:r>
        <w:rPr>
          <w:rFonts w:hint="eastAsia" w:cs="Times New Roman"/>
          <w:sz w:val="21"/>
          <w:szCs w:val="21"/>
        </w:rPr>
        <w:t>关键功能测试性能用例</w:t>
      </w:r>
      <w:r>
        <w:rPr>
          <w:rFonts w:cs="Times New Roman"/>
          <w:sz w:val="21"/>
          <w:szCs w:val="21"/>
        </w:rPr>
        <w:t>表</w:t>
      </w:r>
    </w:p>
    <w:p w14:paraId="52748E98">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4.8 Key Functions</w:t>
      </w:r>
      <w:r>
        <w:rPr>
          <w:rFonts w:cs="Times New Roman"/>
          <w:sz w:val="21"/>
          <w:szCs w:val="21"/>
        </w:rPr>
        <w:t xml:space="preserve"> </w:t>
      </w:r>
      <w:r>
        <w:rPr>
          <w:rFonts w:hint="eastAsia" w:cs="Times New Roman"/>
          <w:sz w:val="21"/>
          <w:szCs w:val="21"/>
        </w:rPr>
        <w:t xml:space="preserve">Performance </w:t>
      </w:r>
      <w:r>
        <w:rPr>
          <w:rFonts w:cs="Times New Roman"/>
          <w:sz w:val="21"/>
          <w:szCs w:val="21"/>
        </w:rPr>
        <w:t>Test Case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2"/>
        <w:gridCol w:w="1615"/>
        <w:gridCol w:w="1093"/>
        <w:gridCol w:w="1356"/>
        <w:gridCol w:w="1093"/>
        <w:gridCol w:w="1358"/>
      </w:tblGrid>
      <w:tr w14:paraId="402399C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2"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5C8F475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w:t>
            </w:r>
          </w:p>
        </w:tc>
        <w:tc>
          <w:tcPr>
            <w:tcW w:w="1615"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7FAFD0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接口说明</w:t>
            </w:r>
          </w:p>
        </w:tc>
        <w:tc>
          <w:tcPr>
            <w:tcW w:w="2449" w:type="dxa"/>
            <w:gridSpan w:val="2"/>
            <w:tcBorders>
              <w:top w:val="single" w:color="000000" w:sz="12" w:space="0"/>
              <w:left w:val="nil"/>
              <w:bottom w:val="nil"/>
              <w:right w:val="nil"/>
            </w:tcBorders>
            <w:noWrap w:val="0"/>
            <w:tcMar>
              <w:top w:w="-1" w:type="dxa"/>
              <w:left w:w="-1" w:type="dxa"/>
              <w:bottom w:w="-1" w:type="dxa"/>
              <w:right w:w="-1" w:type="dxa"/>
            </w:tcMar>
            <w:vAlign w:val="center"/>
          </w:tcPr>
          <w:p w14:paraId="16CD9CE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10并发</w:t>
            </w:r>
          </w:p>
        </w:tc>
        <w:tc>
          <w:tcPr>
            <w:tcW w:w="2451" w:type="dxa"/>
            <w:gridSpan w:val="2"/>
            <w:tcBorders>
              <w:top w:val="single" w:color="000000" w:sz="12" w:space="0"/>
              <w:left w:val="nil"/>
              <w:bottom w:val="nil"/>
              <w:right w:val="nil"/>
            </w:tcBorders>
            <w:noWrap w:val="0"/>
            <w:tcMar>
              <w:top w:w="-1" w:type="dxa"/>
              <w:left w:w="-1" w:type="dxa"/>
              <w:bottom w:w="-1" w:type="dxa"/>
              <w:right w:w="-1" w:type="dxa"/>
            </w:tcMar>
            <w:vAlign w:val="center"/>
          </w:tcPr>
          <w:p w14:paraId="690A030B">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50并发</w:t>
            </w:r>
          </w:p>
        </w:tc>
      </w:tr>
      <w:tr w14:paraId="3C173F2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2" w:type="dxa"/>
            <w:vMerge w:val="continue"/>
            <w:tcBorders>
              <w:top w:val="nil"/>
              <w:left w:val="nil"/>
              <w:bottom w:val="nil"/>
              <w:right w:val="nil"/>
            </w:tcBorders>
            <w:noWrap w:val="0"/>
            <w:tcMar>
              <w:top w:w="-1" w:type="dxa"/>
              <w:left w:w="-1" w:type="dxa"/>
              <w:bottom w:w="-1" w:type="dxa"/>
              <w:right w:w="-1" w:type="dxa"/>
            </w:tcMar>
            <w:vAlign w:val="center"/>
          </w:tcPr>
          <w:p w14:paraId="30CE7C5F">
            <w:pPr>
              <w:pStyle w:val="41"/>
              <w:snapToGrid w:val="0"/>
              <w:spacing w:line="240" w:lineRule="auto"/>
              <w:ind w:left="0" w:leftChars="0" w:right="0" w:rightChars="0" w:firstLine="0" w:firstLineChars="0"/>
              <w:jc w:val="center"/>
              <w:rPr>
                <w:rFonts w:cs="Times New Roman"/>
                <w:b/>
                <w:bCs/>
                <w:sz w:val="21"/>
                <w:szCs w:val="21"/>
              </w:rPr>
            </w:pPr>
          </w:p>
        </w:tc>
        <w:tc>
          <w:tcPr>
            <w:tcW w:w="1615" w:type="dxa"/>
            <w:vMerge w:val="continue"/>
            <w:tcBorders>
              <w:top w:val="nil"/>
              <w:left w:val="nil"/>
              <w:bottom w:val="nil"/>
              <w:right w:val="nil"/>
            </w:tcBorders>
            <w:noWrap w:val="0"/>
            <w:tcMar>
              <w:top w:w="-1" w:type="dxa"/>
              <w:left w:w="-1" w:type="dxa"/>
              <w:bottom w:w="-1" w:type="dxa"/>
              <w:right w:w="-1" w:type="dxa"/>
            </w:tcMar>
            <w:vAlign w:val="center"/>
          </w:tcPr>
          <w:p w14:paraId="7C861AA1">
            <w:pPr>
              <w:pStyle w:val="41"/>
              <w:snapToGrid w:val="0"/>
              <w:spacing w:line="240" w:lineRule="auto"/>
              <w:ind w:left="0" w:leftChars="0" w:right="0" w:rightChars="0" w:firstLine="0" w:firstLineChars="0"/>
              <w:jc w:val="center"/>
              <w:rPr>
                <w:rFonts w:cs="Times New Roman"/>
                <w:b/>
                <w:bCs/>
                <w:sz w:val="21"/>
                <w:szCs w:val="21"/>
              </w:rPr>
            </w:pPr>
          </w:p>
        </w:tc>
        <w:tc>
          <w:tcPr>
            <w:tcW w:w="1093" w:type="dxa"/>
            <w:tcBorders>
              <w:top w:val="nil"/>
              <w:left w:val="nil"/>
              <w:bottom w:val="nil"/>
              <w:right w:val="nil"/>
            </w:tcBorders>
            <w:noWrap w:val="0"/>
            <w:tcMar>
              <w:top w:w="-1" w:type="dxa"/>
              <w:left w:w="-1" w:type="dxa"/>
              <w:bottom w:w="-1" w:type="dxa"/>
              <w:right w:w="-1" w:type="dxa"/>
            </w:tcMar>
            <w:vAlign w:val="center"/>
          </w:tcPr>
          <w:p w14:paraId="3FB895B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6" w:type="dxa"/>
            <w:tcBorders>
              <w:top w:val="nil"/>
              <w:left w:val="nil"/>
              <w:bottom w:val="nil"/>
              <w:right w:val="nil"/>
            </w:tcBorders>
            <w:noWrap w:val="0"/>
            <w:tcMar>
              <w:top w:w="-1" w:type="dxa"/>
              <w:left w:w="-1" w:type="dxa"/>
              <w:bottom w:w="-1" w:type="dxa"/>
              <w:right w:w="-1" w:type="dxa"/>
            </w:tcMar>
            <w:vAlign w:val="center"/>
          </w:tcPr>
          <w:p w14:paraId="27535CE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c>
          <w:tcPr>
            <w:tcW w:w="1093" w:type="dxa"/>
            <w:tcBorders>
              <w:top w:val="nil"/>
              <w:left w:val="nil"/>
              <w:bottom w:val="nil"/>
              <w:right w:val="nil"/>
            </w:tcBorders>
            <w:noWrap w:val="0"/>
            <w:tcMar>
              <w:top w:w="-1" w:type="dxa"/>
              <w:left w:w="-1" w:type="dxa"/>
              <w:bottom w:w="-1" w:type="dxa"/>
              <w:right w:w="-1" w:type="dxa"/>
            </w:tcMar>
            <w:vAlign w:val="center"/>
          </w:tcPr>
          <w:p w14:paraId="441ED25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8" w:type="dxa"/>
            <w:tcBorders>
              <w:top w:val="nil"/>
              <w:left w:val="nil"/>
              <w:bottom w:val="nil"/>
              <w:right w:val="nil"/>
            </w:tcBorders>
            <w:noWrap w:val="0"/>
            <w:tcMar>
              <w:top w:w="-1" w:type="dxa"/>
              <w:left w:w="-1" w:type="dxa"/>
              <w:bottom w:w="-1" w:type="dxa"/>
              <w:right w:w="-1" w:type="dxa"/>
            </w:tcMar>
            <w:vAlign w:val="center"/>
          </w:tcPr>
          <w:p w14:paraId="6D7853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r>
      <w:tr w14:paraId="0DC427A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single" w:color="000000" w:sz="4" w:space="0"/>
              <w:left w:val="nil"/>
              <w:bottom w:val="nil"/>
              <w:right w:val="nil"/>
            </w:tcBorders>
            <w:noWrap w:val="0"/>
            <w:tcMar>
              <w:top w:w="-1" w:type="dxa"/>
              <w:left w:w="-1" w:type="dxa"/>
              <w:bottom w:w="-1" w:type="dxa"/>
              <w:right w:w="-1" w:type="dxa"/>
            </w:tcMar>
            <w:vAlign w:val="center"/>
          </w:tcPr>
          <w:p w14:paraId="62DF0A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/user/login</w:t>
            </w:r>
          </w:p>
        </w:tc>
        <w:tc>
          <w:tcPr>
            <w:tcW w:w="1615" w:type="dxa"/>
            <w:tcBorders>
              <w:top w:val="single" w:color="000000" w:sz="4" w:space="0"/>
              <w:left w:val="nil"/>
              <w:bottom w:val="nil"/>
              <w:right w:val="nil"/>
            </w:tcBorders>
            <w:noWrap w:val="0"/>
            <w:tcMar>
              <w:top w:w="-1" w:type="dxa"/>
              <w:left w:w="-1" w:type="dxa"/>
              <w:bottom w:w="-1" w:type="dxa"/>
              <w:right w:w="-1" w:type="dxa"/>
            </w:tcMar>
            <w:vAlign w:val="center"/>
          </w:tcPr>
          <w:p w14:paraId="21A2749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登录接口</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70609A00">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0.11%</w:t>
            </w:r>
          </w:p>
        </w:tc>
        <w:tc>
          <w:tcPr>
            <w:tcW w:w="1356" w:type="dxa"/>
            <w:tcBorders>
              <w:top w:val="single" w:color="000000" w:sz="4" w:space="0"/>
              <w:left w:val="nil"/>
              <w:bottom w:val="nil"/>
              <w:right w:val="nil"/>
            </w:tcBorders>
            <w:noWrap w:val="0"/>
            <w:tcMar>
              <w:top w:w="-1" w:type="dxa"/>
              <w:left w:w="-1" w:type="dxa"/>
              <w:bottom w:w="-1" w:type="dxa"/>
              <w:right w:w="-1" w:type="dxa"/>
            </w:tcMar>
            <w:vAlign w:val="center"/>
          </w:tcPr>
          <w:p w14:paraId="4500F294">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5</w:t>
            </w:r>
            <w:r>
              <w:rPr>
                <w:rFonts w:cs="Times New Roman"/>
                <w:b w:val="0"/>
                <w:bCs w:val="0"/>
                <w:sz w:val="21"/>
                <w:szCs w:val="21"/>
              </w:rPr>
              <w:t>4s</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5066E5E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1%</w:t>
            </w:r>
          </w:p>
        </w:tc>
        <w:tc>
          <w:tcPr>
            <w:tcW w:w="1358" w:type="dxa"/>
            <w:tcBorders>
              <w:top w:val="single" w:color="000000" w:sz="4" w:space="0"/>
              <w:left w:val="nil"/>
              <w:bottom w:val="nil"/>
              <w:right w:val="nil"/>
            </w:tcBorders>
            <w:noWrap w:val="0"/>
            <w:tcMar>
              <w:top w:w="-1" w:type="dxa"/>
              <w:left w:w="-1" w:type="dxa"/>
              <w:bottom w:w="-1" w:type="dxa"/>
              <w:right w:w="-1" w:type="dxa"/>
            </w:tcMar>
            <w:vAlign w:val="center"/>
          </w:tcPr>
          <w:p w14:paraId="168F2D28">
            <w:pPr>
              <w:pStyle w:val="41"/>
              <w:snapToGrid w:val="0"/>
              <w:spacing w:line="240" w:lineRule="auto"/>
              <w:ind w:left="0" w:leftChars="0" w:right="0" w:rightChars="0" w:firstLine="0" w:firstLineChars="0"/>
              <w:jc w:val="center"/>
              <w:rPr>
                <w:rFonts w:cs="Times New Roman"/>
                <w:b w:val="0"/>
                <w:bCs w:val="0"/>
                <w:sz w:val="21"/>
                <w:szCs w:val="21"/>
              </w:rPr>
            </w:pPr>
            <w:r>
              <w:rPr>
                <w:rFonts w:hint="eastAsia" w:cs="Times New Roman"/>
                <w:b w:val="0"/>
                <w:bCs w:val="0"/>
                <w:sz w:val="21"/>
                <w:szCs w:val="21"/>
                <w:lang w:val="en-US" w:eastAsia="zh-CN"/>
              </w:rPr>
              <w:t>0</w:t>
            </w:r>
            <w:r>
              <w:rPr>
                <w:rFonts w:hint="eastAsia" w:cs="Times New Roman"/>
                <w:b w:val="0"/>
                <w:bCs w:val="0"/>
                <w:sz w:val="21"/>
                <w:szCs w:val="21"/>
              </w:rPr>
              <w:t>.</w:t>
            </w:r>
            <w:r>
              <w:rPr>
                <w:rFonts w:hint="eastAsia" w:cs="Times New Roman"/>
                <w:b w:val="0"/>
                <w:bCs w:val="0"/>
                <w:sz w:val="21"/>
                <w:szCs w:val="21"/>
                <w:lang w:val="en-US" w:eastAsia="zh-CN"/>
              </w:rPr>
              <w:t>8</w:t>
            </w:r>
            <w:r>
              <w:rPr>
                <w:rFonts w:hint="eastAsia" w:cs="Times New Roman"/>
                <w:b w:val="0"/>
                <w:bCs w:val="0"/>
                <w:sz w:val="21"/>
                <w:szCs w:val="21"/>
              </w:rPr>
              <w:t>5s</w:t>
            </w:r>
          </w:p>
        </w:tc>
      </w:tr>
      <w:tr w14:paraId="4ECEBB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39312BF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/user/list</w:t>
            </w:r>
          </w:p>
        </w:tc>
        <w:tc>
          <w:tcPr>
            <w:tcW w:w="1615" w:type="dxa"/>
            <w:tcBorders>
              <w:top w:val="nil"/>
              <w:left w:val="nil"/>
              <w:bottom w:val="nil"/>
              <w:right w:val="nil"/>
            </w:tcBorders>
            <w:noWrap w:val="0"/>
            <w:tcMar>
              <w:top w:w="-1" w:type="dxa"/>
              <w:left w:w="-1" w:type="dxa"/>
              <w:bottom w:w="-1" w:type="dxa"/>
              <w:right w:w="-1" w:type="dxa"/>
            </w:tcMar>
            <w:vAlign w:val="center"/>
          </w:tcPr>
          <w:p w14:paraId="2E71ADAE">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查询</w:t>
            </w:r>
            <w:r>
              <w:rPr>
                <w:rFonts w:hint="eastAsia" w:cs="Times New Roman"/>
                <w:sz w:val="21"/>
                <w:szCs w:val="21"/>
              </w:rPr>
              <w:t>用户</w:t>
            </w:r>
          </w:p>
        </w:tc>
        <w:tc>
          <w:tcPr>
            <w:tcW w:w="1093" w:type="dxa"/>
            <w:tcBorders>
              <w:top w:val="nil"/>
              <w:left w:val="nil"/>
              <w:bottom w:val="nil"/>
              <w:right w:val="nil"/>
            </w:tcBorders>
            <w:noWrap w:val="0"/>
            <w:tcMar>
              <w:top w:w="-1" w:type="dxa"/>
              <w:left w:w="-1" w:type="dxa"/>
              <w:bottom w:w="-1" w:type="dxa"/>
              <w:right w:w="-1" w:type="dxa"/>
            </w:tcMar>
            <w:vAlign w:val="center"/>
          </w:tcPr>
          <w:p w14:paraId="5A20B018">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2</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3310784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lang w:val="en-US" w:eastAsia="zh-CN"/>
              </w:rPr>
              <w:t>4</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19E3741F">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4</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45EA767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0.56s</w:t>
            </w:r>
          </w:p>
        </w:tc>
      </w:tr>
      <w:tr w14:paraId="054898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6BF0477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/tree/detail/{id}</w:t>
            </w:r>
          </w:p>
        </w:tc>
        <w:tc>
          <w:tcPr>
            <w:tcW w:w="1615" w:type="dxa"/>
            <w:tcBorders>
              <w:top w:val="nil"/>
              <w:left w:val="nil"/>
              <w:bottom w:val="nil"/>
              <w:right w:val="nil"/>
            </w:tcBorders>
            <w:noWrap w:val="0"/>
            <w:tcMar>
              <w:top w:w="-1" w:type="dxa"/>
              <w:left w:w="-1" w:type="dxa"/>
              <w:bottom w:w="-1" w:type="dxa"/>
              <w:right w:w="-1" w:type="dxa"/>
            </w:tcMar>
            <w:vAlign w:val="center"/>
          </w:tcPr>
          <w:p w14:paraId="7BF202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检索</w:t>
            </w:r>
            <w:r>
              <w:rPr>
                <w:rFonts w:hint="eastAsia" w:cs="Times New Roman"/>
                <w:sz w:val="21"/>
                <w:szCs w:val="21"/>
              </w:rPr>
              <w:t>树信息</w:t>
            </w:r>
          </w:p>
        </w:tc>
        <w:tc>
          <w:tcPr>
            <w:tcW w:w="1093" w:type="dxa"/>
            <w:tcBorders>
              <w:top w:val="nil"/>
              <w:left w:val="nil"/>
              <w:bottom w:val="nil"/>
              <w:right w:val="nil"/>
            </w:tcBorders>
            <w:noWrap w:val="0"/>
            <w:tcMar>
              <w:top w:w="-1" w:type="dxa"/>
              <w:left w:w="-1" w:type="dxa"/>
              <w:bottom w:w="-1" w:type="dxa"/>
              <w:right w:w="-1" w:type="dxa"/>
            </w:tcMar>
            <w:vAlign w:val="center"/>
          </w:tcPr>
          <w:p w14:paraId="0E4D8502">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4EF447E9">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8</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0C77999A">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634C684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lang w:val="en-US" w:eastAsia="zh-CN"/>
              </w:rPr>
              <w:t>0</w:t>
            </w:r>
            <w:r>
              <w:rPr>
                <w:rFonts w:hint="eastAsia"/>
                <w:b w:val="0"/>
                <w:bCs w:val="0"/>
                <w:sz w:val="21"/>
                <w:szCs w:val="21"/>
              </w:rPr>
              <w:t>.</w:t>
            </w:r>
            <w:r>
              <w:rPr>
                <w:rFonts w:hint="eastAsia"/>
                <w:b w:val="0"/>
                <w:bCs w:val="0"/>
                <w:sz w:val="21"/>
                <w:szCs w:val="21"/>
                <w:lang w:val="en-US" w:eastAsia="zh-CN"/>
              </w:rPr>
              <w:t>9</w:t>
            </w:r>
            <w:r>
              <w:rPr>
                <w:rFonts w:hint="eastAsia"/>
                <w:b w:val="0"/>
                <w:bCs w:val="0"/>
                <w:sz w:val="21"/>
                <w:szCs w:val="21"/>
              </w:rPr>
              <w:t>7s</w:t>
            </w:r>
          </w:p>
        </w:tc>
      </w:tr>
      <w:tr w14:paraId="0DEDD88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4D0E346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w:t>
            </w:r>
            <w:r>
              <w:rPr>
                <w:rFonts w:hint="eastAsia" w:cs="Times New Roman"/>
                <w:sz w:val="21"/>
                <w:szCs w:val="21"/>
                <w:lang w:val="en-US" w:eastAsia="zh-CN"/>
              </w:rPr>
              <w:t>r</w:t>
            </w:r>
            <w:r>
              <w:rPr>
                <w:rFonts w:hint="eastAsia" w:cs="Times New Roman"/>
                <w:sz w:val="21"/>
                <w:szCs w:val="21"/>
              </w:rPr>
              <w:t>oleInfo</w:t>
            </w:r>
          </w:p>
        </w:tc>
        <w:tc>
          <w:tcPr>
            <w:tcW w:w="1615" w:type="dxa"/>
            <w:tcBorders>
              <w:top w:val="nil"/>
              <w:left w:val="nil"/>
              <w:bottom w:val="nil"/>
              <w:right w:val="nil"/>
            </w:tcBorders>
            <w:noWrap w:val="0"/>
            <w:tcMar>
              <w:top w:w="-1" w:type="dxa"/>
              <w:left w:w="-1" w:type="dxa"/>
              <w:bottom w:w="-1" w:type="dxa"/>
              <w:right w:w="-1" w:type="dxa"/>
            </w:tcMar>
            <w:vAlign w:val="center"/>
          </w:tcPr>
          <w:p w14:paraId="34FCE9B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查询角色</w:t>
            </w:r>
          </w:p>
        </w:tc>
        <w:tc>
          <w:tcPr>
            <w:tcW w:w="1093" w:type="dxa"/>
            <w:tcBorders>
              <w:top w:val="nil"/>
              <w:left w:val="nil"/>
              <w:bottom w:val="nil"/>
              <w:right w:val="nil"/>
            </w:tcBorders>
            <w:noWrap w:val="0"/>
            <w:tcMar>
              <w:top w:w="-1" w:type="dxa"/>
              <w:left w:w="-1" w:type="dxa"/>
              <w:bottom w:w="-1" w:type="dxa"/>
              <w:right w:w="-1" w:type="dxa"/>
            </w:tcMar>
            <w:vAlign w:val="center"/>
          </w:tcPr>
          <w:p w14:paraId="65A0232B">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4B722035">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744A6732">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23</w:t>
            </w:r>
            <w:r>
              <w:rPr>
                <w:b w:val="0"/>
                <w:bCs w:val="0"/>
                <w:sz w:val="21"/>
                <w:szCs w:val="21"/>
              </w:rPr>
              <w:t>%</w:t>
            </w:r>
          </w:p>
        </w:tc>
        <w:tc>
          <w:tcPr>
            <w:tcW w:w="1358" w:type="dxa"/>
            <w:tcBorders>
              <w:top w:val="nil"/>
              <w:left w:val="nil"/>
              <w:bottom w:val="nil"/>
              <w:right w:val="nil"/>
            </w:tcBorders>
            <w:noWrap w:val="0"/>
            <w:tcMar>
              <w:top w:w="-1" w:type="dxa"/>
              <w:left w:w="-1" w:type="dxa"/>
              <w:bottom w:w="-1" w:type="dxa"/>
              <w:right w:w="-1" w:type="dxa"/>
            </w:tcMar>
            <w:vAlign w:val="center"/>
          </w:tcPr>
          <w:p w14:paraId="6565D01D">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0.78s</w:t>
            </w:r>
          </w:p>
        </w:tc>
      </w:tr>
      <w:tr w14:paraId="0F184AD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78B339E">
            <w:pPr>
              <w:pStyle w:val="41"/>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eastAsia" w:cs="Times New Roman"/>
                <w:sz w:val="21"/>
                <w:szCs w:val="21"/>
              </w:rPr>
              <w:t>/</w:t>
            </w:r>
            <w:r>
              <w:rPr>
                <w:rFonts w:hint="eastAsia" w:cs="Times New Roman"/>
                <w:sz w:val="21"/>
                <w:szCs w:val="21"/>
                <w:lang w:val="en-US" w:eastAsia="zh-CN"/>
              </w:rPr>
              <w:t>tree</w:t>
            </w:r>
            <w:r>
              <w:rPr>
                <w:rFonts w:hint="eastAsia" w:cs="Times New Roman"/>
                <w:sz w:val="21"/>
                <w:szCs w:val="21"/>
              </w:rPr>
              <w:t>/</w:t>
            </w:r>
            <w:r>
              <w:rPr>
                <w:rFonts w:hint="eastAsia" w:cs="Times New Roman"/>
                <w:sz w:val="21"/>
                <w:szCs w:val="21"/>
                <w:lang w:val="en-US" w:eastAsia="zh-CN"/>
              </w:rPr>
              <w:t>retrieve</w:t>
            </w:r>
          </w:p>
        </w:tc>
        <w:tc>
          <w:tcPr>
            <w:tcW w:w="1615" w:type="dxa"/>
            <w:tcBorders>
              <w:top w:val="nil"/>
              <w:left w:val="nil"/>
              <w:bottom w:val="single" w:color="auto" w:sz="12" w:space="0"/>
              <w:right w:val="nil"/>
            </w:tcBorders>
            <w:noWrap w:val="0"/>
            <w:tcMar>
              <w:top w:w="-1" w:type="dxa"/>
              <w:left w:w="-1" w:type="dxa"/>
              <w:bottom w:w="-1" w:type="dxa"/>
              <w:right w:w="-1" w:type="dxa"/>
            </w:tcMar>
            <w:vAlign w:val="center"/>
          </w:tcPr>
          <w:p w14:paraId="1F92AC8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古树名木检索</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04D551F2">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b w:val="0"/>
                <w:bCs w:val="0"/>
                <w:sz w:val="21"/>
                <w:szCs w:val="21"/>
                <w:lang w:val="en-US" w:eastAsia="zh-CN"/>
              </w:rPr>
            </w:pPr>
            <w:r>
              <w:rPr>
                <w:rFonts w:hint="eastAsia" w:cs="Times New Roman"/>
                <w:b w:val="0"/>
                <w:bCs w:val="0"/>
                <w:sz w:val="21"/>
                <w:szCs w:val="21"/>
                <w:lang w:val="en-US" w:eastAsia="zh-CN"/>
              </w:rPr>
              <w:t>0.18%</w:t>
            </w:r>
          </w:p>
        </w:tc>
        <w:tc>
          <w:tcPr>
            <w:tcW w:w="1356" w:type="dxa"/>
            <w:tcBorders>
              <w:top w:val="nil"/>
              <w:left w:val="nil"/>
              <w:bottom w:val="single" w:color="auto" w:sz="12" w:space="0"/>
              <w:right w:val="nil"/>
            </w:tcBorders>
            <w:noWrap w:val="0"/>
            <w:tcMar>
              <w:top w:w="-1" w:type="dxa"/>
              <w:left w:w="-1" w:type="dxa"/>
              <w:bottom w:w="-1" w:type="dxa"/>
              <w:right w:w="-1" w:type="dxa"/>
            </w:tcMar>
            <w:vAlign w:val="center"/>
          </w:tcPr>
          <w:p w14:paraId="2F77B6D8">
            <w:pPr>
              <w:pStyle w:val="41"/>
              <w:tabs>
                <w:tab w:val="left" w:pos="503"/>
                <w:tab w:val="center" w:pos="683"/>
              </w:tabs>
              <w:snapToGrid w:val="0"/>
              <w:spacing w:line="240" w:lineRule="auto"/>
              <w:ind w:left="0" w:leftChars="0" w:right="0" w:rightChars="0" w:firstLine="0" w:firstLineChars="0"/>
              <w:jc w:val="center"/>
              <w:rPr>
                <w:rFonts w:hint="default" w:cs="Times New Roman"/>
                <w:b w:val="0"/>
                <w:bCs w:val="0"/>
                <w:sz w:val="21"/>
                <w:szCs w:val="21"/>
                <w:lang w:val="en-US"/>
              </w:rPr>
            </w:pPr>
            <w:r>
              <w:rPr>
                <w:rFonts w:hint="eastAsia" w:cs="Times New Roman"/>
                <w:b w:val="0"/>
                <w:bCs w:val="0"/>
                <w:sz w:val="21"/>
                <w:szCs w:val="21"/>
                <w:lang w:val="en-US" w:eastAsia="zh-CN"/>
              </w:rPr>
              <w:t>0.89s</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1221E6FB">
            <w:pPr>
              <w:snapToGrid w:val="0"/>
              <w:spacing w:line="240" w:lineRule="auto"/>
              <w:ind w:left="0" w:leftChars="0" w:right="0" w:rightChars="0" w:firstLine="0" w:firstLineChars="0"/>
              <w:jc w:val="center"/>
              <w:rPr>
                <w:b w:val="0"/>
                <w:bCs w:val="0"/>
                <w:sz w:val="21"/>
                <w:szCs w:val="21"/>
              </w:rPr>
            </w:pPr>
            <w:r>
              <w:rPr>
                <w:rFonts w:hint="eastAsia" w:cs="Times New Roman"/>
                <w:b w:val="0"/>
                <w:bCs w:val="0"/>
                <w:sz w:val="21"/>
                <w:szCs w:val="21"/>
                <w:lang w:val="en-US" w:eastAsia="zh-CN"/>
              </w:rPr>
              <w:t>0.42%</w:t>
            </w:r>
          </w:p>
        </w:tc>
        <w:tc>
          <w:tcPr>
            <w:tcW w:w="1358" w:type="dxa"/>
            <w:tcBorders>
              <w:top w:val="nil"/>
              <w:left w:val="nil"/>
              <w:bottom w:val="single" w:color="auto" w:sz="12" w:space="0"/>
              <w:right w:val="nil"/>
            </w:tcBorders>
            <w:noWrap w:val="0"/>
            <w:tcMar>
              <w:top w:w="-1" w:type="dxa"/>
              <w:left w:w="-1" w:type="dxa"/>
              <w:bottom w:w="-1" w:type="dxa"/>
              <w:right w:w="-1" w:type="dxa"/>
            </w:tcMar>
            <w:vAlign w:val="center"/>
          </w:tcPr>
          <w:p w14:paraId="0C8B93A7">
            <w:pPr>
              <w:snapToGrid w:val="0"/>
              <w:spacing w:line="240" w:lineRule="auto"/>
              <w:ind w:left="0" w:leftChars="0" w:right="0" w:rightChars="0" w:firstLine="0" w:firstLineChars="0"/>
              <w:jc w:val="center"/>
              <w:rPr>
                <w:rFonts w:hint="default"/>
                <w:b w:val="0"/>
                <w:bCs w:val="0"/>
                <w:sz w:val="21"/>
                <w:szCs w:val="21"/>
                <w:lang w:val="en-US"/>
              </w:rPr>
            </w:pPr>
            <w:r>
              <w:rPr>
                <w:rFonts w:hint="eastAsia" w:cs="Times New Roman"/>
                <w:b w:val="0"/>
                <w:bCs w:val="0"/>
                <w:sz w:val="21"/>
                <w:szCs w:val="21"/>
                <w:lang w:val="en-US" w:eastAsia="zh-CN"/>
              </w:rPr>
              <w:t>0.98s</w:t>
            </w:r>
          </w:p>
        </w:tc>
      </w:tr>
    </w:tbl>
    <w:p w14:paraId="70713B6B">
      <w:pPr>
        <w:ind w:firstLine="420"/>
      </w:pPr>
    </w:p>
    <w:p w14:paraId="2392FF23">
      <w:pPr>
        <w:ind w:firstLine="420"/>
        <w:rPr>
          <w:rFonts w:hint="eastAsia"/>
        </w:rPr>
      </w:pPr>
      <w:r>
        <w:rPr>
          <w:rFonts w:hint="eastAsia"/>
        </w:rPr>
        <w:t>测试结果表明，系统中用户登录、查询用户、检索古树名木信息和查询角色以及古树名木图像检索等关键功能模块查询接口的错误率和响应时间均符合预期要求。</w:t>
      </w:r>
    </w:p>
    <w:p w14:paraId="238C822E">
      <w:pPr>
        <w:ind w:firstLine="420"/>
        <w:rPr>
          <w:rFonts w:hint="eastAsia" w:eastAsia="宋体"/>
          <w:lang w:eastAsia="zh-CN"/>
        </w:rPr>
      </w:pPr>
      <w:r>
        <w:rPr>
          <w:rFonts w:hint="eastAsia"/>
        </w:rPr>
        <w:t>在10并发用户条件下，</w:t>
      </w:r>
      <w:r>
        <w:rPr>
          <w:rFonts w:hint="eastAsia"/>
          <w:lang w:val="en-US" w:eastAsia="zh-CN"/>
        </w:rPr>
        <w:t>常规查询接口</w:t>
      </w:r>
      <w:r>
        <w:rPr>
          <w:rFonts w:hint="eastAsia"/>
        </w:rPr>
        <w:t>错误率保持在0.11%-0.13%之间，响应时间在0.24s-0.84s范围内</w:t>
      </w:r>
      <w:r>
        <w:rPr>
          <w:rFonts w:hint="eastAsia"/>
          <w:lang w:eastAsia="zh-CN"/>
        </w:rPr>
        <w:t>。</w:t>
      </w:r>
      <w:r>
        <w:rPr>
          <w:rFonts w:hint="eastAsia"/>
        </w:rPr>
        <w:t>古树名木检索接口（/tree/retrieve）因涉及图像上传解析与</w:t>
      </w:r>
      <w:r>
        <w:rPr>
          <w:rFonts w:hint="eastAsia"/>
          <w:lang w:eastAsia="zh-CN"/>
        </w:rPr>
        <w:t>DHLM</w:t>
      </w:r>
      <w:r>
        <w:rPr>
          <w:rFonts w:hint="eastAsia"/>
        </w:rPr>
        <w:t>模型推理，10并发下错误率为0.18%、响应时间为0.89s，50并发下错误率为0.42%、响应时间为0.98s，仍满足检索功能平均响应时间1秒以内的性能需求</w:t>
      </w:r>
      <w:r>
        <w:rPr>
          <w:rFonts w:hint="eastAsia"/>
          <w:lang w:eastAsia="zh-CN"/>
        </w:rPr>
        <w:t>。</w:t>
      </w:r>
    </w:p>
    <w:p w14:paraId="350D79E3">
      <w:pPr>
        <w:ind w:firstLine="420"/>
      </w:pPr>
      <w:r>
        <w:rPr>
          <w:rFonts w:hint="eastAsia"/>
        </w:rPr>
        <w:t>在50并发用户条件下，</w:t>
      </w:r>
      <w:r>
        <w:rPr>
          <w:rFonts w:hint="eastAsia"/>
          <w:lang w:val="en-US" w:eastAsia="zh-CN"/>
        </w:rPr>
        <w:t>各</w:t>
      </w:r>
      <w:r>
        <w:rPr>
          <w:rFonts w:hint="eastAsia"/>
        </w:rPr>
        <w:t>接口错误率略有上升但仍保持在0.42%以内的可接受范围内，满足系统性能需求。</w:t>
      </w:r>
      <w:r>
        <w:rPr>
          <w:rFonts w:hint="eastAsia"/>
          <w:lang w:val="en-US" w:eastAsia="zh-CN"/>
        </w:rPr>
        <w:t>此外</w:t>
      </w:r>
      <w:r>
        <w:rPr>
          <w:rFonts w:hint="eastAsia"/>
        </w:rPr>
        <w:t>，上述接口响应时间为包含网络传输、后端业务逻辑和数据库查询在内的端到端延迟；其中古树名木检索接口还额外包含图像预处理、</w:t>
      </w:r>
      <w:r>
        <w:rPr>
          <w:rFonts w:hint="eastAsia"/>
          <w:lang w:eastAsia="zh-CN"/>
        </w:rPr>
        <w:t>DHLM</w:t>
      </w:r>
      <w:r>
        <w:rPr>
          <w:rFonts w:hint="eastAsia"/>
        </w:rPr>
        <w:t>模型特征提取与哈希编码（单次推理约120-200ms）以及汉明距离排序计算，其余时间分布于图像上传解析、数据库查询和网络传输等环节。</w:t>
      </w:r>
    </w:p>
    <w:p w14:paraId="6109C391">
      <w:pPr>
        <w:rPr>
          <w:rFonts w:hint="eastAsia" w:ascii="宋体" w:hAnsi="宋体" w:cs="宋体"/>
        </w:rPr>
      </w:pPr>
      <w:r>
        <w:rPr>
          <w:rFonts w:hint="eastAsia" w:ascii="宋体" w:hAnsi="宋体" w:cs="宋体"/>
        </w:rPr>
        <w:t>（</w:t>
      </w:r>
      <w:r>
        <w:t>2</w:t>
      </w:r>
      <w:r>
        <w:rPr>
          <w:rFonts w:hint="eastAsia" w:ascii="宋体" w:hAnsi="宋体" w:cs="宋体"/>
        </w:rPr>
        <w:t>）</w:t>
      </w:r>
      <w:r>
        <w:rPr>
          <w:rFonts w:ascii="宋体" w:hAnsi="宋体" w:cs="宋体"/>
        </w:rPr>
        <w:t>兼容性测试</w:t>
      </w:r>
    </w:p>
    <w:p w14:paraId="3193C97D">
      <w:pPr>
        <w:ind w:firstLine="420"/>
        <w:rPr>
          <w:rFonts w:hint="eastAsia"/>
        </w:rPr>
      </w:pPr>
      <w:r>
        <w:rPr>
          <w:rFonts w:hint="eastAsia"/>
        </w:rPr>
        <w:t>古树名木</w:t>
      </w:r>
      <w:r>
        <w:rPr>
          <w:rFonts w:hint="eastAsia"/>
          <w:lang w:val="en-US" w:eastAsia="zh-CN"/>
        </w:rPr>
        <w:t>检索</w:t>
      </w:r>
      <w:r>
        <w:rPr>
          <w:rFonts w:hint="eastAsia"/>
        </w:rPr>
        <w:t>系统是基于B/S结构，需要兼容主流浏览器。本文对常见的</w:t>
      </w:r>
      <w:r>
        <w:rPr>
          <w:rFonts w:hint="eastAsia"/>
          <w:lang w:val="en-US" w:eastAsia="zh-CN"/>
        </w:rPr>
        <w:t>四</w:t>
      </w:r>
      <w:r>
        <w:rPr>
          <w:rFonts w:hint="eastAsia"/>
        </w:rPr>
        <w:t>种浏览器</w:t>
      </w:r>
      <w:r>
        <w:rPr>
          <w:rFonts w:hint="eastAsia"/>
          <w:lang w:eastAsia="zh-CN"/>
        </w:rPr>
        <w:t>：</w:t>
      </w:r>
      <w:r>
        <w:rPr>
          <w:rFonts w:hint="eastAsia"/>
          <w:lang w:val="en-US" w:eastAsia="zh-CN"/>
        </w:rPr>
        <w:t>Firefox</w:t>
      </w:r>
      <w:r>
        <w:rPr>
          <w:rFonts w:hint="eastAsia"/>
        </w:rPr>
        <w:t>、Chrome、Safari</w:t>
      </w:r>
      <w:r>
        <w:rPr>
          <w:rFonts w:hint="eastAsia"/>
          <w:lang w:val="en-US" w:eastAsia="zh-CN"/>
        </w:rPr>
        <w:t>和</w:t>
      </w:r>
      <w:r>
        <w:rPr>
          <w:rFonts w:hint="eastAsia"/>
        </w:rPr>
        <w:t>Edge</w:t>
      </w:r>
      <w:r>
        <w:rPr>
          <w:rFonts w:hint="eastAsia"/>
          <w:lang w:val="en-US" w:eastAsia="zh-CN"/>
        </w:rPr>
        <w:t>浏览器</w:t>
      </w:r>
      <w:r>
        <w:rPr>
          <w:rFonts w:hint="eastAsia"/>
        </w:rPr>
        <w:t>进行了兼容性测试。</w:t>
      </w:r>
    </w:p>
    <w:p w14:paraId="5A89BD9F">
      <w:pPr>
        <w:ind w:firstLine="420"/>
        <w:rPr>
          <w:rFonts w:hint="eastAsia"/>
        </w:rPr>
      </w:pPr>
      <w:r>
        <w:rPr>
          <w:rFonts w:hint="eastAsia"/>
        </w:rPr>
        <w:t>兼容性</w:t>
      </w:r>
      <w:r>
        <w:t>测试结果</w:t>
      </w:r>
      <w:r>
        <w:rPr>
          <w:rFonts w:hint="eastAsia"/>
          <w:lang w:val="en-US" w:eastAsia="zh-CN"/>
        </w:rPr>
        <w:t>见下表</w:t>
      </w:r>
      <w:r>
        <w:rPr>
          <w:rFonts w:hint="eastAsia"/>
        </w:rPr>
        <w:t>4.9所示</w:t>
      </w:r>
      <w:r>
        <w:t>。</w:t>
      </w:r>
      <w:r>
        <w:rPr>
          <w:rFonts w:hint="eastAsia"/>
        </w:rPr>
        <w:t>古树名木</w:t>
      </w:r>
      <w:r>
        <w:rPr>
          <w:rFonts w:hint="eastAsia"/>
          <w:lang w:eastAsia="zh-CN"/>
        </w:rPr>
        <w:t>检索系统</w:t>
      </w:r>
      <w:r>
        <w:rPr>
          <w:rFonts w:hint="eastAsia"/>
        </w:rPr>
        <w:t>兼容</w:t>
      </w:r>
      <w:r>
        <w:t>市面上主流浏览器</w:t>
      </w:r>
      <w:r>
        <w:rPr>
          <w:rFonts w:hint="eastAsia"/>
        </w:rPr>
        <w:t>。兼容性测试表明，</w:t>
      </w:r>
      <w:r>
        <w:rPr>
          <w:rFonts w:hint="eastAsia"/>
          <w:lang w:val="en-US" w:eastAsia="zh-CN"/>
        </w:rPr>
        <w:t>在Firefox</w:t>
      </w:r>
      <w:r>
        <w:rPr>
          <w:rFonts w:hint="eastAsia"/>
        </w:rPr>
        <w:t xml:space="preserve">, </w:t>
      </w:r>
      <w:r>
        <w:rPr>
          <w:rFonts w:hint="eastAsia"/>
          <w:lang w:val="en-US" w:eastAsia="zh-CN"/>
        </w:rPr>
        <w:t>C</w:t>
      </w:r>
      <w:r>
        <w:rPr>
          <w:rFonts w:hint="eastAsia"/>
        </w:rPr>
        <w:t>hrome</w:t>
      </w:r>
      <w:r>
        <w:rPr>
          <w:rFonts w:hint="eastAsia"/>
          <w:lang w:val="en-US" w:eastAsia="zh-CN"/>
        </w:rPr>
        <w:t>主流</w:t>
      </w:r>
      <w:r>
        <w:rPr>
          <w:rFonts w:hint="eastAsia"/>
        </w:rPr>
        <w:t>浏览器上，该系统的</w:t>
      </w:r>
      <w:r>
        <w:rPr>
          <w:rFonts w:hint="eastAsia"/>
          <w:lang w:val="en-US" w:eastAsia="zh-CN"/>
        </w:rPr>
        <w:t>界面布局</w:t>
      </w:r>
      <w:r>
        <w:rPr>
          <w:rFonts w:hint="eastAsia"/>
        </w:rPr>
        <w:t>和功能都能正常工作。Safari与Edge的界面设计略有不同，但这并不会影响用户的使用。</w:t>
      </w:r>
    </w:p>
    <w:p w14:paraId="3070BB19">
      <w:pPr>
        <w:ind w:firstLine="420"/>
        <w:rPr>
          <w:rFonts w:hint="eastAsia"/>
        </w:rPr>
      </w:pPr>
    </w:p>
    <w:p w14:paraId="0523818C">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4.9</w:t>
      </w:r>
      <w:r>
        <w:rPr>
          <w:rFonts w:cs="Times New Roman"/>
          <w:sz w:val="21"/>
          <w:szCs w:val="21"/>
        </w:rPr>
        <w:t xml:space="preserve"> </w:t>
      </w:r>
      <w:r>
        <w:rPr>
          <w:rFonts w:hint="eastAsia" w:cs="Times New Roman"/>
          <w:sz w:val="21"/>
          <w:szCs w:val="21"/>
        </w:rPr>
        <w:t>兼容性测试结果</w:t>
      </w:r>
    </w:p>
    <w:p w14:paraId="3E2D880A">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4.9 The Compatibility Test Results</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9"/>
        <w:gridCol w:w="6488"/>
      </w:tblGrid>
      <w:tr w14:paraId="70B05B6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69" w:type="dxa"/>
            <w:tcBorders>
              <w:top w:val="single" w:color="000000" w:sz="12" w:space="0"/>
              <w:left w:val="nil"/>
              <w:bottom w:val="nil"/>
              <w:right w:val="nil"/>
            </w:tcBorders>
            <w:noWrap w:val="0"/>
            <w:tcMar>
              <w:top w:w="-1" w:type="dxa"/>
              <w:left w:w="-1" w:type="dxa"/>
              <w:bottom w:w="-1" w:type="dxa"/>
              <w:right w:w="-1" w:type="dxa"/>
            </w:tcMar>
            <w:vAlign w:val="center"/>
          </w:tcPr>
          <w:p w14:paraId="73C8B99A">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浏览器</w:t>
            </w:r>
          </w:p>
        </w:tc>
        <w:tc>
          <w:tcPr>
            <w:tcW w:w="6488" w:type="dxa"/>
            <w:tcBorders>
              <w:top w:val="single" w:color="000000" w:sz="12" w:space="0"/>
              <w:left w:val="nil"/>
              <w:bottom w:val="nil"/>
              <w:right w:val="nil"/>
            </w:tcBorders>
            <w:noWrap w:val="0"/>
            <w:tcMar>
              <w:top w:w="-1" w:type="dxa"/>
              <w:left w:w="-1" w:type="dxa"/>
              <w:bottom w:w="-1" w:type="dxa"/>
              <w:right w:w="-1" w:type="dxa"/>
            </w:tcMar>
            <w:vAlign w:val="center"/>
          </w:tcPr>
          <w:p w14:paraId="76853E3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测试结果</w:t>
            </w:r>
          </w:p>
        </w:tc>
      </w:tr>
      <w:tr w14:paraId="752E16C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single" w:color="000000" w:sz="4" w:space="0"/>
              <w:left w:val="nil"/>
              <w:bottom w:val="nil"/>
              <w:right w:val="nil"/>
            </w:tcBorders>
            <w:noWrap w:val="0"/>
            <w:tcMar>
              <w:top w:w="-1" w:type="dxa"/>
              <w:left w:w="-1" w:type="dxa"/>
              <w:bottom w:w="-1" w:type="dxa"/>
              <w:right w:w="-1" w:type="dxa"/>
            </w:tcMar>
            <w:vAlign w:val="center"/>
          </w:tcPr>
          <w:p w14:paraId="38B085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cs="Times New Roman"/>
                <w:sz w:val="21"/>
                <w:szCs w:val="21"/>
                <w:lang w:val="en-US" w:eastAsia="zh-CN"/>
              </w:rPr>
              <w:t>Firefox</w:t>
            </w:r>
            <w:r>
              <w:rPr>
                <w:rFonts w:hint="eastAsia" w:ascii="Times New Roman" w:eastAsia="宋体" w:cs="Times New Roman"/>
                <w:sz w:val="21"/>
                <w:szCs w:val="21"/>
              </w:rPr>
              <w:t>浏览器</w:t>
            </w:r>
          </w:p>
        </w:tc>
        <w:tc>
          <w:tcPr>
            <w:tcW w:w="6488" w:type="dxa"/>
            <w:tcBorders>
              <w:top w:val="single" w:color="000000" w:sz="4" w:space="0"/>
              <w:left w:val="nil"/>
              <w:bottom w:val="nil"/>
              <w:right w:val="nil"/>
            </w:tcBorders>
            <w:noWrap w:val="0"/>
            <w:tcMar>
              <w:top w:w="-1" w:type="dxa"/>
              <w:left w:w="-1" w:type="dxa"/>
              <w:bottom w:w="-1" w:type="dxa"/>
              <w:right w:w="-1" w:type="dxa"/>
            </w:tcMar>
            <w:vAlign w:val="center"/>
          </w:tcPr>
          <w:p w14:paraId="6702E593">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所有界面布局正常，所有功能可正常使用</w:t>
            </w:r>
          </w:p>
        </w:tc>
      </w:tr>
      <w:tr w14:paraId="58A0030D">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42DFE4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Chrome浏览器</w:t>
            </w:r>
          </w:p>
        </w:tc>
        <w:tc>
          <w:tcPr>
            <w:tcW w:w="6488" w:type="dxa"/>
            <w:tcBorders>
              <w:top w:val="nil"/>
              <w:left w:val="nil"/>
              <w:bottom w:val="nil"/>
              <w:right w:val="nil"/>
            </w:tcBorders>
            <w:noWrap w:val="0"/>
            <w:tcMar>
              <w:top w:w="-1" w:type="dxa"/>
              <w:left w:w="-1" w:type="dxa"/>
              <w:bottom w:w="-1" w:type="dxa"/>
              <w:right w:w="-1" w:type="dxa"/>
            </w:tcMar>
            <w:vAlign w:val="center"/>
          </w:tcPr>
          <w:p w14:paraId="7381E0F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所有界面布局正常，所有功能可正常使用</w:t>
            </w:r>
          </w:p>
        </w:tc>
      </w:tr>
      <w:tr w14:paraId="257AA4E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DA1E0DE">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Safari</w:t>
            </w:r>
            <w:r>
              <w:rPr>
                <w:rFonts w:hint="eastAsia" w:ascii="Times New Roman" w:eastAsia="宋体" w:cs="Times New Roman"/>
                <w:sz w:val="21"/>
                <w:szCs w:val="21"/>
              </w:rPr>
              <w:t>浏览器</w:t>
            </w:r>
          </w:p>
        </w:tc>
        <w:tc>
          <w:tcPr>
            <w:tcW w:w="6488" w:type="dxa"/>
            <w:tcBorders>
              <w:top w:val="nil"/>
              <w:left w:val="nil"/>
              <w:bottom w:val="nil"/>
              <w:right w:val="nil"/>
            </w:tcBorders>
            <w:noWrap w:val="0"/>
            <w:tcMar>
              <w:top w:w="-1" w:type="dxa"/>
              <w:left w:w="-1" w:type="dxa"/>
              <w:bottom w:w="-1" w:type="dxa"/>
              <w:right w:w="-1" w:type="dxa"/>
            </w:tcMar>
            <w:vAlign w:val="center"/>
          </w:tcPr>
          <w:p w14:paraId="163C61A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r w14:paraId="3C2E213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single" w:color="auto" w:sz="12" w:space="0"/>
              <w:right w:val="nil"/>
            </w:tcBorders>
            <w:noWrap w:val="0"/>
            <w:tcMar>
              <w:top w:w="-1" w:type="dxa"/>
              <w:left w:w="-1" w:type="dxa"/>
              <w:bottom w:w="-1" w:type="dxa"/>
              <w:right w:w="-1" w:type="dxa"/>
            </w:tcMar>
            <w:vAlign w:val="center"/>
          </w:tcPr>
          <w:p w14:paraId="346F1B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Edge</w:t>
            </w:r>
            <w:r>
              <w:rPr>
                <w:rFonts w:hint="eastAsia" w:ascii="Times New Roman" w:eastAsia="宋体" w:cs="Times New Roman"/>
                <w:sz w:val="21"/>
                <w:szCs w:val="21"/>
              </w:rPr>
              <w:t>浏览器</w:t>
            </w:r>
          </w:p>
        </w:tc>
        <w:tc>
          <w:tcPr>
            <w:tcW w:w="6488" w:type="dxa"/>
            <w:tcBorders>
              <w:top w:val="nil"/>
              <w:left w:val="nil"/>
              <w:bottom w:val="single" w:color="auto" w:sz="12" w:space="0"/>
              <w:right w:val="nil"/>
            </w:tcBorders>
            <w:noWrap w:val="0"/>
            <w:tcMar>
              <w:top w:w="-1" w:type="dxa"/>
              <w:left w:w="-1" w:type="dxa"/>
              <w:bottom w:w="-1" w:type="dxa"/>
              <w:right w:w="-1" w:type="dxa"/>
            </w:tcMar>
            <w:vAlign w:val="center"/>
          </w:tcPr>
          <w:p w14:paraId="25836107">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bl>
    <w:p w14:paraId="66538331">
      <w:pPr>
        <w:ind w:left="0" w:leftChars="0" w:firstLine="0" w:firstLineChars="0"/>
      </w:pPr>
    </w:p>
    <w:bookmarkEnd w:id="159"/>
    <w:p w14:paraId="70D966A2">
      <w:pPr>
        <w:pStyle w:val="3"/>
        <w:spacing w:before="193"/>
        <w:rPr>
          <w:rFonts w:hint="eastAsia" w:eastAsia="黑体"/>
          <w:lang w:val="en-US" w:eastAsia="zh-CN"/>
        </w:rPr>
      </w:pPr>
      <w:bookmarkStart w:id="170" w:name="_Toc25481"/>
      <w:bookmarkStart w:id="171" w:name="_Toc25949"/>
      <w:bookmarkStart w:id="172" w:name="_Toc2024"/>
      <w:r>
        <w:rPr>
          <w:rFonts w:hint="eastAsia"/>
        </w:rPr>
        <w:t>4</w:t>
      </w:r>
      <w:r>
        <w:t>.</w:t>
      </w:r>
      <w:r>
        <w:rPr>
          <w:rFonts w:hint="eastAsia"/>
        </w:rPr>
        <w:t>5</w:t>
      </w:r>
      <w:r>
        <w:rPr>
          <w:rFonts w:hint="eastAsia"/>
          <w:lang w:val="en-US" w:eastAsia="zh-CN"/>
        </w:rPr>
        <w:t xml:space="preserve"> </w:t>
      </w:r>
      <w:r>
        <w:t>本章小</w:t>
      </w:r>
      <w:bookmarkEnd w:id="170"/>
      <w:bookmarkEnd w:id="171"/>
      <w:r>
        <w:rPr>
          <w:rFonts w:hint="eastAsia"/>
          <w:lang w:val="en-US" w:eastAsia="zh-CN"/>
        </w:rPr>
        <w:t>结</w:t>
      </w:r>
      <w:bookmarkEnd w:id="172"/>
    </w:p>
    <w:p w14:paraId="3117FA6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sectPr>
          <w:headerReference r:id="rId23" w:type="default"/>
          <w:footerReference r:id="rId25" w:type="default"/>
          <w:headerReference r:id="rId24"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本章以第3章算法模型为基础，围绕古树名木多模态检索的应用需求，设计并实现了一个古树名木检索系统，系统采用前后端分离的B/S架构，集成</w:t>
      </w:r>
      <w:r>
        <w:rPr>
          <w:rFonts w:hint="eastAsia"/>
          <w:lang w:eastAsia="zh-CN"/>
        </w:rPr>
        <w:t>DHLM</w:t>
      </w:r>
      <w:r>
        <w:rPr>
          <w:rFonts w:hint="eastAsia"/>
        </w:rPr>
        <w:t>模型，支持用户端与管理端的多角色操作，具备图像-地理位置多模态检索、科属种三级分类检索、按树种名称条件检索、</w:t>
      </w:r>
      <w:r>
        <w:rPr>
          <w:rFonts w:hint="eastAsia"/>
          <w:lang w:val="en-US" w:eastAsia="zh-CN"/>
        </w:rPr>
        <w:t>古树名木数据上传与信息查询</w:t>
      </w:r>
      <w:r>
        <w:rPr>
          <w:rFonts w:hint="eastAsia"/>
        </w:rPr>
        <w:t>和权限控制等功能模块。在系统测试阶段</w:t>
      </w:r>
      <w:r>
        <w:rPr>
          <w:rFonts w:hint="eastAsia"/>
          <w:lang w:eastAsia="zh-CN"/>
        </w:rPr>
        <w:t>，</w:t>
      </w:r>
      <w:r>
        <w:rPr>
          <w:rFonts w:hint="eastAsia"/>
        </w:rPr>
        <w:t>模型加载速度</w:t>
      </w:r>
      <w:r>
        <w:rPr>
          <w:rFonts w:hint="eastAsia"/>
          <w:lang w:val="en-US" w:eastAsia="zh-CN"/>
        </w:rPr>
        <w:t>较</w:t>
      </w:r>
      <w:r>
        <w:rPr>
          <w:rFonts w:hint="eastAsia"/>
        </w:rPr>
        <w:t>快，整体交互流畅。在多用户并发访问下，系统能维持较高性能稳定性，具备良好的扩展能力与部署适应性。通过系统测试，</w:t>
      </w:r>
      <w:r>
        <w:rPr>
          <w:rFonts w:hint="eastAsia"/>
          <w:lang w:val="en-US" w:eastAsia="zh-CN"/>
        </w:rPr>
        <w:t>初步验证了</w:t>
      </w:r>
      <w:r>
        <w:rPr>
          <w:rFonts w:hint="eastAsia"/>
        </w:rPr>
        <w:t>系统界面简洁、检索速度快以及使用便捷，在古树名木多模态管理、快速检索与用户管理方面体现出较强的实用价值，验证了系统在古树名木多模态检索场景中的技术可行性，为林业管理部门等机构的实际应用提供了参考。综上所述，本系统不仅实现了古树名木</w:t>
      </w:r>
      <w:r>
        <w:rPr>
          <w:rFonts w:hint="eastAsia"/>
          <w:lang w:val="en-US" w:eastAsia="zh-CN"/>
        </w:rPr>
        <w:t>多模态</w:t>
      </w:r>
      <w:r>
        <w:rPr>
          <w:rFonts w:hint="eastAsia"/>
        </w:rPr>
        <w:t>检索模型的系统化集成与部署，也在实测中展现出较高的稳定性与适用性，为第</w:t>
      </w:r>
      <w:r>
        <w:rPr>
          <w:rFonts w:hint="eastAsia"/>
          <w:lang w:val="en-US" w:eastAsia="zh-CN"/>
        </w:rPr>
        <w:t>5</w:t>
      </w:r>
      <w:r>
        <w:rPr>
          <w:rFonts w:hint="eastAsia"/>
        </w:rPr>
        <w:t>章总结与展望奠定了基础</w:t>
      </w:r>
      <w:r>
        <w:rPr>
          <w:rFonts w:hint="eastAsia"/>
          <w:lang w:eastAsia="zh-CN"/>
        </w:rPr>
        <w:t>。</w:t>
      </w:r>
    </w:p>
    <w:p w14:paraId="7FEDA218">
      <w:pPr>
        <w:pStyle w:val="2"/>
        <w:spacing w:before="193" w:after="193"/>
      </w:pPr>
      <w:bookmarkStart w:id="173" w:name="_Toc13268"/>
      <w:bookmarkStart w:id="174" w:name="_Toc16137"/>
      <w:bookmarkStart w:id="175" w:name="_Toc28146"/>
      <w:r>
        <w:t>5</w:t>
      </w:r>
      <w:r>
        <w:rPr>
          <w:rFonts w:hint="eastAsia"/>
          <w:lang w:val="en-US" w:eastAsia="zh-CN"/>
        </w:rPr>
        <w:t xml:space="preserve"> </w:t>
      </w:r>
      <w:r>
        <w:t>总结与展望</w:t>
      </w:r>
      <w:bookmarkEnd w:id="173"/>
      <w:bookmarkEnd w:id="174"/>
      <w:bookmarkEnd w:id="175"/>
    </w:p>
    <w:p w14:paraId="5A7075C4">
      <w:pPr>
        <w:pStyle w:val="3"/>
        <w:spacing w:before="193"/>
      </w:pPr>
      <w:bookmarkStart w:id="176" w:name="_Toc21248"/>
      <w:bookmarkStart w:id="177" w:name="_Toc7441"/>
      <w:bookmarkStart w:id="178" w:name="_Toc26958"/>
      <w:r>
        <w:t>5.1</w:t>
      </w:r>
      <w:r>
        <w:rPr>
          <w:rFonts w:hint="eastAsia"/>
          <w:lang w:val="en-US" w:eastAsia="zh-CN"/>
        </w:rPr>
        <w:t xml:space="preserve"> </w:t>
      </w:r>
      <w:r>
        <w:t>总结</w:t>
      </w:r>
      <w:bookmarkEnd w:id="176"/>
      <w:bookmarkEnd w:id="177"/>
      <w:bookmarkEnd w:id="178"/>
    </w:p>
    <w:p w14:paraId="2F5EDB5F">
      <w:pPr>
        <w:ind w:firstLine="420"/>
        <w:rPr>
          <w:rFonts w:hint="eastAsia"/>
        </w:rPr>
      </w:pPr>
      <w:r>
        <w:rPr>
          <w:rFonts w:hint="eastAsia"/>
        </w:rPr>
        <w:t>古树名木是生态文明建设的载体，蕴含生态价值、文化价值和历史价值。传统古树名木检索技术依赖人工标注和文本关键词匹配，存在标注成本高、主观性强、多模态信息利用不充分等问题，无法满足快速精准检索的需求。本文围绕古树名木检索中的信息割裂、多模态融合困难与检索精度低等问题，设计并构建了一个融合图像与地理位置元数据的</w:t>
      </w:r>
      <w:r>
        <w:rPr>
          <w:rFonts w:hint="eastAsia"/>
          <w:lang w:val="en-US" w:eastAsia="zh-CN"/>
        </w:rPr>
        <w:t>展示与</w:t>
      </w:r>
      <w:r>
        <w:rPr>
          <w:rFonts w:hint="eastAsia"/>
        </w:rPr>
        <w:t>检索系统，旨在提升古树名木信息的管理效率与</w:t>
      </w:r>
      <w:r>
        <w:rPr>
          <w:rFonts w:hint="eastAsia"/>
          <w:lang w:val="en-US" w:eastAsia="zh-CN"/>
        </w:rPr>
        <w:t>检索</w:t>
      </w:r>
      <w:r>
        <w:rPr>
          <w:rFonts w:hint="eastAsia"/>
        </w:rPr>
        <w:t>水平。</w:t>
      </w:r>
    </w:p>
    <w:p w14:paraId="3FB15507">
      <w:pPr>
        <w:ind w:firstLine="420"/>
        <w:rPr>
          <w:rFonts w:hint="eastAsia"/>
        </w:rPr>
      </w:pPr>
      <w:r>
        <w:rPr>
          <w:rFonts w:hint="eastAsia"/>
        </w:rPr>
        <w:t>本文核心工作和研究成果总结如下：</w:t>
      </w:r>
    </w:p>
    <w:p w14:paraId="28462BCF">
      <w:pPr>
        <w:ind w:firstLine="420"/>
      </w:pPr>
      <w:r>
        <w:rPr>
          <w:rFonts w:hint="eastAsia"/>
        </w:rPr>
        <w:t>（1）基于深度哈希学习的</w:t>
      </w:r>
      <w:r>
        <w:rPr>
          <w:rFonts w:hint="eastAsia"/>
          <w:lang w:eastAsia="zh-CN"/>
        </w:rPr>
        <w:t>DHLM</w:t>
      </w:r>
      <w:r>
        <w:rPr>
          <w:rFonts w:hint="eastAsia"/>
        </w:rPr>
        <w:t>设计</w:t>
      </w:r>
    </w:p>
    <w:p w14:paraId="270B5D99">
      <w:pPr>
        <w:ind w:firstLine="420"/>
      </w:pPr>
      <w:r>
        <w:rPr>
          <w:rFonts w:hint="eastAsia"/>
        </w:rPr>
        <w:t>针对古树名木检索存在的样本类别不平衡、哈希码判别性不足等问题，本文提出了DHLM模型。该模型设计轻量化的位置编码器将地理位置元数据编码为特征向量，哈希层</w:t>
      </w:r>
      <w:r>
        <w:rPr>
          <w:rFonts w:hint="eastAsia"/>
          <w:lang w:val="en-US" w:eastAsia="zh-CN"/>
        </w:rPr>
        <w:t>使用</w:t>
      </w:r>
      <w:r>
        <w:rPr>
          <w:rFonts w:hint="eastAsia"/>
        </w:rPr>
        <w:t>FC-Tanh-Sign三段式结构，生成128位二进制哈希码</w:t>
      </w:r>
      <w:r>
        <w:rPr>
          <w:rFonts w:hint="eastAsia"/>
          <w:lang w:eastAsia="zh-CN"/>
        </w:rPr>
        <w:t>，</w:t>
      </w:r>
      <w:r>
        <w:rPr>
          <w:rFonts w:hint="eastAsia"/>
        </w:rPr>
        <w:t>采用Triplet Loss、Contrastive Loss和Quantization Loss的联合优化策略同步提升特征判别性与哈希码质量，较好地克服了样本类别不平衡、难样本学习以及多模态特征融合等问题。</w:t>
      </w:r>
    </w:p>
    <w:p w14:paraId="7A126F4D">
      <w:pPr>
        <w:ind w:firstLine="420"/>
      </w:pPr>
      <w:r>
        <w:rPr>
          <w:rFonts w:hint="eastAsia"/>
        </w:rPr>
        <w:t>（2）</w:t>
      </w:r>
      <w:r>
        <w:rPr>
          <w:rFonts w:hint="eastAsia"/>
          <w:lang w:eastAsia="zh-CN"/>
        </w:rPr>
        <w:t>DHLM</w:t>
      </w:r>
      <w:r>
        <w:rPr>
          <w:rFonts w:hint="eastAsia"/>
        </w:rPr>
        <w:t xml:space="preserve">模型性能验证实验 </w:t>
      </w:r>
    </w:p>
    <w:p w14:paraId="5EFD3641">
      <w:pPr>
        <w:ind w:firstLine="420"/>
        <w:rPr>
          <w:ins w:id="377" w:author="小宋" w:date="2026-07-06T23:37:33Z"/>
          <w:rFonts w:hint="eastAsia"/>
          <w:lang w:eastAsia="zh-CN"/>
        </w:rPr>
        <w:pPrChange w:id="376" w:author="小宋" w:date="2026-07-06T23:37:51Z">
          <w:pPr>
            <w:ind w:firstLine="420"/>
          </w:pPr>
        </w:pPrChange>
      </w:pPr>
      <w:r>
        <w:rPr>
          <w:rFonts w:hint="eastAsia"/>
        </w:rPr>
        <w:t>为全方位检验DHLM模型的性能，本文采用</w:t>
      </w:r>
      <w:r>
        <w:rPr>
          <w:rFonts w:hint="eastAsia"/>
          <w:lang w:eastAsia="zh-CN"/>
        </w:rPr>
        <w:t>“</w:t>
      </w:r>
      <w:r>
        <w:rPr>
          <w:rFonts w:hint="eastAsia"/>
        </w:rPr>
        <w:t>通用数据集预训练+领域数据集验证</w:t>
      </w:r>
      <w:r>
        <w:rPr>
          <w:rFonts w:hint="eastAsia"/>
          <w:lang w:eastAsia="zh-CN"/>
        </w:rPr>
        <w:t>”</w:t>
      </w:r>
      <w:r>
        <w:rPr>
          <w:rFonts w:hint="eastAsia"/>
        </w:rPr>
        <w:t>的技术路线：在iNaturalist 2018数据集上进行模型预训练、基线对比实验与消融实验，验证DHLM的基础检索能力和跨类别泛化性能，并系统量化了各模块的独立贡献；在自建BFATH古树名木数据集上进行领域迁移验证与系统演示，验证模型在真实古树名木场景中的迁移有效性。</w:t>
      </w:r>
      <w:ins w:id="378" w:author="小宋" w:date="2026-07-06T23:37:49Z">
        <w:r>
          <w:rPr>
            <w:rFonts w:hint="eastAsia"/>
            <w:lang w:eastAsia="zh-CN"/>
          </w:rPr>
          <w:t>此外，BFATH数据集针对古树名木这一特殊应用场景，整合了图像、地理位置坐标及树龄、树高、保护级别等多维属性，为后续古树名木多模态检索研究提供了一份小规模的领域验证数据资源。</w:t>
        </w:r>
      </w:ins>
      <w:r>
        <w:rPr>
          <w:rFonts w:hint="eastAsia"/>
        </w:rPr>
        <w:t>实验结果表明，DHLM模型在iNaturalist 2018数据集上取得mAP 0.741的检索精度，相比最优基线方法MDSH（mAP 0.685）提升5.6个百分点。其中，仅使用图像特征的单模态变体DHLM-Image即取得mAP 0.713，优于MDSH 2.8个百分点，验证了联合损失函数与难例挖掘策略的独立贡献；相比单模态DHLM-Image，引入地理位置元数据后进一步提升2.8个百分点，验证了多模态融合的有效性；消融实验表明各模块贡献排序为地理位置&gt;难例挖掘&gt;量化损失</w:t>
      </w:r>
      <w:r>
        <w:rPr>
          <w:rFonts w:hint="eastAsia"/>
          <w:lang w:eastAsia="zh-CN"/>
        </w:rPr>
        <w:t>，</w:t>
      </w:r>
      <w:r>
        <w:rPr>
          <w:rFonts w:hint="eastAsia"/>
        </w:rPr>
        <w:t>在</w:t>
      </w:r>
      <w:r>
        <w:rPr>
          <w:rFonts w:hint="eastAsia"/>
          <w:lang w:eastAsia="zh-CN"/>
        </w:rPr>
        <w:t>2509</w:t>
      </w:r>
      <w:r>
        <w:rPr>
          <w:rFonts w:hint="eastAsia"/>
        </w:rPr>
        <w:t>张验证样本上具有统计稳健性</w:t>
      </w:r>
      <w:r>
        <w:rPr>
          <w:rFonts w:hint="eastAsia"/>
          <w:lang w:eastAsia="zh-CN"/>
        </w:rPr>
        <w:t>。</w:t>
      </w:r>
    </w:p>
    <w:p w14:paraId="6FD0687A">
      <w:pPr>
        <w:ind w:firstLine="420"/>
        <w:rPr>
          <w:del w:id="380" w:author="小宋" w:date="2026-07-06T23:37:54Z"/>
          <w:rFonts w:hint="eastAsia"/>
          <w:lang w:eastAsia="zh-CN"/>
        </w:rPr>
        <w:pPrChange w:id="379" w:author="小宋" w:date="2026-07-06T23:37:39Z">
          <w:pPr>
            <w:ind w:firstLine="420"/>
          </w:pPr>
        </w:pPrChange>
      </w:pPr>
    </w:p>
    <w:p w14:paraId="2B4BFEC6">
      <w:pPr>
        <w:numPr>
          <w:ilvl w:val="0"/>
          <w:numId w:val="0"/>
        </w:numPr>
        <w:ind w:left="420" w:leftChars="0"/>
        <w:rPr>
          <w:rFonts w:hint="eastAsia"/>
        </w:rPr>
      </w:pPr>
      <w:bookmarkStart w:id="179" w:name="_Toc31565"/>
      <w:r>
        <w:rPr>
          <w:rFonts w:hint="eastAsia"/>
          <w:lang w:eastAsia="zh-CN"/>
        </w:rPr>
        <w:t>（</w:t>
      </w:r>
      <w:r>
        <w:rPr>
          <w:rFonts w:hint="eastAsia"/>
          <w:lang w:val="en-US" w:eastAsia="zh-CN"/>
        </w:rPr>
        <w:t>3</w:t>
      </w:r>
      <w:r>
        <w:rPr>
          <w:rFonts w:hint="eastAsia"/>
          <w:lang w:eastAsia="zh-CN"/>
        </w:rPr>
        <w:t>）</w:t>
      </w:r>
      <w:r>
        <w:rPr>
          <w:rFonts w:hint="eastAsia"/>
        </w:rPr>
        <w:t>古树名木</w:t>
      </w:r>
      <w:r>
        <w:rPr>
          <w:rFonts w:hint="eastAsia"/>
          <w:lang w:val="en-US" w:eastAsia="zh-CN"/>
        </w:rPr>
        <w:t>多模态展示与检索</w:t>
      </w:r>
      <w:r>
        <w:rPr>
          <w:rFonts w:hint="eastAsia"/>
        </w:rPr>
        <w:t>系统的设计与实现</w:t>
      </w:r>
    </w:p>
    <w:p w14:paraId="209FF41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eastAsia"/>
        </w:rPr>
        <w:t>本文基于B/S架构设计并实现了古树名木多模态展示与检索系统，集成DHLM模型实现多模态数据检索及管理功能。系统主要由古树名木</w:t>
      </w:r>
      <w:r>
        <w:rPr>
          <w:rFonts w:hint="eastAsia"/>
          <w:lang w:val="en-US" w:eastAsia="zh-CN"/>
        </w:rPr>
        <w:t>数据上传</w:t>
      </w:r>
      <w:r>
        <w:rPr>
          <w:rFonts w:hint="eastAsia"/>
        </w:rPr>
        <w:t>、古树名木信息</w:t>
      </w:r>
      <w:r>
        <w:rPr>
          <w:rFonts w:hint="eastAsia"/>
          <w:lang w:val="en-US" w:eastAsia="zh-CN"/>
        </w:rPr>
        <w:t>查询</w:t>
      </w:r>
      <w:r>
        <w:rPr>
          <w:rFonts w:hint="eastAsia"/>
        </w:rPr>
        <w:t>（科属种分级</w:t>
      </w:r>
      <w:r>
        <w:rPr>
          <w:rFonts w:hint="eastAsia"/>
          <w:lang w:val="en-US" w:eastAsia="zh-CN"/>
        </w:rPr>
        <w:t>查询与树种名称查询</w:t>
      </w:r>
      <w:r>
        <w:rPr>
          <w:rFonts w:hint="eastAsia"/>
        </w:rPr>
        <w:t>）、古树名木</w:t>
      </w:r>
      <w:r>
        <w:rPr>
          <w:rFonts w:hint="eastAsia"/>
          <w:lang w:val="en-US" w:eastAsia="zh-CN"/>
        </w:rPr>
        <w:t>多模态</w:t>
      </w:r>
      <w:r>
        <w:rPr>
          <w:rFonts w:hint="eastAsia"/>
        </w:rPr>
        <w:t>检索（以图搜图、以图搜位置</w:t>
      </w:r>
      <w:r>
        <w:rPr>
          <w:rFonts w:hint="eastAsia"/>
          <w:lang w:val="en-US" w:eastAsia="zh-CN"/>
        </w:rPr>
        <w:t>与</w:t>
      </w:r>
      <w:r>
        <w:rPr>
          <w:rFonts w:hint="eastAsia"/>
        </w:rPr>
        <w:t>以位置搜图）以及用户管理四大功能构成。用户通过上传图像或输入位置坐标能够高效快速地检索相应的古树名木信息。系统测试表明，本系统能在古树名木管理检索工作中有效提升工作效率和准确性，为古树名木保护提供了良好的技术支持。</w:t>
      </w:r>
    </w:p>
    <w:p w14:paraId="17737458">
      <w:pPr>
        <w:pStyle w:val="3"/>
        <w:spacing w:before="193"/>
      </w:pPr>
      <w:bookmarkStart w:id="180" w:name="_Toc17533"/>
      <w:bookmarkStart w:id="181" w:name="_Toc4921"/>
      <w:r>
        <w:t>5.2</w:t>
      </w:r>
      <w:r>
        <w:rPr>
          <w:rFonts w:hint="eastAsia"/>
          <w:lang w:val="en-US" w:eastAsia="zh-CN"/>
        </w:rPr>
        <w:t xml:space="preserve"> </w:t>
      </w:r>
      <w:r>
        <w:t>展望</w:t>
      </w:r>
      <w:bookmarkEnd w:id="179"/>
      <w:bookmarkEnd w:id="180"/>
      <w:bookmarkEnd w:id="181"/>
    </w:p>
    <w:p w14:paraId="43431E86">
      <w:pPr>
        <w:ind w:firstLine="420"/>
        <w:jc w:val="left"/>
      </w:pPr>
      <w:r>
        <w:rPr>
          <w:rFonts w:hint="eastAsia"/>
        </w:rPr>
        <w:t>本文提出的</w:t>
      </w:r>
      <w:r>
        <w:rPr>
          <w:rFonts w:hint="eastAsia"/>
          <w:lang w:eastAsia="zh-CN"/>
        </w:rPr>
        <w:t>DHLM</w:t>
      </w:r>
      <w:r>
        <w:rPr>
          <w:rFonts w:hint="eastAsia"/>
        </w:rPr>
        <w:t>模型在古树名木多模态检索方面取得了一定成果，但仍存在以下局限性，有待后续研究工作进一步完善。</w:t>
      </w:r>
    </w:p>
    <w:p w14:paraId="00F6CA42">
      <w:pPr>
        <w:numPr>
          <w:ilvl w:val="0"/>
          <w:numId w:val="16"/>
        </w:numPr>
        <w:ind w:firstLine="420"/>
        <w:jc w:val="left"/>
      </w:pPr>
      <w:r>
        <w:rPr>
          <w:rFonts w:hint="eastAsia"/>
        </w:rPr>
        <w:t>模型层面</w:t>
      </w:r>
      <w:r>
        <w:rPr>
          <w:rFonts w:hint="eastAsia"/>
          <w:lang w:eastAsia="zh-CN"/>
        </w:rPr>
        <w:t>，DHLM</w:t>
      </w:r>
      <w:r>
        <w:rPr>
          <w:rFonts w:hint="eastAsia"/>
        </w:rPr>
        <w:t>模型目前依赖监督学习与度量学习优化，后续可引入自监督预训练机制</w:t>
      </w:r>
      <w:r>
        <w:rPr>
          <w:rFonts w:hint="eastAsia"/>
          <w:lang w:eastAsia="zh-CN"/>
        </w:rPr>
        <w:t>，</w:t>
      </w:r>
      <w:r>
        <w:rPr>
          <w:rFonts w:hint="eastAsia"/>
        </w:rPr>
        <w:t>利用大规模无标注图像数据学习更鲁棒的</w:t>
      </w:r>
      <w:r>
        <w:rPr>
          <w:rFonts w:hint="eastAsia"/>
          <w:lang w:val="en-US" w:eastAsia="zh-CN"/>
        </w:rPr>
        <w:t>图像特征</w:t>
      </w:r>
      <w:r>
        <w:rPr>
          <w:rFonts w:hint="eastAsia"/>
        </w:rPr>
        <w:t>，进一步提升模型对弱标注数据或新物种的泛化能力。</w:t>
      </w:r>
    </w:p>
    <w:p w14:paraId="16B9F5B5">
      <w:pPr>
        <w:numPr>
          <w:ilvl w:val="0"/>
          <w:numId w:val="16"/>
        </w:numPr>
        <w:ind w:firstLine="420"/>
        <w:jc w:val="left"/>
      </w:pPr>
      <w:r>
        <w:rPr>
          <w:rFonts w:hint="eastAsia"/>
        </w:rPr>
        <w:t>融合机制层面，</w:t>
      </w:r>
      <w:r>
        <w:rPr>
          <w:rFonts w:hint="eastAsia"/>
          <w:lang w:eastAsia="zh-CN"/>
        </w:rPr>
        <w:t>DHLM模型当前通过多路融合策略验证确定特征拼接为最优融合方案。后续可探索将地理位置的空间关联特性（如地理围栏</w:t>
      </w:r>
      <w:r>
        <w:rPr>
          <w:rFonts w:hint="eastAsia"/>
          <w:lang w:val="en-US" w:eastAsia="zh-CN"/>
        </w:rPr>
        <w:t>等</w:t>
      </w:r>
      <w:r>
        <w:rPr>
          <w:rFonts w:hint="eastAsia"/>
          <w:lang w:eastAsia="zh-CN"/>
        </w:rPr>
        <w:t>）显式编码进位置特征，或引入图神经网络建模古树名木间的空间邻接关系，进一步提升位置特征的判别性</w:t>
      </w:r>
      <w:r>
        <w:rPr>
          <w:rFonts w:hint="eastAsia"/>
        </w:rPr>
        <w:t>。</w:t>
      </w:r>
    </w:p>
    <w:p w14:paraId="0AF7987C">
      <w:pPr>
        <w:numPr>
          <w:ilvl w:val="0"/>
          <w:numId w:val="16"/>
        </w:numPr>
        <w:ind w:firstLine="420"/>
        <w:jc w:val="left"/>
      </w:pPr>
      <w:r>
        <w:rPr>
          <w:rFonts w:hint="eastAsia"/>
        </w:rPr>
        <w:t>实验验证层面，本文采用固定随机种子（seed=42）下的单次运行并报告结果，核心结论已通过预实验多次验证。后续研究可在更大规模的古树名木数据集上开展多次随机种子重复实验，报告均值与方差以增强统计稳健性；同时可将DCMH等图像-文本多模态哈希方法适配至图像-位置坐标场景，在统一的图像-位置</w:t>
      </w:r>
      <w:r>
        <w:rPr>
          <w:rFonts w:hint="eastAsia"/>
          <w:lang w:val="en-US" w:eastAsia="zh-CN"/>
        </w:rPr>
        <w:t>坐标</w:t>
      </w:r>
      <w:r>
        <w:rPr>
          <w:rFonts w:hint="eastAsia"/>
        </w:rPr>
        <w:t>上与本文</w:t>
      </w:r>
      <w:r>
        <w:rPr>
          <w:rFonts w:hint="eastAsia"/>
          <w:lang w:val="en-US" w:eastAsia="zh-CN"/>
        </w:rPr>
        <w:t>多模态哈希检索框架进行</w:t>
      </w:r>
      <w:r>
        <w:rPr>
          <w:rFonts w:hint="eastAsia"/>
        </w:rPr>
        <w:t>对比</w:t>
      </w:r>
      <w:r>
        <w:rPr>
          <w:rFonts w:hint="eastAsia"/>
          <w:lang w:val="en-US" w:eastAsia="zh-CN"/>
        </w:rPr>
        <w:t>实验</w:t>
      </w:r>
      <w:r>
        <w:rPr>
          <w:rFonts w:hint="eastAsia"/>
        </w:rPr>
        <w:t>。</w:t>
      </w:r>
    </w:p>
    <w:p w14:paraId="7713EF47">
      <w:pPr>
        <w:numPr>
          <w:ilvl w:val="0"/>
          <w:numId w:val="16"/>
        </w:numPr>
        <w:ind w:firstLine="420"/>
        <w:jc w:val="left"/>
      </w:pPr>
      <w:r>
        <w:rPr>
          <w:rFonts w:hint="eastAsia"/>
        </w:rPr>
        <w:t>系统层面，当前</w:t>
      </w:r>
      <w:r>
        <w:rPr>
          <w:rFonts w:hint="eastAsia"/>
          <w:lang w:eastAsia="zh-CN"/>
        </w:rPr>
        <w:t>古树名木多模态展示与检索</w:t>
      </w:r>
      <w:r>
        <w:rPr>
          <w:rFonts w:hint="eastAsia"/>
        </w:rPr>
        <w:t>系统仍依赖云端处理，未来可结合模型轻量化技术（如模型剪枝或知识蒸馏等）与哈希码固有的存储优势，实现模型在园林移动终端或无人机采集设备上的边缘部署。此外，系统当前已支持科属种三级分类信息展示与树种名称条件检索，未来可</w:t>
      </w:r>
      <w:r>
        <w:rPr>
          <w:rFonts w:hint="eastAsia"/>
          <w:lang w:val="en-US" w:eastAsia="zh-CN"/>
        </w:rPr>
        <w:t>考虑进</w:t>
      </w:r>
      <w:r>
        <w:rPr>
          <w:rFonts w:hint="eastAsia"/>
        </w:rPr>
        <w:t>一步关联中国植物志数据库实现科属种层级的智能推荐与自动补全</w:t>
      </w:r>
      <w:r>
        <w:rPr>
          <w:rFonts w:hint="eastAsia"/>
          <w:lang w:eastAsia="zh-CN"/>
        </w:rPr>
        <w:t>。</w:t>
      </w:r>
    </w:p>
    <w:p w14:paraId="7A1F4CFC">
      <w:pPr>
        <w:jc w:val="left"/>
        <w:rPr>
          <w:rFonts w:hint="eastAsia" w:ascii="黑体" w:hAnsi="黑体" w:eastAsia="黑体" w:cs="黑体"/>
          <w:sz w:val="32"/>
          <w:szCs w:val="32"/>
        </w:rPr>
        <w:sectPr>
          <w:headerReference r:id="rId26" w:type="default"/>
          <w:headerReference r:id="rId27"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122597DA">
      <w:pPr>
        <w:pStyle w:val="2"/>
        <w:spacing w:before="193" w:after="193"/>
        <w:jc w:val="center"/>
        <w:rPr>
          <w:color w:val="000000"/>
          <w:sz w:val="21"/>
          <w:szCs w:val="21"/>
        </w:rPr>
      </w:pPr>
      <w:bookmarkStart w:id="182" w:name="_Toc2584"/>
      <w:bookmarkStart w:id="183" w:name="_Toc258"/>
      <w:r>
        <w:rPr>
          <w:rFonts w:hint="eastAsia"/>
        </w:rPr>
        <w:t>参考文献</w:t>
      </w:r>
      <w:bookmarkEnd w:id="182"/>
      <w:bookmarkEnd w:id="183"/>
    </w:p>
    <w:p w14:paraId="62A03112">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4" w:name="_Ref18718"/>
      <w:r>
        <w:rPr>
          <w:rFonts w:hint="eastAsia"/>
          <w:color w:val="000000"/>
          <w:sz w:val="21"/>
          <w:szCs w:val="21"/>
        </w:rPr>
        <w:t>诸</w:t>
      </w:r>
      <w:bookmarkEnd w:id="184"/>
      <w:r>
        <w:rPr>
          <w:rFonts w:hint="eastAsia"/>
          <w:color w:val="000000"/>
          <w:sz w:val="21"/>
          <w:szCs w:val="21"/>
        </w:rPr>
        <w:t>大建, 张帅. 中国生态文明实践如何检验和深化可持续性科学[J]. 中国人口·资源与环境, 2022, 32(9): 1-10.</w:t>
      </w:r>
    </w:p>
    <w:p w14:paraId="1C72E3A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5" w:name="_Ref978240614"/>
      <w:r>
        <w:rPr>
          <w:rFonts w:hint="eastAsia"/>
          <w:color w:val="000000"/>
          <w:sz w:val="21"/>
          <w:szCs w:val="21"/>
        </w:rPr>
        <w:t>国家古树名木保护专项调查组. 第二次全国古树名木资源普查结果[R]. 北京: 国家林业和草原局, 2023.</w:t>
      </w:r>
      <w:bookmarkEnd w:id="185"/>
    </w:p>
    <w:p w14:paraId="1E2C89DE">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6" w:name="_Ref986610500"/>
      <w:r>
        <w:rPr>
          <w:rFonts w:hint="eastAsia"/>
          <w:color w:val="000000"/>
          <w:sz w:val="21"/>
          <w:szCs w:val="21"/>
        </w:rPr>
        <w:t>Kalaivani P, Sharma T P, Mandal D, et al. Deep Learning in Plant Biology: A Comprehensive Review[J]. Frontiers in Plant Science, 2022, 13: 924412.</w:t>
      </w:r>
      <w:bookmarkEnd w:id="186"/>
    </w:p>
    <w:p w14:paraId="290205E1">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7" w:name="_Ref987081096"/>
      <w:r>
        <w:rPr>
          <w:rFonts w:hint="eastAsia"/>
          <w:color w:val="000000"/>
          <w:sz w:val="21"/>
          <w:szCs w:val="21"/>
        </w:rPr>
        <w:t>Ferreira A S, Da Silva N F, Papa J P, et al. Plant Leaf Classification Using Color and Texture Features[J]. IEEE Transactions on Image Processing, 2020, 29: 7565-7576.</w:t>
      </w:r>
      <w:bookmarkEnd w:id="187"/>
    </w:p>
    <w:p w14:paraId="5834E71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8" w:name="_Ref1002476308"/>
      <w:r>
        <w:rPr>
          <w:rFonts w:hint="eastAsia"/>
          <w:color w:val="000000"/>
          <w:sz w:val="21"/>
          <w:szCs w:val="21"/>
        </w:rPr>
        <w:t>Liu H M, Wang R P, Shan S G, et al. Deep Supervised Hashing for Fast Image Retrieval[C]//Proceedings of the IEEE Conference on Computer Vision and Pattern Recognition. Las Vegas, USA, 2016: 2064-2072.</w:t>
      </w:r>
      <w:bookmarkEnd w:id="188"/>
    </w:p>
    <w:p w14:paraId="001ED1F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9" w:name="_Ref1002846062"/>
      <w:r>
        <w:rPr>
          <w:rFonts w:hint="eastAsia"/>
          <w:color w:val="000000"/>
          <w:sz w:val="21"/>
          <w:szCs w:val="21"/>
        </w:rPr>
        <w:t>Zhu H, Long M S, Wang J M, et al. Deep Hashing Network for Efficient Similarity Retrieval[C]//Proceedings of the AAAI Conference on Artificial Intelligence. Phoenix, USA, 2016: 2415-2421.</w:t>
      </w:r>
      <w:bookmarkEnd w:id="189"/>
    </w:p>
    <w:p w14:paraId="6704C8B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0" w:name="_Ref1003148588"/>
      <w:r>
        <w:rPr>
          <w:rFonts w:hint="eastAsia"/>
          <w:color w:val="000000"/>
          <w:sz w:val="21"/>
          <w:szCs w:val="21"/>
        </w:rPr>
        <w:t>Cao Z J, Long M S, Wang J M, et al. HashNet: Deep Learning to Hash by Continuation[C]//Proceedings of the IEEE International Conference on Computer Vision. Venice, Italy, 2017: 5609-5618.</w:t>
      </w:r>
      <w:bookmarkEnd w:id="190"/>
    </w:p>
    <w:p w14:paraId="38FB150D">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1" w:name="_Ref1003904903"/>
      <w:r>
        <w:rPr>
          <w:rFonts w:hint="eastAsia"/>
          <w:color w:val="000000"/>
          <w:sz w:val="21"/>
          <w:szCs w:val="21"/>
        </w:rPr>
        <w:t>Yang E K, Deng C, Liu W, et al. Pairwise Relationship Guided Deep Hashing for Cross-Modal Retrieval[C]//Proceedings of the AAAI Conference on Artificial Intelligence. San Francisco, USA, 2017: 1618-1625.</w:t>
      </w:r>
      <w:bookmarkEnd w:id="191"/>
    </w:p>
    <w:p w14:paraId="792C2E4C">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2" w:name="_Ref1004291464"/>
      <w:r>
        <w:rPr>
          <w:rFonts w:hint="eastAsia"/>
          <w:color w:val="000000"/>
          <w:sz w:val="21"/>
          <w:szCs w:val="21"/>
        </w:rPr>
        <w:t>Jiang Q Y, Li W J. Deep Cross-Modal Hashing[C]//Proceedings of the IEEE Conference on Computer Vision and Pattern Recognition. Honolulu, USA, 2017: 3232-3240.</w:t>
      </w:r>
      <w:bookmarkEnd w:id="192"/>
    </w:p>
    <w:p w14:paraId="44771A2A">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3" w:name="_Ref1004678025"/>
      <w:r>
        <w:rPr>
          <w:rFonts w:hint="eastAsia"/>
          <w:color w:val="000000"/>
          <w:sz w:val="21"/>
          <w:szCs w:val="21"/>
        </w:rPr>
        <w:t>Li C, Deng C, Li N, et al. Self-Supervised Adversarial Hashing Networks for Cross-Modal Retrieval[C]//Proceedings of the IEEE Conference on Computer Vision and Pattern Recognition. Salt Lake City, USA, 2018: 4242-4251.</w:t>
      </w:r>
      <w:bookmarkEnd w:id="193"/>
    </w:p>
    <w:p w14:paraId="01196696">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4" w:name="_Ref1005081393"/>
      <w:r>
        <w:rPr>
          <w:rFonts w:hint="eastAsia"/>
          <w:color w:val="000000"/>
          <w:sz w:val="21"/>
          <w:szCs w:val="21"/>
        </w:rPr>
        <w:t>Zou Q, Cheng S L, Chen J Y. PromptHash: Affinity-Prompted Collaborative Cross-Modal Learning for Adaptive Hashing Retrieval[C]//Proceedings of the IEEE/CVF Conference on Computer Vision and Pattern Recognition. Nashville, USA, 2025: 19649-19658.</w:t>
      </w:r>
      <w:bookmarkEnd w:id="194"/>
    </w:p>
    <w:p w14:paraId="5683E29D">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5" w:name="_Ref1006879742"/>
      <w:r>
        <w:rPr>
          <w:rFonts w:hint="eastAsia"/>
          <w:color w:val="000000"/>
          <w:sz w:val="21"/>
          <w:szCs w:val="21"/>
        </w:rPr>
        <w:t>Li Y, Zhen L L, Sun Y, et al. Deep Evidential Hashing for Trustworthy Cross-Modal Retrieval[C]//Proceedings of the AAAI Conference on Artificial Intelligence. Philadelphia, USA, 2025: 18566-18574.</w:t>
      </w:r>
      <w:bookmarkEnd w:id="195"/>
    </w:p>
    <w:p w14:paraId="178000C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6" w:name="_Ref1007182268"/>
      <w:r>
        <w:rPr>
          <w:rFonts w:hint="eastAsia"/>
          <w:color w:val="000000"/>
          <w:sz w:val="21"/>
          <w:szCs w:val="21"/>
        </w:rPr>
        <w:t>Li J X, Wong W K, Jiang L, et al. Lightweight Contrastive Distilled Hashing for Online Cross-Modal Retrieval[C]//Proceedings of the AAAI Conference on Artificial Intelligence. Philadelphia, USA, 2025: 4779-4787.</w:t>
      </w:r>
      <w:bookmarkEnd w:id="196"/>
    </w:p>
    <w:p w14:paraId="248FAEC8">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Pegia M, Jónsson B T, Moumtzidou A, et al. MuseHash: Supervised Bayesian Hashing for Multimodal Image Representation[C]//Proceedings of the 2023 ACM International Conference on Multimedia Retrieval. Thessaloniki, Greece, 2023: 434-442.</w:t>
      </w:r>
    </w:p>
    <w:p w14:paraId="60D0927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Wang J D, Zhang T, Song J K, et al. A Survey on Learning to Hash[J]. IEEE Transactions on Pattern Analysis and Machine Intelligence, 2018, 40(4): 769-790.</w:t>
      </w:r>
    </w:p>
    <w:p w14:paraId="5FCB001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7" w:name="_Ref1026762423"/>
      <w:r>
        <w:rPr>
          <w:rFonts w:hint="eastAsia"/>
          <w:color w:val="000000"/>
          <w:sz w:val="21"/>
          <w:szCs w:val="21"/>
        </w:rPr>
        <w:t>Mai G, Janowicz K, Yan B, et al. Multi-Scale Representation Learning for Spatial Feature Distributions using Grid Cells[C]//Proceedings of the 8th International Conference on Learning Representations. Virtual Event, 2020.</w:t>
      </w:r>
      <w:bookmarkEnd w:id="197"/>
    </w:p>
    <w:p w14:paraId="630E9EA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8" w:name="_Ref1027317054"/>
      <w:r>
        <w:rPr>
          <w:rFonts w:hint="eastAsia"/>
          <w:color w:val="000000"/>
          <w:sz w:val="21"/>
          <w:szCs w:val="21"/>
        </w:rPr>
        <w:t>Chu G, Potetz B, Adam H, et al. Geo-Aware Networks for Fine-Grained Recognition[C]//Proceedings of the IEEE/CVF International Conference on Computer Vision. Seoul, Korea, 2019: 2811-2820.</w:t>
      </w:r>
      <w:bookmarkEnd w:id="198"/>
    </w:p>
    <w:p w14:paraId="74D805A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9" w:name="_Ref1027955720"/>
      <w:r>
        <w:rPr>
          <w:rFonts w:hint="eastAsia"/>
          <w:color w:val="000000"/>
          <w:sz w:val="21"/>
          <w:szCs w:val="21"/>
        </w:rPr>
        <w:t>Mai G, Huang W, Sun J, et al. Contrastive Spatial Pre-Training for Learning Spatially-Aware Visual Representations[C]//Proceedings of the 11th International Conference on Learning Representations. Kigali, Rwanda, 2023.</w:t>
      </w:r>
      <w:bookmarkEnd w:id="199"/>
    </w:p>
    <w:p w14:paraId="59D65095">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0" w:name="_Ref1028661614"/>
      <w:r>
        <w:rPr>
          <w:rFonts w:hint="eastAsia"/>
          <w:color w:val="000000"/>
          <w:sz w:val="21"/>
          <w:szCs w:val="21"/>
        </w:rPr>
        <w:t>Klemmer K, Rolf E, Watt A, et al. SatCLIP: Global, General-Purpose Location Embeddings with Satellite Imagery[</w:t>
      </w:r>
      <w:r>
        <w:rPr>
          <w:rFonts w:hint="eastAsia"/>
          <w:color w:val="000000"/>
          <w:sz w:val="21"/>
          <w:szCs w:val="21"/>
          <w:lang w:val="en-US" w:eastAsia="zh-CN"/>
        </w:rPr>
        <w:t>C</w:t>
      </w:r>
      <w:r>
        <w:rPr>
          <w:rFonts w:hint="eastAsia"/>
          <w:color w:val="000000"/>
          <w:sz w:val="21"/>
          <w:szCs w:val="21"/>
        </w:rPr>
        <w:t>]</w:t>
      </w:r>
      <w:r>
        <w:rPr>
          <w:rFonts w:hint="eastAsia"/>
          <w:color w:val="000000"/>
          <w:sz w:val="21"/>
          <w:szCs w:val="21"/>
          <w:lang w:val="en-US" w:eastAsia="zh-CN"/>
        </w:rPr>
        <w:t>//</w:t>
      </w:r>
      <w:r>
        <w:rPr>
          <w:rFonts w:hint="eastAsia"/>
          <w:color w:val="000000"/>
          <w:sz w:val="21"/>
          <w:szCs w:val="21"/>
        </w:rPr>
        <w:t>Advances in Neural Information Processing Systems, 2023, 36: 53471-53495.</w:t>
      </w:r>
      <w:bookmarkEnd w:id="200"/>
    </w:p>
    <w:p w14:paraId="7ACC43AD">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1" w:name="_Ref1030426349"/>
      <w:r>
        <w:rPr>
          <w:rFonts w:hint="eastAsia"/>
          <w:color w:val="000000"/>
          <w:sz w:val="21"/>
          <w:szCs w:val="21"/>
        </w:rPr>
        <w:t>Vivanco Cepeda V, Nayak G K, Shah M. GeoCLIP: CLIP-Inspired Alignment between Locations and Images for Effective Worldwide Geo-Localization[C]//Advances in Neural Information Processing Systems 36. New Orleans, USA, 2023: 8690-8701.</w:t>
      </w:r>
      <w:bookmarkEnd w:id="201"/>
    </w:p>
    <w:p w14:paraId="12E6CDAC">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2" w:name="_Ref1031350734"/>
      <w:r>
        <w:rPr>
          <w:rFonts w:hint="eastAsia"/>
          <w:color w:val="000000"/>
          <w:sz w:val="21"/>
          <w:szCs w:val="21"/>
        </w:rPr>
        <w:t>Van Horn G, Mac Aodha O, Song Y, et al. The iNaturalist Species Classification and Detection Dataset[C]//Proceedings of the IEEE Conference on Computer Vision and Pattern Recognition. Salt Lake City, USA, 2018: 8769-8778.</w:t>
      </w:r>
      <w:bookmarkEnd w:id="202"/>
    </w:p>
    <w:p w14:paraId="463F559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3" w:name="_Ref1032258312"/>
      <w:r>
        <w:rPr>
          <w:rFonts w:hint="eastAsia"/>
          <w:color w:val="000000"/>
          <w:sz w:val="21"/>
          <w:szCs w:val="21"/>
        </w:rPr>
        <w:t>Krizhevsky A, Sutskever I, Hinton G E. ImageNet Classification with Deep Convolutional Neural Networks[C]//Advances in Neural Information Processing Systems 25. Lake Tahoe, USA, 2012: 1097-1105.</w:t>
      </w:r>
      <w:bookmarkEnd w:id="203"/>
    </w:p>
    <w:p w14:paraId="27B98565">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4" w:name="_Ref1033434802"/>
      <w:r>
        <w:rPr>
          <w:rFonts w:hint="eastAsia"/>
          <w:color w:val="000000"/>
          <w:sz w:val="21"/>
          <w:szCs w:val="21"/>
        </w:rPr>
        <w:t>Srivastava N, Hinton G, Krizhevsky A, et al. Dropout: A Simple Way to Prevent Neural Networks from Overfitting[J]. Journal of Machine Learning Research, 2014, 15(1): 1929-1958.</w:t>
      </w:r>
      <w:bookmarkEnd w:id="204"/>
    </w:p>
    <w:p w14:paraId="48ACCCD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5" w:name="_Ref1033871784"/>
      <w:r>
        <w:rPr>
          <w:rFonts w:hint="eastAsia"/>
          <w:color w:val="000000"/>
          <w:sz w:val="21"/>
          <w:szCs w:val="21"/>
        </w:rPr>
        <w:t>Glorot X, Bengio Y. Understanding the Difficulty of Training Deep Feedforward Neural Networks[C]//Proceedings of the 13th International Conference on Artificial Intelligence and Statistics. Sardinia, Italy, 2010: 249-256.</w:t>
      </w:r>
      <w:bookmarkEnd w:id="205"/>
    </w:p>
    <w:p w14:paraId="57C2D6BC">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6" w:name="_Ref1034359187"/>
      <w:r>
        <w:rPr>
          <w:rFonts w:hint="eastAsia"/>
          <w:color w:val="000000"/>
          <w:sz w:val="21"/>
          <w:szCs w:val="21"/>
        </w:rPr>
        <w:t>Lin M, Chen Q, Yan S. Network In Network[C]//Proceedings of the 2nd International Conference on Learning Representations. Banff, Canada, 2014.</w:t>
      </w:r>
      <w:bookmarkEnd w:id="206"/>
    </w:p>
    <w:p w14:paraId="7DA27D14">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7" w:name="_Ref1035333993"/>
      <w:r>
        <w:rPr>
          <w:rFonts w:hint="eastAsia"/>
          <w:color w:val="000000"/>
          <w:sz w:val="21"/>
          <w:szCs w:val="21"/>
        </w:rPr>
        <w:t>Simonyan K, Zisserman A. Very Deep Convolutional Networks for Large-Scale Image Recognition[C]//Proceedings of the 3rd International Conference on Learning Representations. San Diego, USA, 2015.</w:t>
      </w:r>
      <w:bookmarkEnd w:id="207"/>
    </w:p>
    <w:p w14:paraId="35896D8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8" w:name="_Ref1035972659"/>
      <w:r>
        <w:rPr>
          <w:rFonts w:hint="eastAsia"/>
          <w:color w:val="000000"/>
          <w:sz w:val="21"/>
          <w:szCs w:val="21"/>
        </w:rPr>
        <w:t>Szegedy C, Liu W, Jia Y Q, et al. Going Deeper with Convolutions[C]//Proceedings of the IEEE Conference on Computer Vision and Pattern Recognition. Boston, USA, 2015: 1-9.</w:t>
      </w:r>
      <w:bookmarkEnd w:id="208"/>
    </w:p>
    <w:p w14:paraId="41DA59DE">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9" w:name="_Ref1036644939"/>
      <w:r>
        <w:rPr>
          <w:rFonts w:hint="eastAsia"/>
          <w:color w:val="000000"/>
          <w:sz w:val="21"/>
          <w:szCs w:val="21"/>
        </w:rPr>
        <w:t>He K M, Zhang X Y, Ren S Q, et al. Deep Residual Learning for Image Recognition[C]//Proceedings of the IEEE Conference on Computer Vision and Pattern Recognition. Las Vegas, USA, 2016: 770-778.</w:t>
      </w:r>
      <w:bookmarkEnd w:id="209"/>
    </w:p>
    <w:p w14:paraId="16BD65F9">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0" w:name="_Ref1037283605"/>
      <w:r>
        <w:rPr>
          <w:rFonts w:hint="eastAsia"/>
          <w:color w:val="000000"/>
          <w:sz w:val="21"/>
          <w:szCs w:val="21"/>
        </w:rPr>
        <w:t>Schroff F, Kalenichenko D, Philbin J. FaceNet: A Unified Embedding for Face Recognition and Clustering[C]//Proceedings of the IEEE Conference on Computer Vision and Pattern Recognition. Boston, USA, 2015: 815-823.</w:t>
      </w:r>
      <w:bookmarkEnd w:id="210"/>
    </w:p>
    <w:p w14:paraId="6E2180A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1" w:name="_Ref1038123955"/>
      <w:r>
        <w:rPr>
          <w:rFonts w:hint="eastAsia"/>
          <w:color w:val="000000"/>
          <w:sz w:val="21"/>
          <w:szCs w:val="21"/>
        </w:rPr>
        <w:t>Hadsell R, Chopra S, LeCun Y. Dimensionality Reduction by Learning an Invariant Mapping[C]//Proceedings of the 2006 IEEE Computer Society Conference on Computer Vision and Pattern Recognition. New York, USA, 2006, 2: 1735-1742.</w:t>
      </w:r>
      <w:bookmarkEnd w:id="211"/>
    </w:p>
    <w:p w14:paraId="2753C13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2" w:name="_Ref1039334059"/>
      <w:r>
        <w:rPr>
          <w:rFonts w:hint="eastAsia"/>
          <w:color w:val="000000"/>
          <w:sz w:val="21"/>
          <w:szCs w:val="21"/>
        </w:rPr>
        <w:t>Dosovitskiy A, Beyer L, Kolesnikov A, et al. An Image is Worth 16x16 Words: Transformers for Image Recognition at Scale[C]//Proceedings of the 9th International Conference on Learning Representations. Virtual Event, 2021.</w:t>
      </w:r>
      <w:bookmarkEnd w:id="212"/>
    </w:p>
    <w:p w14:paraId="28218EAD">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3" w:name="_Ref1040090374"/>
      <w:r>
        <w:rPr>
          <w:rFonts w:hint="eastAsia"/>
          <w:color w:val="000000"/>
          <w:sz w:val="21"/>
          <w:szCs w:val="21"/>
        </w:rPr>
        <w:t>Tan M, Le Q V. EfficientNet: Rethinking Model Scaling for Convolutional Neural Networks[C]//Proceedings of the 36th International Conference on Machine Learning. Long Beach, USA, 2019: 6105-6114.</w:t>
      </w:r>
      <w:bookmarkEnd w:id="213"/>
    </w:p>
    <w:p w14:paraId="7BBFD74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4" w:name="_Ref1040964338"/>
      <w:r>
        <w:rPr>
          <w:rFonts w:hint="eastAsia"/>
          <w:color w:val="000000"/>
          <w:sz w:val="21"/>
          <w:szCs w:val="21"/>
        </w:rPr>
        <w:t>Zhang S, Wang Z, Zhang Y, et al. A Survey of Vision and Language Related Multi-Modal Task[J]. Artificial Intelligence Review, 2022, 55(6): 4685-4715.</w:t>
      </w:r>
      <w:bookmarkEnd w:id="214"/>
    </w:p>
    <w:p w14:paraId="2974D018">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5" w:name="_Ref1042997985"/>
      <w:r>
        <w:rPr>
          <w:rFonts w:hint="eastAsia"/>
          <w:color w:val="000000"/>
          <w:sz w:val="21"/>
          <w:szCs w:val="21"/>
        </w:rPr>
        <w:t>Snoek C G M, Worring M, Smeulders A W M. Early versus Late Fusion in Semantic Video Analysis[C]//Proceedings of the 13th ACM International Conference on Multimedia. Singapore, 2005: 399-402.</w:t>
      </w:r>
      <w:bookmarkEnd w:id="215"/>
    </w:p>
    <w:p w14:paraId="237D8B1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6" w:name="_Ref1043031599"/>
      <w:r>
        <w:rPr>
          <w:rFonts w:hint="eastAsia"/>
          <w:color w:val="000000"/>
          <w:sz w:val="21"/>
          <w:szCs w:val="21"/>
        </w:rPr>
        <w:t>Ramachandram D, Taylor G W. Deep Multimodal Learning: A Survey on Recent Advances and Trends[C]//Proceedings of the 2017 IEEE Signal Processing and Machine Learning for Sensor Signal Analytics. Philadelphia, USA, 2017: 1-6.</w:t>
      </w:r>
      <w:bookmarkEnd w:id="216"/>
    </w:p>
    <w:p w14:paraId="2B48DC4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7" w:name="_Ref1081418787"/>
      <w:r>
        <w:rPr>
          <w:rFonts w:hint="eastAsia"/>
          <w:color w:val="000000"/>
          <w:sz w:val="21"/>
          <w:szCs w:val="21"/>
        </w:rPr>
        <w:t>Baltrusaitis T, Ahuja C, Morency L P. Multimodal Machine Learning: A Survey and Taxonomy[J]. IEEE Transactions on Pattern Analysis and Machine Intelligence, 2019, 41(2): 423-443.</w:t>
      </w:r>
      <w:bookmarkEnd w:id="217"/>
    </w:p>
    <w:p w14:paraId="2B88EE1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8" w:name="_Ref1046124087"/>
      <w:r>
        <w:rPr>
          <w:rFonts w:hint="eastAsia"/>
          <w:color w:val="000000"/>
          <w:sz w:val="21"/>
          <w:szCs w:val="21"/>
        </w:rPr>
        <w:t>Fukui A, Park D H, Yang D, et al. Multimodal Compact Bilinear Pooling for Visual Question Answering and Visual Grounding[C]//Proceedings of the 2016 Conference on Empirical Methods in Natural Language Processing. Austin, USA, 2016: 457-468.</w:t>
      </w:r>
      <w:bookmarkEnd w:id="218"/>
    </w:p>
    <w:p w14:paraId="16BC8345">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9" w:name="_Ref1083721346"/>
      <w:r>
        <w:rPr>
          <w:rFonts w:hint="eastAsia"/>
          <w:color w:val="000000"/>
          <w:sz w:val="21"/>
          <w:szCs w:val="21"/>
        </w:rPr>
        <w:t>Ben-Younes H, Cadene R, Cord M, et al. MUTAN: Multimodal Tucker Fusion for Visual Question Answering[C]//Proceedings of the IEEE International Conference on Computer Vision. Venice, Italy, 2017: 2631-2639.</w:t>
      </w:r>
      <w:bookmarkEnd w:id="219"/>
    </w:p>
    <w:p w14:paraId="6823039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0" w:name="_Ref1084965064"/>
      <w:r>
        <w:rPr>
          <w:rFonts w:hint="eastAsia"/>
          <w:color w:val="000000"/>
          <w:sz w:val="21"/>
          <w:szCs w:val="21"/>
        </w:rPr>
        <w:t>Lu J, Yang J, Batra D, et al. Hierarchical Question-Image Co-Attention for Visual Question Answering[C]//Proceedings of the 29th International Conference on Neural Information Processing Systems. Barcelona, Spain, 2016: 289-297.</w:t>
      </w:r>
      <w:bookmarkEnd w:id="220"/>
    </w:p>
    <w:p w14:paraId="5818343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1" w:name="_Ref1088124780"/>
      <w:r>
        <w:rPr>
          <w:rFonts w:hint="eastAsia"/>
          <w:color w:val="000000"/>
          <w:sz w:val="21"/>
          <w:szCs w:val="21"/>
        </w:rPr>
        <w:t>Li X, Yang J, Ma J. Recent Developments of Content-Based Image Retrieval (CBIR)[J]. Neurocomputing, 2021, 452: 675-689.</w:t>
      </w:r>
      <w:bookmarkEnd w:id="221"/>
    </w:p>
    <w:p w14:paraId="72E60E06">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2" w:name="_Ref1088561762"/>
      <w:r>
        <w:rPr>
          <w:rFonts w:hint="eastAsia"/>
          <w:color w:val="000000"/>
          <w:sz w:val="21"/>
          <w:szCs w:val="21"/>
        </w:rPr>
        <w:t>Cao Y, Long M S, Liu B, et al. Deep Cauchy Hashing for Hamming Space Retrieval[C]//Proceedings of the IEEE Conference on Computer Vision and Pattern Recognition. Salt Lake City, USA, 2018: 1229-1237.</w:t>
      </w:r>
      <w:bookmarkEnd w:id="222"/>
    </w:p>
    <w:p w14:paraId="259C2071">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3" w:name="_Ref1088864288"/>
      <w:r>
        <w:rPr>
          <w:rFonts w:hint="eastAsia"/>
          <w:color w:val="000000"/>
          <w:sz w:val="21"/>
          <w:szCs w:val="21"/>
        </w:rPr>
        <w:t>Wang Q, Zhang L, Wu B, et al. Multi-Scale Deep Supervised Hashing for Image Retrieval[C]//Proceedings of the 31st ACM International Conference on Multimedia. Ottawa, Canada, 2023: 1124-1132.</w:t>
      </w:r>
      <w:bookmarkEnd w:id="223"/>
    </w:p>
    <w:p w14:paraId="007BE63E">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4" w:name="_Ref1090175234"/>
      <w:r>
        <w:rPr>
          <w:rFonts w:hint="eastAsia"/>
          <w:color w:val="000000"/>
          <w:sz w:val="21"/>
          <w:szCs w:val="21"/>
        </w:rPr>
        <w:t>Shrivastava A, Gupta A, Girshick R. Training Region-Based Object Detectors with Online Hard Example Mining[C]//Proceedings of the IEEE Conference on Computer Vision and Pattern Recognition. Las Vegas, USA, 2016: 761-769.</w:t>
      </w:r>
      <w:bookmarkEnd w:id="224"/>
    </w:p>
    <w:p w14:paraId="74E570A8">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5" w:name="_Ref1091771899"/>
      <w:r>
        <w:rPr>
          <w:rFonts w:hint="eastAsia"/>
          <w:color w:val="000000"/>
          <w:sz w:val="21"/>
          <w:szCs w:val="21"/>
        </w:rPr>
        <w:t>京津冀古树名木保护研究中心. 京津冀古树寻踪[M]. 北京: 中国建筑工业出版社, 2019.</w:t>
      </w:r>
      <w:bookmarkEnd w:id="225"/>
    </w:p>
    <w:p w14:paraId="2BF0093F">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6" w:name="_Ref1092881161"/>
      <w:r>
        <w:rPr>
          <w:rFonts w:hint="eastAsia"/>
          <w:color w:val="000000"/>
          <w:sz w:val="21"/>
          <w:szCs w:val="21"/>
        </w:rPr>
        <w:t>Shorten C, Khoshgoftaar T M. A Survey on Image Data Augmentation for Deep Learning[J]. Journal of Big Data, 2019, 6(1): 1-48.</w:t>
      </w:r>
      <w:bookmarkEnd w:id="226"/>
    </w:p>
    <w:p w14:paraId="3B092F24">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7" w:name="_Ref1093385371"/>
      <w:r>
        <w:rPr>
          <w:rFonts w:hint="eastAsia"/>
          <w:color w:val="000000"/>
          <w:sz w:val="21"/>
          <w:szCs w:val="21"/>
        </w:rPr>
        <w:t>Zheng L, Yang Y, Tian Q. SIFT Meets CNN: A Decade Survey of Instance Retrieval[J]. IEEE Transactions on Pattern Analysis and Machine Intelligence, 2017, 40(5): 1224-1244.</w:t>
      </w:r>
      <w:bookmarkEnd w:id="227"/>
    </w:p>
    <w:p w14:paraId="3E2DF2F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8" w:name="_Ref1095099685"/>
      <w:r>
        <w:rPr>
          <w:rFonts w:hint="eastAsia"/>
          <w:color w:val="000000"/>
          <w:sz w:val="21"/>
          <w:szCs w:val="21"/>
        </w:rPr>
        <w:t>Sommerville I. Software Engineering[M]. 10th ed. Boston: Addison-Wesley, 2015: 125-130.</w:t>
      </w:r>
      <w:bookmarkEnd w:id="228"/>
    </w:p>
    <w:p w14:paraId="51A512EF">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9" w:name="_Ref1096124912"/>
      <w:r>
        <w:rPr>
          <w:rFonts w:hint="eastAsia"/>
          <w:color w:val="000000"/>
          <w:sz w:val="21"/>
          <w:szCs w:val="21"/>
        </w:rPr>
        <w:t>Sandhu R S, Coyne E J, Feinstein H L, et al. Role-Based Access Control Models[J]. Computer, 1996, 29(2): 38-47.</w:t>
      </w:r>
      <w:bookmarkEnd w:id="229"/>
    </w:p>
    <w:p w14:paraId="383CB18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0" w:name="_Ref1096645929"/>
      <w:r>
        <w:rPr>
          <w:rFonts w:hint="eastAsia"/>
          <w:color w:val="000000"/>
          <w:sz w:val="21"/>
          <w:szCs w:val="21"/>
        </w:rPr>
        <w:t>You Y. Vue.js[M]. Birmingham: Packt Publishing Ltd, 2022.</w:t>
      </w:r>
      <w:bookmarkEnd w:id="230"/>
    </w:p>
    <w:p w14:paraId="420B4EFA">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1" w:name="_Ref1097217367"/>
      <w:r>
        <w:rPr>
          <w:rFonts w:hint="eastAsia"/>
          <w:color w:val="000000"/>
          <w:sz w:val="21"/>
          <w:szCs w:val="21"/>
        </w:rPr>
        <w:t>VMware, Inc. Spring Boot Documentation[EB/OL]. 2023 [202</w:t>
      </w:r>
      <w:r>
        <w:rPr>
          <w:rFonts w:hint="eastAsia"/>
          <w:color w:val="000000"/>
          <w:sz w:val="21"/>
          <w:szCs w:val="21"/>
          <w:lang w:val="en-US" w:eastAsia="zh-CN"/>
        </w:rPr>
        <w:t>6</w:t>
      </w:r>
      <w:r>
        <w:rPr>
          <w:rFonts w:hint="eastAsia"/>
          <w:color w:val="000000"/>
          <w:sz w:val="21"/>
          <w:szCs w:val="21"/>
        </w:rPr>
        <w:t>-04-09]. https://spring.io/projects/spring-boot.</w:t>
      </w:r>
      <w:bookmarkEnd w:id="231"/>
    </w:p>
    <w:p w14:paraId="4FCBCA19">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2" w:name="_Ref1097620735"/>
      <w:r>
        <w:rPr>
          <w:rFonts w:hint="eastAsia"/>
          <w:color w:val="000000"/>
          <w:sz w:val="21"/>
          <w:szCs w:val="21"/>
        </w:rPr>
        <w:t>Oracle Corporation. MySQL 8.0 Reference Manual[EB/OL]. 2023 [202</w:t>
      </w:r>
      <w:r>
        <w:rPr>
          <w:rFonts w:hint="eastAsia"/>
          <w:color w:val="000000"/>
          <w:sz w:val="21"/>
          <w:szCs w:val="21"/>
          <w:lang w:val="en-US" w:eastAsia="zh-CN"/>
        </w:rPr>
        <w:t>6</w:t>
      </w:r>
      <w:r>
        <w:rPr>
          <w:rFonts w:hint="eastAsia"/>
          <w:color w:val="000000"/>
          <w:sz w:val="21"/>
          <w:szCs w:val="21"/>
        </w:rPr>
        <w:t>-04-09]. https://dev.mysql.com/doc/refman/8.0/en.</w:t>
      </w:r>
      <w:bookmarkEnd w:id="232"/>
    </w:p>
    <w:p w14:paraId="2D11333F">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3" w:name="_Ref4601"/>
      <w:r>
        <w:rPr>
          <w:rFonts w:hint="eastAsia"/>
          <w:color w:val="000000"/>
          <w:sz w:val="21"/>
          <w:szCs w:val="21"/>
        </w:rPr>
        <w:t>国家林业局. 古树名木普查技术规范: LY/T 2738-2016[S]. 北京: 中国标准出版社, 2016.</w:t>
      </w:r>
      <w:bookmarkEnd w:id="233"/>
    </w:p>
    <w:sectPr>
      <w:headerReference r:id="rId28" w:type="default"/>
      <w:headerReference r:id="rId29"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ongti SC Light">
    <w:altName w:val="宋体"/>
    <w:panose1 w:val="02010800040101010101"/>
    <w:charset w:val="86"/>
    <w:family w:val="auto"/>
    <w:pitch w:val="default"/>
    <w:sig w:usb0="00000000" w:usb1="0000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ongti SC">
    <w:altName w:val="宋体"/>
    <w:panose1 w:val="02010800040101010101"/>
    <w:charset w:val="86"/>
    <w:family w:val="auto"/>
    <w:pitch w:val="default"/>
    <w:sig w:usb0="00000000" w:usb1="00000000" w:usb2="0000000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aiti SC">
    <w:altName w:val="宋体"/>
    <w:panose1 w:val="02010600040101010101"/>
    <w:charset w:val="86"/>
    <w:family w:val="auto"/>
    <w:pitch w:val="default"/>
    <w:sig w:usb0="00000000" w:usb1="00000000" w:usb2="00000016" w:usb3="00000000" w:csb0="0004001F" w:csb1="00000000"/>
  </w:font>
  <w:font w:name="Times New Roman Regular">
    <w:altName w:val="Times New Roman"/>
    <w:panose1 w:val="02020503050405090304"/>
    <w:charset w:val="00"/>
    <w:family w:val="auto"/>
    <w:pitch w:val="default"/>
    <w:sig w:usb0="00000000" w:usb1="00000000" w:usb2="00000001" w:usb3="00000000" w:csb0="400001BF" w:csb1="DFF70000"/>
  </w:font>
  <w:font w:name="Consolas">
    <w:panose1 w:val="020B0609020204030204"/>
    <w:charset w:val="00"/>
    <w:family w:val="auto"/>
    <w:pitch w:val="default"/>
    <w:sig w:usb0="E00006FF" w:usb1="0000FCFF" w:usb2="00000001" w:usb3="00000000" w:csb0="6000019F" w:csb1="DFD70000"/>
  </w:font>
  <w:font w:name="Times">
    <w:altName w:val="Times New Roman"/>
    <w:panose1 w:val="00000000000000000000"/>
    <w:charset w:val="00"/>
    <w:family w:val="auto"/>
    <w:pitch w:val="default"/>
    <w:sig w:usb0="00000000" w:usb1="00000000" w:usb2="00000000" w:usb3="00000000" w:csb0="00000000" w:csb1="00000000"/>
  </w:font>
  <w:font w:name="Ti">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2F784">
    <w:pPr>
      <w:tabs>
        <w:tab w:val="center" w:pos="4153"/>
      </w:tabs>
      <w:spacing w:line="240" w:lineRule="auto"/>
      <w:rPr>
        <w:rFonts w:ascii="Times New Roman Regular" w:hAnsi="Times New Roman Regular" w:cs="Times New Roman Regular"/>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04A66">
    <w:pPr>
      <w:pStyle w:val="15"/>
      <w:ind w:left="0" w:leftChars="0" w:firstLine="0" w:firstLineChars="0"/>
      <w:jc w:val="left"/>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40A9EC">
                          <w:pPr>
                            <w:pStyle w:val="15"/>
                            <w:ind w:left="0" w:leftChars="0" w:firstLine="0" w:firstLineChars="0"/>
                            <w:jc w:val="cente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UqPGc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pSo8ZywCAABXBAAADgAAAAAAAAABACAAAAAfAQAAZHJzL2Uyb0RvYy54bWxQSwUGAAAAAAYA&#10;BgBZAQAAvQUAAAAA&#10;">
              <v:fill on="f" focussize="0,0"/>
              <v:stroke on="f" weight="0.5pt"/>
              <v:imagedata o:title=""/>
              <o:lock v:ext="edit" aspectratio="f"/>
              <v:textbox inset="0mm,0mm,0mm,0mm" style="mso-fit-shape-to-text:t;">
                <w:txbxContent>
                  <w:p w14:paraId="1740A9EC">
                    <w:pPr>
                      <w:pStyle w:val="15"/>
                      <w:ind w:left="0" w:leftChars="0" w:firstLine="0" w:firstLineChars="0"/>
                      <w:jc w:val="cente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6A9CA">
    <w:pPr>
      <w:tabs>
        <w:tab w:val="center" w:pos="4153"/>
      </w:tabs>
      <w:spacing w:line="240" w:lineRule="auto"/>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A6055E">
                          <w:pPr>
                            <w:pStyle w:val="15"/>
                            <w:ind w:left="0" w:leftChars="0" w:firstLine="0" w:firstLineChars="0"/>
                            <w:jc w:val="both"/>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1FA6055E">
                    <w:pPr>
                      <w:pStyle w:val="15"/>
                      <w:ind w:left="0" w:leftChars="0" w:firstLine="0" w:firstLineChars="0"/>
                      <w:jc w:val="both"/>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69B19">
    <w:pPr>
      <w:tabs>
        <w:tab w:val="center" w:pos="4394"/>
      </w:tabs>
      <w:spacing w:line="240" w:lineRule="auto"/>
      <w:ind w:left="0" w:leftChars="0" w:firstLine="0" w:firstLineChars="0"/>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AEE663">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u0uKUt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u0uKUtAgAAVwQAAA4AAAAAAAAAAQAgAAAAHwEAAGRycy9lMm9Eb2MueG1sUEsFBgAAAAAG&#10;AAYAWQEAAL4FAAAAAA==&#10;">
              <v:fill on="f" focussize="0,0"/>
              <v:stroke on="f" weight="0.5pt"/>
              <v:imagedata o:title=""/>
              <o:lock v:ext="edit" aspectratio="f"/>
              <v:textbox inset="0mm,0mm,0mm,0mm" style="mso-fit-shape-to-text:t;">
                <w:txbxContent>
                  <w:p w14:paraId="33AEE663">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26B69">
    <w:pPr>
      <w:pStyle w:val="15"/>
      <w:ind w:left="0" w:leftChars="0" w:firstLine="0" w:firstLineChars="0"/>
      <w:jc w:val="both"/>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F0EC13">
                          <w:pPr>
                            <w:pStyle w:val="15"/>
                            <w:ind w:left="0" w:leftChars="0" w:firstLine="0" w:firstLineChars="0"/>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14:paraId="59F0EC13">
                    <w:pPr>
                      <w:pStyle w:val="15"/>
                      <w:ind w:left="0" w:leftChars="0" w:firstLine="0" w:firstLineChars="0"/>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8E3E36">
    <w:pPr>
      <w:tabs>
        <w:tab w:val="center" w:pos="4394"/>
      </w:tabs>
      <w:spacing w:line="240" w:lineRule="auto"/>
      <w:ind w:left="0" w:leftChars="0" w:firstLine="0" w:firstLineChars="0"/>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EE49D5">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5AEE49D5">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714B2">
    <w:pPr>
      <w:pStyle w:val="16"/>
      <w:pBdr>
        <w:bottom w:val="none" w:color="auto" w:sz="0" w:space="1"/>
      </w:pBdr>
      <w:tabs>
        <w:tab w:val="left" w:pos="7419"/>
      </w:tabs>
      <w:jc w:val="left"/>
      <w:rPr>
        <w:rFonts w:hint="eastAsia" w:ascii="宋体" w:hAnsi="宋体" w:eastAsia="宋体" w:cs="宋体"/>
        <w:sz w:val="21"/>
        <w:szCs w:val="21"/>
        <w:lang w:eastAsia="zh-CN"/>
      </w:rPr>
    </w:pPr>
    <w:r>
      <w:rPr>
        <w:rFonts w:hint="eastAsia" w:ascii="宋体" w:hAnsi="宋体" w:cs="宋体"/>
        <w:sz w:val="21"/>
        <w:szCs w:val="21"/>
        <w:lang w:eastAsia="zh-CN"/>
      </w:rPr>
      <w:tab/>
    </w:r>
    <w:r>
      <w:rPr>
        <w:rFonts w:hint="eastAsia" w:ascii="宋体" w:hAnsi="宋体" w:cs="宋体"/>
        <w:sz w:val="21"/>
        <w:szCs w:val="21"/>
        <w:lang w:eastAsia="zh-CN"/>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44086">
    <w:pPr>
      <w:pStyle w:val="16"/>
      <w:pBdr>
        <w:bottom w:val="single" w:color="auto" w:sz="8" w:space="1"/>
      </w:pBdr>
      <w:jc w:val="center"/>
      <w:rPr>
        <w:rFonts w:hint="eastAsia" w:ascii="宋体" w:hAnsi="宋体" w:cs="宋体"/>
        <w:sz w:val="21"/>
        <w:szCs w:val="21"/>
      </w:rPr>
    </w:pPr>
    <w:r>
      <w:rPr>
        <w:rFonts w:hint="eastAsia" w:ascii="宋体" w:hAnsi="宋体" w:cs="宋体"/>
        <w:sz w:val="21"/>
        <w:szCs w:val="21"/>
      </w:rPr>
      <w:t>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3010B">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rFonts w:hint="eastAsia" w:ascii="宋体" w:hAnsi="宋体" w:cs="宋体"/>
        <w:sz w:val="21"/>
        <w:szCs w:val="21"/>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9AACF">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8E369">
    <w:pPr>
      <w:pStyle w:val="16"/>
      <w:pBdr>
        <w:bottom w:val="single" w:color="auto" w:sz="8" w:space="1"/>
      </w:pBdr>
      <w:ind w:left="0" w:leftChars="0" w:firstLine="0" w:firstLineChars="0"/>
      <w:jc w:val="center"/>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48977">
    <w:pPr>
      <w:pStyle w:val="16"/>
      <w:pBdr>
        <w:bottom w:val="single" w:color="auto" w:sz="8" w:space="1"/>
      </w:pBdr>
      <w:ind w:left="0" w:leftChars="0" w:firstLine="0" w:firstLineChars="0"/>
      <w:jc w:val="center"/>
      <w:rPr>
        <w:rFonts w:hint="eastAsia" w:ascii="宋体" w:hAnsi="宋体" w:cs="宋体"/>
        <w:sz w:val="21"/>
        <w:szCs w:val="21"/>
      </w:rPr>
    </w:pPr>
    <w:r>
      <w:rPr>
        <w:rFonts w:hint="eastAsia" w:ascii="宋体" w:hAnsi="宋体" w:cs="宋体"/>
        <w:sz w:val="21"/>
        <w:szCs w:val="21"/>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C68BE">
    <w:pPr>
      <w:pStyle w:val="16"/>
      <w:pBdr>
        <w:bottom w:val="single" w:color="auto" w:sz="8" w:space="1"/>
      </w:pBdr>
      <w:ind w:left="0" w:leftChars="0" w:firstLine="0" w:firstLineChars="0"/>
      <w:jc w:val="center"/>
      <w:rPr>
        <w:rFonts w:hint="default" w:eastAsia="宋体"/>
        <w:sz w:val="21"/>
        <w:szCs w:val="21"/>
        <w:lang w:val="en-US" w:eastAsia="zh-CN"/>
      </w:rPr>
    </w:pPr>
    <w:r>
      <w:rPr>
        <w:rFonts w:hint="eastAsia"/>
        <w:sz w:val="21"/>
        <w:szCs w:val="21"/>
        <w:lang w:val="en-US" w:eastAsia="zh-CN"/>
      </w:rPr>
      <w:t>目录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25A55">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1</w:t>
    </w:r>
    <w:r>
      <w:rPr>
        <w:rFonts w:hint="eastAsia" w:ascii="宋体" w:hAnsi="宋体" w:cs="宋体"/>
        <w:sz w:val="21"/>
        <w:szCs w:val="21"/>
      </w:rPr>
      <w:t xml:space="preserve"> 绪论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0D061">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融合图像与地理位置元数据的古树名木多模态哈希检索方法研究与应用</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94F79">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2</w:t>
    </w:r>
    <w:r>
      <w:rPr>
        <w:rFonts w:hint="eastAsia" w:ascii="宋体" w:hAnsi="宋体" w:cs="宋体"/>
        <w:sz w:val="21"/>
        <w:szCs w:val="21"/>
      </w:rPr>
      <w:t>相关理论基础</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569198">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融合图像与地理位置元数据的古树名木多模态哈希检索方法研究与应用</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D2293">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default" w:ascii="宋体" w:hAnsi="宋体" w:eastAsia="宋体" w:cs="宋体"/>
        <w:sz w:val="21"/>
        <w:szCs w:val="21"/>
        <w:lang w:val="en-US" w:eastAsia="zh-CN"/>
      </w:rPr>
    </w:pPr>
    <w:r>
      <w:rPr>
        <w:sz w:val="21"/>
        <w:szCs w:val="21"/>
      </w:rPr>
      <w:t>3</w:t>
    </w:r>
    <w:r>
      <w:rPr>
        <w:rFonts w:hint="eastAsia" w:ascii="宋体" w:hAnsi="宋体" w:cs="宋体"/>
        <w:sz w:val="21"/>
        <w:szCs w:val="21"/>
      </w:rPr>
      <w:t xml:space="preserve"> 基于</w:t>
    </w:r>
    <w:r>
      <w:rPr>
        <w:rFonts w:hint="eastAsia" w:ascii="宋体" w:hAnsi="宋体" w:cs="宋体"/>
        <w:sz w:val="21"/>
        <w:szCs w:val="21"/>
        <w:lang w:val="en-US" w:eastAsia="zh-CN"/>
      </w:rPr>
      <w:t>深度哈希学习的多模态检索模型</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25EEB5">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融合图像与地理位置元数据的古树名木多模态哈希检索方法研究与应用</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67789">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default" w:ascii="宋体" w:hAnsi="宋体" w:cs="宋体"/>
        <w:sz w:val="21"/>
        <w:szCs w:val="21"/>
        <w:lang w:val="en-US"/>
      </w:rPr>
    </w:pPr>
    <w:r>
      <w:rPr>
        <w:sz w:val="21"/>
        <w:szCs w:val="21"/>
      </w:rPr>
      <w:t>4</w:t>
    </w:r>
    <w:r>
      <w:rPr>
        <w:rFonts w:hint="eastAsia" w:ascii="宋体" w:hAnsi="宋体" w:cs="宋体"/>
        <w:sz w:val="21"/>
        <w:szCs w:val="21"/>
      </w:rPr>
      <w:t>古树名木</w:t>
    </w:r>
    <w:r>
      <w:rPr>
        <w:rFonts w:hint="eastAsia" w:ascii="宋体" w:hAnsi="宋体" w:cs="宋体"/>
        <w:sz w:val="21"/>
        <w:szCs w:val="21"/>
        <w:lang w:val="en-US" w:eastAsia="zh-CN"/>
      </w:rPr>
      <w:t>多模态展示与检索系统</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D13C8">
    <w:pPr>
      <w:pStyle w:val="16"/>
      <w:pBdr>
        <w:bottom w:val="single" w:color="auto" w:sz="8" w:space="1"/>
      </w:pBdr>
      <w:jc w:val="center"/>
      <w:rPr>
        <w:rFonts w:hint="default"/>
        <w:sz w:val="21"/>
        <w:szCs w:val="21"/>
        <w:lang w:val="en-US"/>
      </w:rPr>
    </w:pPr>
    <w:r>
      <w:rPr>
        <w:rFonts w:hint="eastAsia"/>
        <w:sz w:val="21"/>
        <w:szCs w:val="21"/>
        <w:lang w:val="en-US" w:eastAsia="zh-CN"/>
      </w:rPr>
      <w:t>融合图像与地理位置元数据的古树名木多模态哈希检索方法研究与应用</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A3274">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5</w:t>
    </w:r>
    <w:r>
      <w:rPr>
        <w:rFonts w:hint="eastAsia" w:ascii="宋体" w:hAnsi="宋体" w:cs="宋体"/>
        <w:sz w:val="21"/>
        <w:szCs w:val="21"/>
      </w:rPr>
      <w:t>总结与展望</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A3E88">
    <w:pPr>
      <w:pStyle w:val="16"/>
      <w:pBdr>
        <w:bottom w:val="single" w:color="auto" w:sz="8" w:space="1"/>
      </w:pBdr>
      <w:jc w:val="center"/>
      <w:rPr>
        <w:rFonts w:hint="default"/>
        <w:sz w:val="21"/>
        <w:szCs w:val="21"/>
        <w:lang w:val="en-US"/>
      </w:rPr>
    </w:pPr>
    <w:r>
      <w:rPr>
        <w:rFonts w:hint="eastAsia"/>
        <w:sz w:val="21"/>
        <w:szCs w:val="21"/>
        <w:lang w:val="en-US" w:eastAsia="zh-CN"/>
      </w:rPr>
      <w:t>融合图像与地理位置元数据的古树名木多模态哈希检索方法研究与应用</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D34FC">
    <w:pPr>
      <w:pStyle w:val="16"/>
      <w:keepNext w:val="0"/>
      <w:keepLines w:val="0"/>
      <w:pageBreakBefore w:val="0"/>
      <w:widowControl w:val="0"/>
      <w:pBdr>
        <w:bottom w:val="single" w:color="auto" w:sz="4" w:space="1"/>
      </w:pBdr>
      <w:tabs>
        <w:tab w:val="clear" w:pos="4153"/>
      </w:tabs>
      <w:kinsoku/>
      <w:wordWrap/>
      <w:overflowPunct/>
      <w:topLinePunct w:val="0"/>
      <w:bidi w:val="0"/>
      <w:adjustRightInd/>
      <w:snapToGrid w:val="0"/>
      <w:ind w:firstLine="0" w:firstLineChars="0"/>
      <w:jc w:val="center"/>
      <w:textAlignment w:val="auto"/>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3197B">
    <w:pPr>
      <w:pStyle w:val="16"/>
      <w:pBdr>
        <w:bottom w:val="single" w:color="auto" w:sz="4" w:space="1"/>
      </w:pBdr>
      <w:tabs>
        <w:tab w:val="clear" w:pos="4153"/>
      </w:tabs>
      <w:ind w:left="0" w:leftChars="0" w:firstLine="0" w:firstLineChars="0"/>
      <w:jc w:val="center"/>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EDB10E"/>
    <w:multiLevelType w:val="singleLevel"/>
    <w:tmpl w:val="89EDB10E"/>
    <w:lvl w:ilvl="0" w:tentative="0">
      <w:start w:val="1"/>
      <w:numFmt w:val="decimalEnclosedCircleChinese"/>
      <w:suff w:val="nothing"/>
      <w:lvlText w:val="%1　"/>
      <w:lvlJc w:val="left"/>
      <w:pPr>
        <w:ind w:left="0" w:firstLine="400"/>
      </w:pPr>
      <w:rPr>
        <w:rFonts w:hint="eastAsia"/>
      </w:rPr>
    </w:lvl>
  </w:abstractNum>
  <w:abstractNum w:abstractNumId="1">
    <w:nsid w:val="8BAE12F5"/>
    <w:multiLevelType w:val="singleLevel"/>
    <w:tmpl w:val="8BAE12F5"/>
    <w:lvl w:ilvl="0" w:tentative="0">
      <w:start w:val="1"/>
      <w:numFmt w:val="decimal"/>
      <w:suff w:val="nothing"/>
      <w:lvlText w:val="（%1）"/>
      <w:lvlJc w:val="left"/>
    </w:lvl>
  </w:abstractNum>
  <w:abstractNum w:abstractNumId="2">
    <w:nsid w:val="A4C77C3B"/>
    <w:multiLevelType w:val="singleLevel"/>
    <w:tmpl w:val="A4C77C3B"/>
    <w:lvl w:ilvl="0" w:tentative="0">
      <w:start w:val="1"/>
      <w:numFmt w:val="decimal"/>
      <w:suff w:val="nothing"/>
      <w:lvlText w:val="（%1）"/>
      <w:lvlJc w:val="left"/>
    </w:lvl>
  </w:abstractNum>
  <w:abstractNum w:abstractNumId="3">
    <w:nsid w:val="A6E4AAE7"/>
    <w:multiLevelType w:val="singleLevel"/>
    <w:tmpl w:val="A6E4AAE7"/>
    <w:lvl w:ilvl="0" w:tentative="0">
      <w:start w:val="1"/>
      <w:numFmt w:val="decimal"/>
      <w:suff w:val="nothing"/>
      <w:lvlText w:val="（%1）"/>
      <w:lvlJc w:val="left"/>
    </w:lvl>
  </w:abstractNum>
  <w:abstractNum w:abstractNumId="4">
    <w:nsid w:val="C9372F59"/>
    <w:multiLevelType w:val="singleLevel"/>
    <w:tmpl w:val="C9372F59"/>
    <w:lvl w:ilvl="0" w:tentative="0">
      <w:start w:val="1"/>
      <w:numFmt w:val="decimal"/>
      <w:suff w:val="nothing"/>
      <w:lvlText w:val="（%1）"/>
      <w:lvlJc w:val="left"/>
    </w:lvl>
  </w:abstractNum>
  <w:abstractNum w:abstractNumId="5">
    <w:nsid w:val="0402B450"/>
    <w:multiLevelType w:val="singleLevel"/>
    <w:tmpl w:val="0402B450"/>
    <w:lvl w:ilvl="0" w:tentative="0">
      <w:start w:val="1"/>
      <w:numFmt w:val="decimal"/>
      <w:suff w:val="nothing"/>
      <w:lvlText w:val="（%1）"/>
      <w:lvlJc w:val="left"/>
    </w:lvl>
  </w:abstractNum>
  <w:abstractNum w:abstractNumId="6">
    <w:nsid w:val="0CD0113B"/>
    <w:multiLevelType w:val="singleLevel"/>
    <w:tmpl w:val="0CD0113B"/>
    <w:lvl w:ilvl="0" w:tentative="0">
      <w:start w:val="1"/>
      <w:numFmt w:val="decimal"/>
      <w:lvlText w:val="[%1]"/>
      <w:lvlJc w:val="left"/>
      <w:pPr>
        <w:tabs>
          <w:tab w:val="left" w:pos="420"/>
        </w:tabs>
        <w:ind w:left="425" w:leftChars="0" w:hanging="425" w:firstLineChars="0"/>
      </w:pPr>
      <w:rPr>
        <w:rFonts w:hint="default"/>
      </w:rPr>
    </w:lvl>
  </w:abstractNum>
  <w:abstractNum w:abstractNumId="7">
    <w:nsid w:val="13DD7AC4"/>
    <w:multiLevelType w:val="singleLevel"/>
    <w:tmpl w:val="13DD7AC4"/>
    <w:lvl w:ilvl="0" w:tentative="0">
      <w:start w:val="1"/>
      <w:numFmt w:val="decimal"/>
      <w:suff w:val="nothing"/>
      <w:lvlText w:val="（%1）"/>
      <w:lvlJc w:val="left"/>
    </w:lvl>
  </w:abstractNum>
  <w:abstractNum w:abstractNumId="8">
    <w:nsid w:val="2AFD7431"/>
    <w:multiLevelType w:val="singleLevel"/>
    <w:tmpl w:val="2AFD7431"/>
    <w:lvl w:ilvl="0" w:tentative="0">
      <w:start w:val="1"/>
      <w:numFmt w:val="decimal"/>
      <w:suff w:val="nothing"/>
      <w:lvlText w:val="（%1）"/>
      <w:lvlJc w:val="left"/>
      <w:rPr>
        <w:rFonts w:hint="default" w:ascii="Times New Roman" w:hAnsi="Times New Roman" w:cs="Times New Roman"/>
      </w:rPr>
    </w:lvl>
  </w:abstractNum>
  <w:abstractNum w:abstractNumId="9">
    <w:nsid w:val="51DD2A2C"/>
    <w:multiLevelType w:val="singleLevel"/>
    <w:tmpl w:val="51DD2A2C"/>
    <w:lvl w:ilvl="0" w:tentative="0">
      <w:start w:val="1"/>
      <w:numFmt w:val="decimal"/>
      <w:suff w:val="nothing"/>
      <w:lvlText w:val="（%1）"/>
      <w:lvlJc w:val="left"/>
    </w:lvl>
  </w:abstractNum>
  <w:abstractNum w:abstractNumId="10">
    <w:nsid w:val="530E1F57"/>
    <w:multiLevelType w:val="singleLevel"/>
    <w:tmpl w:val="530E1F57"/>
    <w:lvl w:ilvl="0" w:tentative="0">
      <w:start w:val="2"/>
      <w:numFmt w:val="decimal"/>
      <w:suff w:val="nothing"/>
      <w:lvlText w:val="（%1）"/>
      <w:lvlJc w:val="left"/>
    </w:lvl>
  </w:abstractNum>
  <w:abstractNum w:abstractNumId="11">
    <w:nsid w:val="571303EE"/>
    <w:multiLevelType w:val="singleLevel"/>
    <w:tmpl w:val="571303EE"/>
    <w:lvl w:ilvl="0" w:tentative="0">
      <w:start w:val="1"/>
      <w:numFmt w:val="decimal"/>
      <w:suff w:val="nothing"/>
      <w:lvlText w:val="（%1）"/>
      <w:lvlJc w:val="left"/>
    </w:lvl>
  </w:abstractNum>
  <w:abstractNum w:abstractNumId="12">
    <w:nsid w:val="59546352"/>
    <w:multiLevelType w:val="singleLevel"/>
    <w:tmpl w:val="59546352"/>
    <w:lvl w:ilvl="0" w:tentative="0">
      <w:start w:val="1"/>
      <w:numFmt w:val="decimal"/>
      <w:suff w:val="nothing"/>
      <w:lvlText w:val="（%1）"/>
      <w:lvlJc w:val="left"/>
    </w:lvl>
  </w:abstractNum>
  <w:abstractNum w:abstractNumId="13">
    <w:nsid w:val="6AC83C8B"/>
    <w:multiLevelType w:val="singleLevel"/>
    <w:tmpl w:val="6AC83C8B"/>
    <w:lvl w:ilvl="0" w:tentative="0">
      <w:start w:val="1"/>
      <w:numFmt w:val="decimal"/>
      <w:suff w:val="space"/>
      <w:lvlText w:val="(%1)"/>
      <w:lvlJc w:val="left"/>
    </w:lvl>
  </w:abstractNum>
  <w:abstractNum w:abstractNumId="14">
    <w:nsid w:val="7BF7FD39"/>
    <w:multiLevelType w:val="singleLevel"/>
    <w:tmpl w:val="7BF7FD39"/>
    <w:lvl w:ilvl="0" w:tentative="0">
      <w:start w:val="1"/>
      <w:numFmt w:val="decimal"/>
      <w:suff w:val="nothing"/>
      <w:lvlText w:val="（%1）"/>
      <w:lvlJc w:val="left"/>
    </w:lvl>
  </w:abstractNum>
  <w:abstractNum w:abstractNumId="15">
    <w:nsid w:val="7CF275E0"/>
    <w:multiLevelType w:val="singleLevel"/>
    <w:tmpl w:val="7CF275E0"/>
    <w:lvl w:ilvl="0" w:tentative="0">
      <w:start w:val="2"/>
      <w:numFmt w:val="decimal"/>
      <w:suff w:val="nothing"/>
      <w:lvlText w:val="（%1）"/>
      <w:lvlJc w:val="left"/>
    </w:lvl>
  </w:abstractNum>
  <w:abstractNum w:abstractNumId="16">
    <w:nsid w:val="7EF3084F"/>
    <w:multiLevelType w:val="singleLevel"/>
    <w:tmpl w:val="7EF3084F"/>
    <w:lvl w:ilvl="0" w:tentative="0">
      <w:start w:val="1"/>
      <w:numFmt w:val="decimal"/>
      <w:suff w:val="nothing"/>
      <w:lvlText w:val="（%1）"/>
      <w:lvlJc w:val="left"/>
    </w:lvl>
  </w:abstractNum>
  <w:num w:numId="1">
    <w:abstractNumId w:val="12"/>
  </w:num>
  <w:num w:numId="2">
    <w:abstractNumId w:val="13"/>
  </w:num>
  <w:num w:numId="3">
    <w:abstractNumId w:val="15"/>
  </w:num>
  <w:num w:numId="4">
    <w:abstractNumId w:val="3"/>
  </w:num>
  <w:num w:numId="5">
    <w:abstractNumId w:val="9"/>
  </w:num>
  <w:num w:numId="6">
    <w:abstractNumId w:val="16"/>
  </w:num>
  <w:num w:numId="7">
    <w:abstractNumId w:val="5"/>
  </w:num>
  <w:num w:numId="8">
    <w:abstractNumId w:val="4"/>
  </w:num>
  <w:num w:numId="9">
    <w:abstractNumId w:val="8"/>
  </w:num>
  <w:num w:numId="10">
    <w:abstractNumId w:val="10"/>
  </w:num>
  <w:num w:numId="11">
    <w:abstractNumId w:val="2"/>
  </w:num>
  <w:num w:numId="12">
    <w:abstractNumId w:val="11"/>
  </w:num>
  <w:num w:numId="13">
    <w:abstractNumId w:val="0"/>
  </w:num>
  <w:num w:numId="14">
    <w:abstractNumId w:val="7"/>
  </w:num>
  <w:num w:numId="15">
    <w:abstractNumId w:val="14"/>
  </w:num>
  <w:num w:numId="16">
    <w:abstractNumId w:val="1"/>
  </w:num>
  <w:num w:numId="17">
    <w:abstractNumId w:val="6"/>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小宋">
    <w15:presenceInfo w15:providerId="WPS Office" w15:userId="355721076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0"/>
  <w:bordersDoNotSurroundFooter w:val="0"/>
  <w:trackRevisions w:val="1"/>
  <w:documentProtection w:enforcement="0"/>
  <w:defaultTabStop w:val="420"/>
  <w:evenAndOddHeaders w:val="1"/>
  <w:drawingGridHorizontalSpacing w:val="120"/>
  <w:drawingGridVerticalSpacing w:val="387"/>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hhNDI0ZmI3NDBiNzE2N2NjODc1MjUwMTU1MzI2Y2EifQ=="/>
    <w:docVar w:name="NE.Ref{00E2C05C-A36C-495D-9215-4AFBB6D7A7F9}" w:val=" ADDIN NE.Ref.{00E2C05C-A36C-495D-9215-4AFBB6D7A7F9}&lt;Citation&gt;&lt;Group&gt;&lt;References&gt;&lt;Item&gt;&lt;ID&gt;96&lt;/ID&gt;&lt;UID&gt;{16D6B3D7-2E99-4E76-8025-B9A1A9B4D4F8}&lt;/UID&gt;&lt;Title&gt;Query by image and video content: the QBIC system&lt;/Title&gt;&lt;Template&gt;Journal Article&lt;/Template&gt;&lt;Star&gt;0&lt;/Star&gt;&lt;Tag&gt;0&lt;/Tag&gt;&lt;Author&gt;M., Flickner; H., Sawhney; W., Niblack; J., Ashley; Qian, Huang; B., Dom; M., Gorkani; J., Hafner; D., Lee; D., Petkovic; D., Steele; P., Yanker&lt;/Author&gt;&lt;Year&gt;1995&lt;/Year&gt;&lt;Details&gt;&lt;_alternate_title&gt;Computer; ComputerComputer&lt;/_alternate_title&gt;&lt;_date_display&gt;1995_x000d__x000a_Sept. 1995_x000d__x000a_Sept. 1995&lt;/_date_display&gt;&lt;_date&gt;1995-01-01&lt;/_date&gt;&lt;_doi&gt;10.1109/2.410146&lt;/_doi&gt;&lt;_isbn&gt;1558-0814&lt;/_isbn&gt;&lt;_issue&gt;9&lt;/_issue&gt;&lt;_journal&gt;Computer&lt;/_journal&gt;&lt;_keywords&gt;Image databases; Humans; Cameras; Marine animals; Layout; Anthropometry; Shape measurement; Fabrics; Motion pictures; Intrusion detection&lt;/_keywords&gt;&lt;_pages&gt;23-32&lt;/_pages&gt;&lt;_url&gt;https://dx.doi.org/10.1109/2.410146&lt;/_url&gt;&lt;_volume&gt;28&lt;/_volume&gt;&lt;_created&gt;65859567&lt;/_created&gt;&lt;_modified&gt;65859567&lt;/_modified&gt;&lt;_db_updated&gt;IEEE&lt;/_db_updated&gt;&lt;_impact_factor&gt;   2.200&lt;/_impact_factor&gt;&lt;_social_category&gt;计算机：硬件(4) &amp;amp; 计算机：软件工程(4)&lt;/_social_category&gt;&lt;_collection_scope&gt;SCIE;EI&lt;/_collection_scope&gt;&lt;_accessed&gt;65859570&lt;/_accessed&gt;&lt;/Details&gt;&lt;Extra&gt;&lt;DBUID&gt;{A4F6A5BD-9986-4BA8-BB89-EE459A951B81}&lt;/DBUID&gt;&lt;/Extra&gt;&lt;/Item&gt;&lt;/References&gt;&lt;/Group&gt;&lt;/Citation&gt;_x000a_"/>
    <w:docVar w:name="NE.Ref{00F776C0-E8F7-466F-9185-3A79AE99E7B4}" w:val=" ADDIN NE.Ref.{00F776C0-E8F7-466F-9185-3A79AE99E7B4}&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isbn&gt;9787112230891&lt;/_isbn&gt;&lt;_accessed&gt;65869089&lt;/_accessed&gt;&lt;_created&gt;65869087&lt;/_created&gt;&lt;_modified&gt;65869089&lt;/_modified&gt;&lt;_place_published&gt;北京&lt;/_place_published&gt;&lt;_translated_author&gt;Jing, Jin yi gu shu&lt;/_translated_author&gt;&lt;/Details&gt;&lt;Extra&gt;&lt;DBUID&gt;{A4F6A5BD-9986-4BA8-BB89-EE459A951B81}&lt;/DBUID&gt;&lt;/Extra&gt;&lt;/Item&gt;&lt;/References&gt;&lt;/Group&gt;&lt;/Citation&gt;_x000a_"/>
    <w:docVar w:name="NE.Ref{01D7826C-61EE-4B44-B2FD-AEAC05180105}" w:val=" ADDIN NE.Ref.{01D7826C-61EE-4B44-B2FD-AEAC05180105}&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db_provider&gt;CNKI&lt;/_db_provider&gt;&lt;_doi&gt;10.27675/d.cnki.gcydx.2019.000378&lt;/_doi&gt;&lt;_keywords&gt;信息检索;自适应模态;深度哈希;流形学习;图正则化&lt;/_keywords&gt;&lt;_publisher&gt;重庆邮电大学&lt;/_publisher&gt;&lt;_tertiary_author&gt;曾宪华&lt;/_tertiary_author&gt;&lt;_type_work&gt;硕士&lt;/_type_work&gt;&lt;_url&gt;https://link.cnki.net/doi/10.27675/d.cnki.gcydx.2019.000378&lt;/_url&gt;&lt;_created&gt;65859730&lt;/_created&gt;&lt;_modified&gt;65859730&lt;/_modified&gt;&lt;_db_updated&gt;CNKI - Reference&lt;/_db_updated&gt;&lt;_accessed&gt;65859735&lt;/_access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02EC3338-715A-4AD7-88DA-4D989CCDF7E4}" w:val=" ADDIN NE.Ref.{02EC3338-715A-4AD7-88DA-4D989CCDF7E4}&lt;Citation&gt;&lt;Group&gt;&lt;References&gt;&lt;Item&gt;&lt;ID&gt;71&lt;/ID&gt;&lt;UID&gt;{6C1444F7-AD80-46C6-A512-2B20CFB9269D}&lt;/UID&gt;&lt;Title&gt;Going deeper with convolutions&lt;/Title&gt;&lt;Template&gt;Conference Proceedings&lt;/Template&gt;&lt;Star&gt;0&lt;/Star&gt;&lt;Tag&gt;0&lt;/Tag&gt;&lt;Author&gt;C., Szegedy; Wei, Liu; Yangqing, Jia; P., Sermanet; S., Reed; D., Anguelov; D., Erhan; V., Vanhoucke; A., Rabinovich&lt;/Author&gt;&lt;Year&gt;2015&lt;/Year&gt;&lt;Details&gt;&lt;_date_display&gt;2015_x000d__x000a_7-12 June 2015_x000d__x000a_7-12 June 2015&lt;/_date_display&gt;&lt;_date&gt;0007-12-20&lt;/_date&gt;&lt;_doi&gt;10.1109/CVPR.2015.7298594&lt;/_doi&gt;&lt;_isbn&gt;1063-6919&lt;/_isbn&gt;&lt;_keywords&gt;Computer architecture; Convolutional codes; Sparse matrices; Neural networks; Visualization; Object detection; Computer vision&lt;/_keywords&gt;&lt;_pages&gt;1-9&lt;/_pages&gt;&lt;_secondary_title&gt;2015 IEEE Conference on Computer Vision and Pattern Recognition (CVPR)&lt;/_secondary_title&gt;&lt;_short_title&gt;2015 IEEE Conference on Computer Vision and Pattern Recognition (CVPR)&lt;/_short_title&gt;&lt;_url&gt;https://dx.doi.org/10.1109/CVPR.2015.7298594&lt;/_url&gt;&lt;_created&gt;65332894&lt;/_created&gt;&lt;_modified&gt;65332894&lt;/_modified&gt;&lt;_db_updated&gt;IEEE&lt;/_db_updated&gt;&lt;/Details&gt;&lt;Extra&gt;&lt;DBUID&gt;{7C3699DA-B1D3-458D-A915-0349DF0FBAC0}&lt;/DBUID&gt;&lt;/Extra&gt;&lt;/Item&gt;&lt;/References&gt;&lt;/Group&gt;&lt;/Citation&gt;_x000a_"/>
    <w:docVar w:name="NE.Ref{066C2AD0-9DE6-4B96-901E-A940613E2F9A}" w:val=" ADDIN NE.Ref.{066C2AD0-9DE6-4B96-901E-A940613E2F9A}&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070E593A-DDF5-4D82-9EC2-60632818DE13}" w:val=" ADDIN NE.Ref.{070E593A-DDF5-4D82-9EC2-60632818DE13}&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ccessed&gt;65875599&lt;/_accessed&gt;&lt;_author_adr&gt;北京林业大学;&lt;/_author_adr&gt;&lt;_created&gt;65869494&lt;/_created&gt;&lt;_db_provider&gt;CNKI&lt;/_db_provider&gt;&lt;_db_updated&gt;CNKI - Reference&lt;/_db_updated&gt;&lt;_doi&gt;10.13924/j.cnki.cecs.2025.03.002&lt;/_doi&gt;&lt;_isbn&gt;1004-2989&lt;/_isbn&gt;&lt;_issue&gt;03&lt;/_issue&gt;&lt;_journal&gt;工程建设标准化&lt;/_journal&gt;&lt;_modified&gt;65875598&lt;/_modified&gt;&lt;_pages&gt;27+20&lt;/_pages&gt;&lt;_url&gt;https://link.cnki.net/doi/10.13924/j.cnki.cecs.2025.03.002&lt;/_url&gt;&lt;_volume&gt;01&lt;/_volume&gt;&lt;_translated_author&gt;An, Li zhe&lt;/_translated_author&gt;&lt;/Details&gt;&lt;Extra&gt;&lt;DBUID&gt;{A4F6A5BD-9986-4BA8-BB89-EE459A951B81}&lt;/DBUID&gt;&lt;/Extra&gt;&lt;/Item&gt;&lt;/References&gt;&lt;/Group&gt;&lt;/Citation&gt;_x000a_"/>
    <w:docVar w:name="NE.Ref{08777F03-31A9-47DF-AABC-639162588674}" w:val=" ADDIN NE.Ref.{08777F03-31A9-47DF-AABC-639162588674}&lt;Citation&gt;&lt;Group&gt;&lt;References&gt;&lt;Item&gt;&lt;ID&gt;91&lt;/ID&gt;&lt;UID&gt;{2D719B03-B335-4427-B81B-4D1E31C414F8}&lt;/UID&gt;&lt;Title&gt;CNN影像输入尺寸和分辨率对川西针叶林植被分类精度的影响&lt;/Title&gt;&lt;Template&gt;Journal Article&lt;/Template&gt;&lt;Star&gt;0&lt;/Star&gt;&lt;Tag&gt;0&lt;/Tag&gt;&lt;Author&gt;石伟博; 廖小罕; 王绍强; 岳焕印; 王东亮&lt;/Author&gt;&lt;Year&gt;2023&lt;/Year&gt;&lt;Details&gt;&lt;_author_aff&gt;中国地质大学(武汉)地理与信息工程学院区域生态过程与环境演变实验室;中国科学院地理科学与资源研究所资源与环境信息系统国家重点实验室;中国科学院无人机应用与管控研究中心;中国民航局低空地理信息与航路重点实验室;中国科学院地理科学与资源研究所生态系统网络观测与模拟重点实验室;中国科学院大学资源与环境学院;&lt;/_author_aff&gt;&lt;_date&gt;2023-11-25&lt;/_date&gt;&lt;_issue&gt;11&lt;/_issue&gt;&lt;_journal&gt;遥感学报&lt;/_journal&gt;&lt;_keywords&gt;无人机RGB影像;卷积神经网络;川西亚高山针叶林;植被分类;输入尺寸;空间分辨率&lt;/_keywords&gt;&lt;_pages&gt;2640-2652&lt;/_pages&gt;&lt;_url&gt;https://kns.cnki.net/kcms2/article/abstract?v=7P8mTOHD94H4znjpiIoFmLRAnOkyDVSskivXa6XNH85N2Ziehmfn8D82f1aOIOh2IRPpUbJJPExDUluCYjZZQ4sNSkaLHfz9ngWjLJpRPTiAXcETZozm0xwpib17x08UPLfqt0r10Y7_Wvmrj0IlBQ==&amp;amp;uniplatform=NZKPT&amp;amp;language=CHS&lt;/_url&gt;&lt;_volume&gt;27&lt;/_volume&gt;&lt;_created&gt;65346389&lt;/_created&gt;&lt;_modified&gt;65346389&lt;/_modified&gt;&lt;_db_updated&gt;CNKI - Reference&lt;/_db_updated&gt;&lt;_translated_author&gt;Shi, Wei bo;Liao, Xiao han;Wang, Shao qiang;Yue, Huan yin;Wang, Dong liang&lt;/_translated_author&gt;&lt;/Details&gt;&lt;Extra&gt;&lt;DBUID&gt;{7C3699DA-B1D3-458D-A915-0349DF0FBAC0}&lt;/DBUID&gt;&lt;/Extra&gt;&lt;/Item&gt;&lt;/References&gt;&lt;/Group&gt;&lt;/Citation&gt;_x000a_"/>
    <w:docVar w:name="NE.Ref{08F983F4-D63B-48C2-A53D-83A5F58ADDE9}" w:val=" ADDIN NE.Ref.{08F983F4-D63B-48C2-A53D-83A5F58ADDE9}&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edition&gt;第一版&lt;/_edition&gt;&lt;_isbn&gt;9787112230891&lt;/_isbn&gt;&lt;_accessed&gt;65869088&lt;/_accessed&gt;&lt;_created&gt;65869087&lt;/_created&gt;&lt;_modified&gt;65869087&lt;/_modified&gt;&lt;_translated_author&gt;Jing, Jin yi gu shu&lt;/_translated_author&gt;&lt;/Details&gt;&lt;Extra&gt;&lt;DBUID&gt;{A4F6A5BD-9986-4BA8-BB89-EE459A951B81}&lt;/DBUID&gt;&lt;/Extra&gt;&lt;/Item&gt;&lt;/References&gt;&lt;/Group&gt;&lt;/Citation&gt;_x000a_"/>
    <w:docVar w:name="NE.Ref{0A1FBF88-247E-4D00-9020-BC6878C67CB6}" w:val=" ADDIN NE.Ref.{0A1FBF88-247E-4D00-9020-BC6878C67CB6}&lt;Citation&gt;&lt;Group&gt;&lt;References&gt;&lt;Item&gt;&lt;ID&gt;47&lt;/ID&gt;&lt;UID&gt;{B27316E7-7F0A-403D-ABEE-BE43F9B62480}&lt;/UID&gt;&lt;Title&gt;Cross-modal Retrieval with Correspondence Autoencoder&lt;/Title&gt;&lt;Template&gt;Journal Article&lt;/Template&gt;&lt;Star&gt;0&lt;/Star&gt;&lt;Tag&gt;0&lt;/Tag&gt;&lt;Author&gt;Feng, Fangxiang; Wang, Xiaojie; Li, Ruifan&lt;/Author&gt;&lt;Year&gt;2014&lt;/Year&gt;&lt;Details&gt;&lt;_journal&gt;ACM&lt;/_journal&gt;&lt;_url&gt;https://xueshu.baidu.com/usercenter/paper/show?paperid=883d8bb7711f9fe4202ef20399f165b5&amp;amp;site=xueshu_se&amp;amp;hitarticle=1&lt;/_url&gt;&lt;_created&gt;65326496&lt;/_created&gt;&lt;_modified&gt;65326496&lt;/_modified&gt;&lt;_db_updated&gt;kuakujiansuo&lt;/_db_updated&gt;&lt;/Details&gt;&lt;Extra&gt;&lt;DBUID&gt;{7C3699DA-B1D3-458D-A915-0349DF0FBAC0}&lt;/DBUID&gt;&lt;/Extra&gt;&lt;/Item&gt;&lt;/References&gt;&lt;/Group&gt;&lt;/Citation&gt;_x000a_"/>
    <w:docVar w:name="NE.Ref{0E2469B0-B8B9-4421-87A3-1677749C8D56}" w:val=" ADDIN NE.Ref.{0E2469B0-B8B9-4421-87A3-1677749C8D56}&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uthor_aff&gt;Google, AI Language, Mountain View, CA 94043 USA;Google, AI Language, Mountain View, CA 94043 USA;Google, AI Language, Mountain View, CA 94043 USA;Google, AI Language, Mountain View, CA 94043 USA;&lt;/_author_aff&gt;&lt;_cited_count&gt;118640&lt;/_cited_count&gt;&lt;_date&gt;2023-11-08&lt;/_date&gt;&lt;_doi&gt;10.18653/v1/n19-1423&lt;/_doi&gt;&lt;_journal&gt;North American Chapter of the Association for Computational Linguistics&lt;/_journal&gt;&lt;_number&gt;5bdc31b417c44a1f58a0b8c2&lt;/_number&gt;&lt;_pages&gt;4171-4186&lt;/_pages&gt;&lt;_url&gt;https://openalex.org/W2896457183;https://doi.org/10.48550/arxiv.1810.04805;&lt;/_url&gt;&lt;_created&gt;65859747&lt;/_created&gt;&lt;_modified&gt;65859747&lt;/_modified&gt;&lt;_db_updated&gt;Aminer&lt;/_db_updated&gt;&lt;_accessed&gt;65859747&lt;/_accessed&gt;&lt;/Details&gt;&lt;Extra&gt;&lt;DBUID&gt;{A4F6A5BD-9986-4BA8-BB89-EE459A951B81}&lt;/DBUID&gt;&lt;/Extra&gt;&lt;/Item&gt;&lt;/References&gt;&lt;/Group&gt;&lt;/Citation&gt;_x000a_"/>
    <w:docVar w:name="NE.Ref{0E747B9E-86C1-411E-A7A3-22C0156F158C}" w:val=" ADDIN NE.Ref.{0E747B9E-86C1-411E-A7A3-22C0156F158C}&lt;Citation&gt;&lt;Group&gt;&lt;References&gt;&lt;Item&gt;&lt;ID&gt;54&lt;/ID&gt;&lt;UID&gt;{BA3D5A1F-455B-4803-B270-D9F1429BB760}&lt;/UID&gt;&lt;Title&gt;VL-BERT: Pre-training of Generic Visual-Linguistic Representations&lt;/Title&gt;&lt;Template&gt;Journal Article&lt;/Template&gt;&lt;Star&gt;0&lt;/Star&gt;&lt;Tag&gt;0&lt;/Tag&gt;&lt;Author&gt;Su, Weijie; Zhu, Xizhou; Cao, Yue; Li, Bin; Lu, Lewei; Wei, Furu; Dai, Jifeng&lt;/Author&gt;&lt;Year&gt;2019&lt;/Year&gt;&lt;Details&gt;&lt;_url&gt;https://xueshu.baidu.com/usercenter/paper/show?paperid=1y370a10183d0rt02e6v0j70y5764506&amp;amp;site=xueshu_se&lt;/_url&gt;&lt;_created&gt;65326546&lt;/_created&gt;&lt;_modified&gt;65326546&lt;/_modified&gt;&lt;_db_updated&gt;kuakujiansuo&lt;/_db_updated&gt;&lt;/Details&gt;&lt;Extra&gt;&lt;DBUID&gt;{7C3699DA-B1D3-458D-A915-0349DF0FBAC0}&lt;/DBUID&gt;&lt;/Extra&gt;&lt;/Item&gt;&lt;/References&gt;&lt;/Group&gt;&lt;/Citation&gt;_x000a_"/>
    <w:docVar w:name="NE.Ref{0FE11F24-6691-4253-BA3F-B9D212C8091D}" w:val=" ADDIN NE.Ref.{0FE11F24-6691-4253-BA3F-B9D212C8091D}&lt;Citation&gt;&lt;Group&gt;&lt;References&gt;&lt;Item&gt;&lt;ID&gt;103&lt;/ID&gt;&lt;UID&gt;{EC715FEA-ABF4-4EF9-896D-BACC788A86D2}&lt;/UID&gt;&lt;Title&gt;多模态协同对比学习的方面级情感分析模型&lt;/Title&gt;&lt;Template&gt;Journal Article&lt;/Template&gt;&lt;Star&gt;0&lt;/Star&gt;&lt;Tag&gt;0&lt;/Tag&gt;&lt;Author&gt;余本功; 邢钰; 张书文&lt;/Author&gt;&lt;Year&gt;2024&lt;/Year&gt;&lt;Details&gt;&lt;_author_adr&gt;合肥工业大学管理学院;合肥工业大学过程优化与智能决策教育部重点实验室;&lt;/_author_adr&gt;&lt;_db_provider&gt;CNKI&lt;/_db_provider&gt;&lt;_isbn&gt;2096-3467&lt;/_isbn&gt;&lt;_issue&gt;11&lt;/_issue&gt;&lt;_journal&gt;数据分析与知识发现&lt;/_journal&gt;&lt;_keywords&gt;多模态;方面级情感分析;对比学习&lt;/_keywords&gt;&lt;_pages&gt;22-32&lt;/_pages&gt;&lt;_url&gt;https://link.cnki.net/urlid/10.1478.G2.20240207.1102.002&lt;/_url&gt;&lt;_volume&gt;8&lt;/_volume&gt;&lt;_created&gt;65859635&lt;/_created&gt;&lt;_modified&gt;65859643&lt;/_modified&gt;&lt;_db_updated&gt;CNKI - Reference&lt;/_db_updated&gt;&lt;_collection_scope&gt;PKU;CSCD&lt;/_collection_scope&gt;&lt;_accessed&gt;65859653&lt;/_accessed&gt;&lt;_translated_author&gt;Yu, Ben gong;Xing, Yu;Zhang, Shu wen&lt;/_translated_author&gt;&lt;/Details&gt;&lt;Extra&gt;&lt;DBUID&gt;{A4F6A5BD-9986-4BA8-BB89-EE459A951B81}&lt;/DBUID&gt;&lt;/Extra&gt;&lt;/Item&gt;&lt;/References&gt;&lt;/Group&gt;&lt;/Citation&gt;_x000a_"/>
    <w:docVar w:name="NE.Ref{108BF142-1BA5-4A5B-9955-2BD55E01FB4D}" w:val=" ADDIN NE.Ref.{108BF142-1BA5-4A5B-9955-2BD55E01FB4D}&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ccessed&gt;65875650&lt;/_accessed&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collection_scope&gt;SCIE;EI&lt;/_collection_scope&gt;&lt;_created&gt;65859634&lt;/_created&gt;&lt;_date&gt;2024-06-05&lt;/_date&gt;&lt;_db_updated&gt;Aminer&lt;/_db_updated&gt;&lt;_doi&gt;10.1016/j.future.2024.02.002&lt;/_doi&gt;&lt;_impact_factor&gt;   7.500&lt;/_impact_factor&gt;&lt;_isbn&gt;0167-739X&lt;/_isbn&gt;&lt;_journal&gt;FUTURE GENERATION COMPUTER SYSTEMS-THE INTERNATIONAL JOURNAL OF ESCIENCE&lt;/_journal&gt;&lt;_modified&gt;65875650&lt;/_modified&gt;&lt;_number&gt;65e6dac313fb2c6cf6391483&lt;/_number&gt;&lt;_social_category&gt;计算机：理论方法(1)&lt;/_social_category&gt;&lt;_url&gt;https://www.sciencedirect.com/science/article/abs/pii/S0167739X24000475;&lt;/_url&gt;&lt;_volume&gt;155&lt;/_volume&gt;&lt;_issue&gt;01&lt;/_issue&gt;&lt;_pages&gt;164-178&lt;/_pages&gt;&lt;/Details&gt;&lt;Extra&gt;&lt;DBUID&gt;{A4F6A5BD-9986-4BA8-BB89-EE459A951B81}&lt;/DBUID&gt;&lt;/Extra&gt;&lt;/Item&gt;&lt;/References&gt;&lt;/Group&gt;&lt;/Citation&gt;_x000a_"/>
    <w:docVar w:name="NE.Ref{10BB5320-310A-41D6-878C-9E1C14C9E4D7}" w:val=" ADDIN NE.Ref.{10BB5320-310A-41D6-878C-9E1C14C9E4D7}&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date_display&gt;2014_x000d__x000a_22-23 Dec. 2014_x000d__x000a_22-23 Dec. 2014&lt;/_date_display&gt;&lt;_date&gt;2014-01-01&lt;/_date&gt;&lt;_doi&gt;10.1109/ICCES.2014.7030971&lt;/_doi&gt;&lt;_keywords&gt;Color; Correlation; Radio frequency; Accuracy; image classification; features extraction; linear discriminant analysis (LDA); gray level co-occurrence matrix (GLCM); plants; leaves; random forests (RF)&lt;/_keywords&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created&gt;65859234&lt;/_created&gt;&lt;_modified&gt;65859247&lt;/_modified&gt;&lt;_db_updated&gt;IEEE&lt;/_db_updated&gt;&lt;_accessed&gt;65859247&lt;/_accessed&gt;&lt;/Details&gt;&lt;Extra&gt;&lt;DBUID&gt;{A4F6A5BD-9986-4BA8-BB89-EE459A951B81}&lt;/DBUID&gt;&lt;/Extra&gt;&lt;/Item&gt;&lt;/References&gt;&lt;/Group&gt;&lt;/Citation&gt;_x000a_"/>
    <w:docVar w:name="NE.Ref{10EEB8E0-6D05-4BAA-B2CE-13FB62036E32}" w:val=" ADDIN NE.Ref.{10EEB8E0-6D05-4BAA-B2CE-13FB62036E32}&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ccessed&gt;65875632&lt;/_accessed&gt;&lt;_author_aff&gt;Beijing Univ Posts &amp;amp; Telecommun, Beijing, Peoples R China;Beijing Univ Posts &amp;amp; Telecommun, Beijing, Peoples R China;Beijing Univ Posts &amp;amp; Telecommun, Beijing, Peoples R China;&lt;/_author_aff&gt;&lt;_cited_count&gt;665&lt;/_cited_count&gt;&lt;_created&gt;65859739&lt;/_created&gt;&lt;_date&gt;2023-11-22&lt;/_date&gt;&lt;_db_updated&gt;Aminer&lt;/_db_updated&gt;&lt;_doi&gt;10.1145/2647868.2654902&lt;/_doi&gt;&lt;_journal&gt;Proceedings of the 22nd ACM international conference on Multimedia&lt;/_journal&gt;&lt;_modified&gt;65875631&lt;/_modified&gt;&lt;_number&gt;555045d845ce0a409eb5a010&lt;/_number&gt;&lt;_url&gt;https://www.semanticscholar.org/paper/b7b00080f83e5b65a10bb07c0a7091e746c3a57e;&lt;/_url&gt;&lt;_pages&gt;3-7&lt;/_pages&gt;&lt;_issue&gt;14&lt;/_issue&gt;&lt;_volume&gt;03&lt;/_volume&gt;&lt;/Details&gt;&lt;Extra&gt;&lt;DBUID&gt;{A4F6A5BD-9986-4BA8-BB89-EE459A951B81}&lt;/DBUID&gt;&lt;/Extra&gt;&lt;/Item&gt;&lt;/References&gt;&lt;/Group&gt;&lt;/Citation&gt;_x000a_"/>
    <w:docVar w:name="NE.Ref{12E62B1D-09B4-47B6-A7F8-7695F91B3FFB}" w:val=" ADDIN NE.Ref.{12E62B1D-09B4-47B6-A7F8-7695F91B3FFB}&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12F90E58-8D38-4188-B008-C0310ED811BB}" w:val=" ADDIN NE.Ref.{12F90E58-8D38-4188-B008-C0310ED811BB}&lt;Citation&gt;&lt;Group&gt;&lt;References&gt;&lt;Item&gt;&lt;ID&gt;143&lt;/ID&gt;&lt;UID&gt;{FB8F5E04-2F79-4349-A2D8-D26B59AF37DE}&lt;/UID&gt;&lt;Title&gt;Gradient Harmonized Single-Stage Detector&lt;/Title&gt;&lt;Template&gt;Conference Proceedings&lt;/Template&gt;&lt;Star&gt;0&lt;/Star&gt;&lt;Tag&gt;0&lt;/Tag&gt;&lt;Author&gt;Li, Buyu; Liu, Yu; Wang, Xiaogang&lt;/Author&gt;&lt;Year&gt;2019&lt;/Year&gt;&lt;Details&gt;&lt;_pages&gt;8577-8584&lt;/_pages&gt;&lt;_url&gt;https://xueshu.baidu.com/usercenter/paper/show?paperid=1k5g0tp0sw5y02d03n5k02s0ar525720&amp;amp;site=xueshu_se&amp;amp;hitarticle=1&lt;/_url&gt;&lt;_created&gt;65875675&lt;/_created&gt;&lt;_modified&gt;65875676&lt;/_modified&gt;&lt;_db_updated&gt;kuakujiansuo&lt;/_db_updated&gt;&lt;_accessed&gt;65875678&lt;/_accessed&gt;&lt;/Details&gt;&lt;Extra&gt;&lt;DBUID&gt;{A4F6A5BD-9986-4BA8-BB89-EE459A951B81}&lt;/DBUID&gt;&lt;/Extra&gt;&lt;/Item&gt;&lt;/References&gt;&lt;/Group&gt;&lt;/Citation&gt;_x000a_"/>
    <w:docVar w:name="NE.Ref{13D9082B-692B-404E-91B1-8D6CC790A2BD}" w:val=" ADDIN NE.Ref.{13D9082B-692B-404E-91B1-8D6CC790A2BD}&lt;Citation&gt;&lt;Group&gt;&lt;References&gt;&lt;Item&gt;&lt;ID&gt;140&lt;/ID&gt;&lt;UID&gt;{50087191-00AB-4F5D-8B57-9843ABCC0589}&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bEegF8awJvxcjpW7ILB4j9pfkAkqv7N1LN6w8B3KY19QL8RnOCTUWqfE73FpBVEBNeu00vlcGdRjclypWG3tDN67vsB8E5XNSInjDTVGAbpd-b2RqVN6ds3HL-rtrRtstHkthyDK808FAimoxI7FT1BjG7NwdjQc8cihRByQh0N9EUfVctE_njtYPCq6NWGAr6kLFLpJRfk=&amp;amp;uniplatform=NZKPT&amp;amp;language=CHS&lt;/_url&gt;&lt;_volume&gt;38&lt;/_volume&gt;&lt;_created&gt;65875423&lt;/_created&gt;&lt;_modified&gt;65875423&lt;/_modified&gt;&lt;_db_updated&gt;CNKI - Reference&lt;/_db_updated&gt;&lt;_impact_factor&gt;   0.700&lt;/_impact_factor&gt;&lt;_social_category&gt;光谱学(4)&lt;/_social_category&gt;&lt;_accessed&gt;65875424&lt;/_accessed&gt;&lt;_translated_author&gt;Cao, Xiao lan;Chen, Xing ming;Zhang, Shuai;Cui, Guo xian&lt;/_translated_author&gt;&lt;/Details&gt;&lt;Extra&gt;&lt;DBUID&gt;{A4F6A5BD-9986-4BA8-BB89-EE459A951B81}&lt;/DBUID&gt;&lt;/Extra&gt;&lt;/Item&gt;&lt;/References&gt;&lt;/Group&gt;&lt;/Citation&gt;_x000a_"/>
    <w:docVar w:name="NE.Ref{158A55B3-FA03-4998-8964-7C9AFD130F74}" w:val=" ADDIN NE.Ref.{158A55B3-FA03-4998-8964-7C9AFD130F74}&lt;Citation&gt;&lt;Group&gt;&lt;References&gt;&lt;Item&gt;&lt;ID&gt;12&lt;/ID&gt;&lt;UID&gt;{1C1EC6A0-179C-4F82-8500-D46EE8FAB865}&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vSXt4VHTcs5bvGCf2bLCupaLNor_S_qAW_BEkpqTuEO9FznHPVUuMAU44-GzKFDzMVsTNtzksx94Dl4b-HVC5s-1isusl9eGdO9XHK3KpJgbLmeKpxWEJoHDuyY621H4WxCbu8iLwqA07kQumrPKJMqV68g_MOmZjo2_GCRxoImYA98ZLnGQjXV6mvjC5OkmWDOnxRtqK2ZxxdNH7HpO2g==&amp;amp;uniplatform=NZKPT&amp;amp;language=CHS&lt;/_url&gt;&lt;_created&gt;65859103&lt;/_created&gt;&lt;_modified&gt;65859103&lt;/_modified&gt;&lt;_db_updated&gt;CNKI - Reference&lt;/_db_updated&gt;&lt;_accessed&gt;6585910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165083F1-2BA8-445D-82BF-799B30DBB99C}" w:val=" ADDIN NE.Ref.{165083F1-2BA8-445D-82BF-799B30DBB99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6CE0DC1-1409-45A4-85DA-5F931715992E}" w:val=" ADDIN NE.Ref.{16CE0DC1-1409-45A4-85DA-5F931715992E}&lt;Citation&gt;&lt;Group&gt;&lt;References&gt;&lt;Item&gt;&lt;ID&gt;92&lt;/ID&gt;&lt;UID&gt;{3EE34B32-B322-4D71-96D7-7B5402926BCF}&lt;/UID&gt;&lt;Title&gt;基于混淆矩阵的分类器选择集成方法研究&lt;/Title&gt;&lt;Template&gt;Thesis&lt;/Template&gt;&lt;Star&gt;0&lt;/Star&gt;&lt;Tag&gt;0&lt;/Tag&gt;&lt;Author&gt;张盼&lt;/Author&gt;&lt;Year&gt;2016&lt;/Year&gt;&lt;Details&gt;&lt;_cited_count&gt;25&lt;/_cited_count&gt;&lt;_keywords&gt;多分类器系统;选择性集成;混淆矩阵;聚类&lt;/_keywords&gt;&lt;_pages&gt;54&lt;/_pages&gt;&lt;_publisher&gt;河南理工大学&lt;/_publisher&gt;&lt;_tertiary_author&gt;米爱中&lt;/_tertiary_author&gt;&lt;_url&gt;https://kns.cnki.net/kcms2/article/abstract?v=7P8mTOHD94Fb91ieUf1-oUNuDJlPJHrbfnc0i6UIUcFww1fbw0vudobkAphMYjQtmAABrRjz4eae89BLCxKKkaxSctMkdRnSuEJtxYcQTwL4aq81r-zlA_3vs3K8ZdAVd2mDcx42zEyHVVdSXkjTMA==&amp;amp;uniplatform=NZKPT&amp;amp;language=CHS&lt;/_url&gt;&lt;_volume&gt;硕士&lt;/_volume&gt;&lt;_created&gt;65346393&lt;/_created&gt;&lt;_modified&gt;65346393&lt;/_modified&gt;&lt;_db_updated&gt;CNKI - Reference&lt;/_db_updated&gt;&lt;_translated_author&gt;Zhang, Pan&lt;/_translated_author&gt;&lt;_translated_tertiary_author&gt;Mi, Ai zhong&lt;/_translated_tertiary_author&gt;&lt;/Details&gt;&lt;Extra&gt;&lt;DBUID&gt;{7C3699DA-B1D3-458D-A915-0349DF0FBAC0}&lt;/DBUID&gt;&lt;/Extra&gt;&lt;/Item&gt;&lt;/References&gt;&lt;/Group&gt;&lt;/Citation&gt;_x000a_"/>
    <w:docVar w:name="NE.Ref{1788CDD1-09EC-432E-878E-FBADE9DD06F3}" w:val=" ADDIN NE.Ref.{1788CDD1-09EC-432E-878E-FBADE9DD06F3}&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17AE68EE-A8F0-4ED2-8B55-A43B97D98396}" w:val=" ADDIN NE.Ref.{17AE68EE-A8F0-4ED2-8B55-A43B97D98396}&lt;Citation&gt;&lt;Group&gt;&lt;References&gt;&lt;Item&gt;&lt;ID&gt;66&lt;/ID&gt;&lt;UID&gt;{64E46D7D-D320-4409-8A06-3BFFC64F0F5D}&lt;/UID&gt;&lt;Title&gt;Path Aggregation Network for Instance Segmentation&lt;/Title&gt;&lt;Template&gt;Conference Proceedings&lt;/Template&gt;&lt;Star&gt;0&lt;/Star&gt;&lt;Tag&gt;0&lt;/Tag&gt;&lt;Author&gt;S., Liu; L., Qi; H., Qin; J., Shi; J., Jia&lt;/Author&gt;&lt;Year&gt;2018&lt;/Year&gt;&lt;Details&gt;&lt;_date_display&gt;2018_x000d__x000a_18-23 June 2018_x000d__x000a_18-23 June 2018&lt;/_date_display&gt;&lt;_date&gt;2018-01-01&lt;/_date&gt;&lt;_doi&gt;10.1109/CVPR.2018.00913&lt;/_doi&gt;&lt;_isbn&gt;2575-7075&lt;/_isbn&gt;&lt;_keywords&gt;Proposals; Feature extraction; Task analysis; Image segmentation; Object detection; Training; Semantics&lt;/_keywords&gt;&lt;_pages&gt;8759-8768&lt;/_pages&gt;&lt;_secondary_title&gt;2018 IEEE/CVF Conference on Computer Vision and Pattern Recognition&lt;/_secondary_title&gt;&lt;_short_title&gt;2018 IEEE/CVF Conference on Computer Vision and Pattern Recognition&lt;/_short_title&gt;&lt;_url&gt;https://dx.doi.org/10.1109/CVPR.2018.00913&lt;/_url&gt;&lt;_created&gt;65329887&lt;/_created&gt;&lt;_modified&gt;65329888&lt;/_modified&gt;&lt;_db_updated&gt;IEEE&lt;/_db_updated&gt;&lt;_accessed&gt;65330030&lt;/_accessed&gt;&lt;/Details&gt;&lt;Extra&gt;&lt;DBUID&gt;{7C3699DA-B1D3-458D-A915-0349DF0FBAC0}&lt;/DBUID&gt;&lt;/Extra&gt;&lt;/Item&gt;&lt;/References&gt;&lt;/Group&gt;&lt;/Citation&gt;_x000a_"/>
    <w:docVar w:name="NE.Ref{18D035A5-69B3-4D85-A4C5-E9F509A0F64C}" w:val=" ADDIN NE.Ref.{18D035A5-69B3-4D85-A4C5-E9F509A0F64C}&lt;Citation&gt;&lt;Group&gt;&lt;References&gt;&lt;Item&gt;&lt;ID&gt;4&lt;/ID&gt;&lt;UID&gt;{5FF99E32-A872-48F4-9592-028543ECD99A}&lt;/UID&gt;&lt;Title&gt;基于Mapreduce的多源多模态大数据检索方法研究&lt;/Title&gt;&lt;Template&gt;Journal Article&lt;/Template&gt;&lt;Star&gt;0&lt;/Star&gt;&lt;Tag&gt;0&lt;/Tag&gt;&lt;Author&gt;魏秀卓; 赵慧南&lt;/Author&gt;&lt;Year&gt;2021&lt;/Year&gt;&lt;Details&gt;&lt;_author_aff&gt;东北师范大学人文学院;&lt;/_author_aff&gt;&lt;_cited_count&gt;6&lt;/_cited_count&gt;&lt;_date&gt;2021-04-15&lt;/_date&gt;&lt;_issue&gt;04&lt;/_issue&gt;&lt;_journal&gt;计算机仿真&lt;/_journal&gt;&lt;_keywords&gt;多源多模态;哈希算法;目标评价函数;近似度;大数据检索&lt;/_keywords&gt;&lt;_pages&gt;422-426&lt;/_pages&gt;&lt;_url&gt;https://kns.cnki.net/kcms2/article/abstract?v=0Q9DRdE4I9fFXjwtxFhrfzBwbQLvQnwTsDXLO5GUFe7L5IZhZiYq38TKRU3zYU46LCBuBftYrk0rsM4W3tJj3xcfcxWdJLVVwyUtbCNdptsW9wNqBA30HjSavy7HVtcqEJOwkh4YYK4z6Imn_HAVaw==&amp;amp;uniplatform=NZKPT&amp;amp;language=CHS _x000d__x000a_https://bar.cnki.net/bar/download/order?id=jBGETXBNdPImvx70aLAuJEaV3EyTcVwi28isq7XComiiL159UoFHHPsw%2BSzb%2BEKS3dSdutIYdJ7kawXIIhugkUGxVkq8YHJNz4jV3WhknTor4qya3J1MXVAeiRx5OlqsTexkrKzFwIrft71n9EQs%2FUN1tZaOZ9Yf2CwqWvTYvKuGHjw26TQ0hXDvTs5DiLWgkrETngyBnCTl55KHYlBwNH8HXN6g0QKSdPU8JsVW1oA%3D _x000d__x000a_&lt;/_url&gt;&lt;_volume&gt;38&lt;/_volume&gt;&lt;_created&gt;65326475&lt;/_created&gt;&lt;_modified&gt;65326477&lt;/_modified&gt;&lt;_db_updated&gt;CNKI - Reference&lt;/_db_updated&gt;&lt;_collection_scope&gt;PKU&lt;/_collection_scope&gt;&lt;_accessed&gt;65326476&lt;/_accessed&gt;&lt;_translated_author&gt;Wei, Xiu zhuo;Zhao, Hui nan&lt;/_translated_author&gt;&lt;/Details&gt;&lt;Extra&gt;&lt;DBUID&gt;{7C3699DA-B1D3-458D-A915-0349DF0FBAC0}&lt;/DBUID&gt;&lt;/Extra&gt;&lt;/Item&gt;&lt;/References&gt;&lt;/Group&gt;&lt;/Citation&gt;_x000a_"/>
    <w:docVar w:name="NE.Ref{1B612E36-2C25-4C98-BC56-EBD60B02464D}" w:val=" ADDIN NE.Ref.{1B612E36-2C25-4C98-BC56-EBD60B02464D}&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1B966B65-DBEE-4CA1-A0BE-1231E5160BE7}" w:val=" ADDIN NE.Ref.{1B966B65-DBEE-4CA1-A0BE-1231E5160BE7}&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1CC1268C-8A7C-4720-99DE-2650DC49790D}" w:val=" ADDIN NE.Ref.{1CC1268C-8A7C-4720-99DE-2650DC49790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CFD5634-907F-426B-B2F4-B0C35936494C}" w:val=" ADDIN NE.Ref.{1CFD5634-907F-426B-B2F4-B0C35936494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D22548B-5C05-40A6-9243-2874929DC9D6}" w:val=" ADDIN NE.Ref.{1D22548B-5C05-40A6-9243-2874929DC9D6}&lt;Citation&gt;&lt;Group&gt;&lt;References&gt;&lt;Item&gt;&lt;ID&gt;141&lt;/ID&gt;&lt;UID&gt;{933E52AA-95D7-427F-969C-84C002CF01F0}&lt;/UID&gt;&lt;Title&gt;绿色发展:功能界定、机制分析与发展战略&lt;/Title&gt;&lt;Template&gt;Journal Article&lt;/Template&gt;&lt;Star&gt;0&lt;/Star&gt;&lt;Tag&gt;0&lt;/Tag&gt;&lt;Author&gt;胡鞍钢; 周绍杰&lt;/Author&gt;&lt;Year&gt;2014&lt;/Year&gt;&lt;Details&gt;&lt;_author_adr&gt;清华大学公共管理学院/国情研究院;&lt;/_author_adr&gt;&lt;_cited_count&gt;9&lt;/_cited_count&gt;&lt;_db_provider&gt;CNKI&lt;/_db_provider&gt;&lt;_isbn&gt;1002-2104&lt;/_isbn&gt;&lt;_issue&gt;01&lt;/_issue&gt;&lt;_journal&gt;中国人口·资源与环境&lt;/_journal&gt;&lt;_keywords&gt;绿色发展;绿色增长;绿色财富;绿色福利&lt;/_keywords&gt;&lt;_pages&gt;14-20&lt;/_pages&gt;&lt;_url&gt;https://link.cnki.net/urlid/37.1196.N.20140110.2127.003&lt;/_url&gt;&lt;_volume&gt;24&lt;/_volume&gt;&lt;_created&gt;65875578&lt;/_created&gt;&lt;_modified&gt;65875578&lt;/_modified&gt;&lt;_db_updated&gt;CNKI - Reference&lt;/_db_updated&gt;&lt;_collection_scope&gt;PKU;CSCD&lt;/_collection_scope&gt;&lt;_accessed&gt;65875579&lt;/_accessed&gt;&lt;_translated_author&gt;Hu, An gang;Zhou, Shao jie&lt;/_translated_author&gt;&lt;/Details&gt;&lt;Extra&gt;&lt;DBUID&gt;{A4F6A5BD-9986-4BA8-BB89-EE459A951B81}&lt;/DBUID&gt;&lt;/Extra&gt;&lt;/Item&gt;&lt;/References&gt;&lt;/Group&gt;&lt;/Citation&gt;_x000a_"/>
    <w:docVar w:name="NE.Ref{1EA70E91-114E-4BE5-B61F-A8C03F3B5E1A}" w:val=" ADDIN NE.Ref.{1EA70E91-114E-4BE5-B61F-A8C03F3B5E1A}&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ccessed&gt;65875642&lt;/_accessed&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created&gt;65859748&lt;/_created&gt;&lt;_date&gt;2024-07-31&lt;/_date&gt;&lt;_db_updated&gt;Aminer&lt;/_db_updated&gt;&lt;_doi&gt;10.48550/arxiv.2103.00020&lt;/_doi&gt;&lt;_journal&gt;International Conference on Machine Learning&lt;/_journal&gt;&lt;_modified&gt;65875642&lt;/_modified&gt;&lt;_number&gt;603d8d919e795eac93d4c16f&lt;/_number&gt;&lt;_pages&gt;8748-8763&lt;/_pages&gt;&lt;_url&gt;https://www.semanticscholar.org/paper/6f870f7f02a8c59c3e23f407f3ef00dd1dcf8fc4;&lt;/_url&gt;&lt;_issue&gt;23&lt;/_issue&gt;&lt;_volume&gt;12&lt;/_volume&gt;&lt;/Details&gt;&lt;Extra&gt;&lt;DBUID&gt;{A4F6A5BD-9986-4BA8-BB89-EE459A951B81}&lt;/DBUID&gt;&lt;/Extra&gt;&lt;/Item&gt;&lt;/References&gt;&lt;/Group&gt;&lt;/Citation&gt;_x000a_"/>
    <w:docVar w:name="NE.Ref{1F8EA791-997A-4358-8501-79499673816E}" w:val=" ADDIN NE.Ref.{1F8EA791-997A-4358-8501-79499673816E}&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date&gt;2024-06-05&lt;/_date&gt;&lt;_doi&gt;10.1016/j.future.2024.02.002&lt;/_doi&gt;&lt;_isbn&gt;0167-739X&lt;/_isbn&gt;&lt;_journal&gt;FUTURE GENERATION COMPUTER SYSTEMS-THE INTERNATIONAL JOURNAL OF ESCIENCE&lt;/_journal&gt;&lt;_number&gt;65e6dac313fb2c6cf6391483&lt;/_number&gt;&lt;_url&gt;https://www.sciencedirect.com/science/article/abs/pii/S0167739X24000475;&lt;/_url&gt;&lt;_volume&gt;155&lt;/_volume&gt;&lt;_created&gt;65859634&lt;/_created&gt;&lt;_modified&gt;65859643&lt;/_modified&gt;&lt;_db_updated&gt;Aminer&lt;/_db_updated&gt;&lt;_impact_factor&gt;   7.500&lt;/_impact_factor&gt;&lt;_social_category&gt;计算机：理论方法(1)&lt;/_social_category&gt;&lt;_collection_scope&gt;SCIE;EI&lt;/_collection_scope&gt;&lt;_accessed&gt;65859644&lt;/_accessed&gt;&lt;/Details&gt;&lt;Extra&gt;&lt;DBUID&gt;{A4F6A5BD-9986-4BA8-BB89-EE459A951B81}&lt;/DBUID&gt;&lt;/Extra&gt;&lt;/Item&gt;&lt;/References&gt;&lt;/Group&gt;&lt;/Citation&gt;_x000a_"/>
    <w:docVar w:name="NE.Ref{1FB06ADC-0CEA-4C53-9154-7782B73B3255}" w:val=" ADDIN NE.Ref.{1FB06ADC-0CEA-4C53-9154-7782B73B3255}&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21AEEB78-7B32-4A40-A1DA-84FDE14CDC6B}" w:val=" ADDIN NE.Ref.{21AEEB78-7B32-4A40-A1DA-84FDE14CDC6B}&lt;Citation&gt;&lt;Group&gt;&lt;References&gt;&lt;Item&gt;&lt;ID&gt;87&lt;/ID&gt;&lt;UID&gt;{D24253BB-5E73-4A40-82E9-C260DF3A72B5}&lt;/UID&gt;&lt;Title&gt;Reconstruction-Based Receiver of FTN Signaling at Fixed Sampling Rate&lt;/Title&gt;&lt;Template&gt;Conference Paper&lt;/Template&gt;&lt;Star&gt;0&lt;/Star&gt;&lt;Tag&gt;0&lt;/Tag&gt;&lt;Author&gt;Ke, Wang; Aijun, Liu; Xiaohu, Liang; Siming, Peng; Xudong, Zhong&lt;/Author&gt;&lt;Year&gt;2017&lt;/Year&gt;&lt;Details&gt;&lt;_author_aff&gt;College of Communications Engineering PLA University of Science and Technology;&lt;/_author_aff&gt;&lt;_date&gt;2017-10-27&lt;/_date&gt;&lt;_keywords&gt;Faster-than-Nyquist(FTN);signal reconstruction;SNR;bandwidth&lt;/_keywords&gt;&lt;_place_published&gt;中国四川成都&lt;/_place_published&gt;&lt;_secondary_title&gt;2017 17th IEEE International Conference on Communication Technology (ICCT 2017)&lt;/_secondary_title&gt;&lt;_tertiary_title&gt;2017 17th IEEE International Conference on Communication Technology (ICCT 2017)&lt;/_tertiary_title&gt;&lt;_url&gt;https://kns.cnki.net/kcms2/article/abstract?v=b4E8SuETvlKcg6BkYMlaYFEsS_KaTWuz37FbPPeS-rl3FNsQl1_EyezSPn2_NpflLwc_BzK0gFAFT4L5v3jajsXu0jx0dkPE6QSemgUN2LCDKfJgzV2_j0_hLk-WWhmVgc3PVyaM_15Z9ljSRi9jaw==&amp;amp;uniplatform=NZKPT&amp;amp;language=CHS&lt;/_url&gt;&lt;_created&gt;65342797&lt;/_created&gt;&lt;_modified&gt;65342797&lt;/_modified&gt;&lt;_db_updated&gt;CNKI - Reference&lt;/_db_updated&gt;&lt;/Details&gt;&lt;Extra&gt;&lt;DBUID&gt;{7C3699DA-B1D3-458D-A915-0349DF0FBAC0}&lt;/DBUID&gt;&lt;/Extra&gt;&lt;/Item&gt;&lt;/References&gt;&lt;/Group&gt;&lt;/Citation&gt;_x000a_"/>
    <w:docVar w:name="NE.Ref{227FA2F5-C147-411E-8AF9-CE0C15948B13}" w:val=" ADDIN NE.Ref.{227FA2F5-C147-411E-8AF9-CE0C15948B13}&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23A964FB-B618-4A56-A4DA-1357C5EEF8FF}" w:val=" ADDIN NE.Ref.{23A964FB-B618-4A56-A4DA-1357C5EEF8FF}&lt;Citation&gt;&lt;Group&gt;&lt;References&gt;&lt;Item&gt;&lt;ID&gt;103&lt;/ID&gt;&lt;UID&gt;{E52555BB-738F-4892-8EC7-E127529C39BC}&lt;/UID&gt;&lt;Title&gt;Computer Forensic Using Lazy Local Bagging Predictors&lt;/Title&gt;&lt;Template&gt;Journal Article&lt;/Template&gt;&lt;Star&gt;0&lt;/Star&gt;&lt;Tag&gt;0&lt;/Tag&gt;&lt;Author&gt;邱卫东; 鲍诚毅; 朱兴全&lt;/Author&gt;&lt;Year&gt;2009&lt;/Year&gt;&lt;Details&gt;&lt;_author_aff&gt;School of Information Security Engineering,Shanghai Jiaotong University,Shanghai 200240,China;Department of Computer Science &amp;amp; Engineering,Florida Atlantic University,Boca Raton,FL 33431,USA;&lt;/_author_aff&gt;&lt;_date&gt;2009-02-15&lt;/_date&gt;&lt;_issue&gt;01&lt;/_issue&gt;&lt;_journal&gt;Journal of Shanghai Jiaotong University(Science)&lt;/_journal&gt;&lt;_pages&gt;94-97&lt;/_pages&gt;&lt;_url&gt;https://kns.cnki.net/kcms2/article/abstract?v=7P8mTOHD94GMnKNCtvTptIWfsS7Th9dzS2o0-fOYFV9U8_KN4imQJ-miYZZPTwh9g6hJPKGGayEvUh6atvr9iBlkGaO6uA1O9PkjyokrryVId2-xmDoespxHbmXoXuLElpDurAf3XMs=&amp;amp;uniplatform=NZKPT&amp;amp;language=CHS&lt;/_url&gt;&lt;_volume&gt;14&lt;/_volume&gt;&lt;_created&gt;65346644&lt;/_created&gt;&lt;_modified&gt;65346644&lt;/_modified&gt;&lt;_db_updated&gt;CNKI - Reference&lt;/_db_updated&gt;&lt;_translated_author&gt;Qiu, Wei dong;Bao, Cheng yi;Zhu, Xing quan&lt;/_translated_author&gt;&lt;/Details&gt;&lt;Extra&gt;&lt;DBUID&gt;{7C3699DA-B1D3-458D-A915-0349DF0FBAC0}&lt;/DBUID&gt;&lt;/Extra&gt;&lt;/Item&gt;&lt;/References&gt;&lt;/Group&gt;&lt;/Citation&gt;_x000a_"/>
    <w:docVar w:name="NE.Ref{260D8970-75F3-4631-B0DE-BF629DEAF91B}" w:val=" ADDIN NE.Ref.{260D8970-75F3-4631-B0DE-BF629DEAF91B}&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uthor_aff&gt;Indian Inst Informat Technol, Allahabad, Uttar Pradesh, India;Indian Inst Informat Technol, Allahabad, Uttar Pradesh, India;&lt;/_author_aff&gt;&lt;_cited_count&gt;11&lt;/_cited_count&gt;&lt;_date&gt;2016-12-04&lt;/_date&gt;&lt;_doi&gt;10.1142/s0219467816500121&lt;/_doi&gt;&lt;_isbn&gt;0219-4678&lt;/_isbn&gt;&lt;_journal&gt;International Journal of Image and Graphics&lt;/_journal&gt;&lt;_number&gt;58437713ac44360f1082cdfd&lt;/_number&gt;&lt;_pages&gt;1650012-1650012&lt;/_pages&gt;&lt;_url&gt;https://doi.org/10.1142/S0219467816500121;&lt;/_url&gt;&lt;_volume&gt;16&lt;/_volume&gt;&lt;_created&gt;65859240&lt;/_created&gt;&lt;_modified&gt;65859247&lt;/_modified&gt;&lt;_db_updated&gt;Aminer&lt;/_db_updated&gt;&lt;_impact_factor&gt;   1.600&lt;/_impact_factor&gt;&lt;_collection_scope&gt;EI;ESCI&lt;/_collection_scope&gt;&lt;_accessed&gt;65859247&lt;/_accessed&gt;&lt;/Details&gt;&lt;Extra&gt;&lt;DBUID&gt;{A4F6A5BD-9986-4BA8-BB89-EE459A951B81}&lt;/DBUID&gt;&lt;/Extra&gt;&lt;/Item&gt;&lt;/References&gt;&lt;/Group&gt;&lt;/Citation&gt;_x000a_"/>
    <w:docVar w:name="NE.Ref{264E96ED-3BAF-4606-8C2B-C1E0D1A3956B}" w:val=" ADDIN NE.Ref.{264E96ED-3BAF-4606-8C2B-C1E0D1A3956B}&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2AB9BDCF-1F94-4705-A3D1-C88461E46E24}" w:val=" ADDIN NE.Ref.{2AB9BDCF-1F94-4705-A3D1-C88461E46E24}&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2AF13E66-C720-4D53-9A6C-72A2A27E755A}" w:val=" ADDIN NE.Ref.{2AF13E66-C720-4D53-9A6C-72A2A27E755A}&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cited_count&gt;23&lt;/_cited_count&gt;&lt;_date&gt;2016-03-03&lt;/_date&gt;&lt;_number&gt;56d890bbdabfae2eeee58ab5&lt;/_number&gt;&lt;_created&gt;65859554&lt;/_created&gt;&lt;_modified&gt;65859556&lt;/_modified&gt;&lt;_db_updated&gt;Aminer&lt;/_db_updated&gt;&lt;_accessed&gt;65859561&lt;/_accessed&gt;&lt;/Details&gt;&lt;Extra&gt;&lt;DBUID&gt;{A4F6A5BD-9986-4BA8-BB89-EE459A951B81}&lt;/DBUID&gt;&lt;/Extra&gt;&lt;/Item&gt;&lt;/References&gt;&lt;/Group&gt;&lt;/Citation&gt;_x000a_"/>
    <w:docVar w:name="NE.Ref{2D212C3D-DACE-4B85-B170-3B9DE5CC5F98}" w:val=" ADDIN NE.Ref.{2D212C3D-DACE-4B85-B170-3B9DE5CC5F98}&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accessed&gt;65875647&lt;/_accessed&gt;&lt;_created&gt;65859596&lt;/_created&gt;&lt;_db_provider&gt;CNKI&lt;/_db_provider&gt;&lt;_db_updated&gt;CNKI - Reference&lt;/_db_updated&gt;&lt;_doi&gt;10.27060/d.cnki.ghbcu.2024.000243&lt;/_doi&gt;&lt;_keywords&gt;图像文本检索;多模态特征融合;VGG-16;BERT;注意力机制&lt;/_keywords&gt;&lt;_modified&gt;65875647&lt;/_modified&gt;&lt;_publisher&gt;哈尔滨工程大学&lt;/_publisher&gt;&lt;_tertiary_author&gt;杨静; 王永伟&lt;/_tertiary_author&gt;&lt;_type_work&gt;硕士&lt;/_type_work&gt;&lt;_url&gt;https://link.cnki.net/doi/10.27060/d.cnki.ghbcu.2024.000243&lt;/_url&gt;&lt;_place_published&gt;哈尔滨&lt;/_place_publish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3220BCA5-C94C-4985-9F42-D065C72A289D}" w:val=" ADDIN NE.Ref.{3220BCA5-C94C-4985-9F42-D065C72A289D}&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9&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344CAE27-985A-4EB0-ACBA-715C2D2401F2}" w:val=" ADDIN NE.Ref.{344CAE27-985A-4EB0-ACBA-715C2D2401F2}&lt;Citation&gt;&lt;Group&gt;&lt;References&gt;&lt;Item&gt;&lt;ID&gt;94&lt;/ID&gt;&lt;UID&gt;{4F158F95-9609-4552-9B4B-70E0F672F4A9}&lt;/UID&gt;&lt;Title&gt;CLIP2: Contrastive Language-Image-Point Pretraining from Real-World Point Cloud Data&lt;/Title&gt;&lt;Template&gt;Conference Proceedings&lt;/Template&gt;&lt;Star&gt;0&lt;/Star&gt;&lt;Tag&gt;0&lt;/Tag&gt;&lt;Author&gt;Y., Zeng; C., Jiang; J., Mao; J., Han; C., Ye; Q., Huang; D., Y Yeung; Z., Yang; X., Liang; H., Xu&lt;/Author&gt;&lt;Year&gt;2023&lt;/Year&gt;&lt;Details&gt;&lt;_date_display&gt;2023_x000d__x000a_17-24 June 2023_x000d__x000a_17-24 June 2023&lt;/_date_display&gt;&lt;_date&gt;2023-01-01&lt;/_date&gt;&lt;_doi&gt;10.1109/CVPR52729.2023.01463&lt;/_doi&gt;&lt;_isbn&gt;2575-7075&lt;/_isbn&gt;&lt;_keywords&gt;Point cloud compression; Learning systems; Geometry; Solid modeling; Three-dimensional displays; Costs; Semantics; 3D from multi-view and sensors&lt;/_keywords&gt;&lt;_pages&gt;15244-15253&lt;/_pages&gt;&lt;_secondary_title&gt;2023 IEEE/CVF Conference on Computer Vision and Pattern Recognition (CVPR)&lt;/_secondary_title&gt;&lt;_short_title&gt;2023 IEEE/CVF Conference on Computer Vision and Pattern Recognition (CVPR)&lt;/_short_title&gt;&lt;_url&gt;https://dx.doi.org/10.1109/CVPR52729.2023.01463&lt;/_url&gt;&lt;_created&gt;65346508&lt;/_created&gt;&lt;_modified&gt;65346508&lt;/_modified&gt;&lt;_db_updated&gt;IEEE&lt;/_db_updated&gt;&lt;/Details&gt;&lt;Extra&gt;&lt;DBUID&gt;{7C3699DA-B1D3-458D-A915-0349DF0FBAC0}&lt;/DBUID&gt;&lt;/Extra&gt;&lt;/Item&gt;&lt;/References&gt;&lt;/Group&gt;&lt;/Citation&gt;_x000a_"/>
    <w:docVar w:name="NE.Ref{349A9AD0-7111-4410-B3B3-518B4B88F094}" w:val=" ADDIN NE.Ref.{349A9AD0-7111-4410-B3B3-518B4B88F094}&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C3EA3E-19FF-4B96-B567-588532053C82}" w:val=" ADDIN NE.Ref.{35C3EA3E-19FF-4B96-B567-588532053C8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D47CC7-2AF0-489B-A310-7B5800F33051}" w:val=" ADDIN NE.Ref.{35D47CC7-2AF0-489B-A310-7B5800F3305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36C611D6-552A-4C9A-B12D-F7748CE685C3}" w:val=" ADDIN NE.Ref.{36C611D6-552A-4C9A-B12D-F7748CE685C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db_provider&gt;CNKI&lt;/_db_provider&gt;&lt;_doi&gt;10.26969/d.cnki.gbydu.2022.001312&lt;/_doi&gt;&lt;_keywords&gt;文本生成图像;生成对抗网络;多模态;图文一致性建模&lt;/_keywords&gt;&lt;_publisher&gt;北京邮电大学&lt;/_publisher&gt;&lt;_tertiary_author&gt;王小捷&lt;/_tertiary_author&gt;&lt;_type_work&gt;硕士&lt;/_type_work&gt;&lt;_url&gt;https://link.cnki.net/doi/10.26969/d.cnki.gbydu.2022.001312&lt;/_url&gt;&lt;_created&gt;65859633&lt;/_created&gt;&lt;_modified&gt;65859634&lt;/_modified&gt;&lt;_db_updated&gt;CNKI - Reference&lt;/_db_updated&gt;&lt;_accessed&gt;65859642&lt;/_accessed&gt;&lt;_translated_author&gt;Yang, Bo&lt;/_translated_author&gt;&lt;_translated_tertiary_author&gt;Wang, Xiao jie&lt;/_translated_tertiary_author&gt;&lt;/Details&gt;&lt;Extra&gt;&lt;DBUID&gt;{A4F6A5BD-9986-4BA8-BB89-EE459A951B81}&lt;/DBUID&gt;&lt;/Extra&gt;&lt;/Item&gt;&lt;/References&gt;&lt;/Group&gt;&lt;/Citation&gt;_x000a_"/>
    <w:docVar w:name="NE.Ref{37651CC1-8D56-4EEA-80EB-511E92A1D6AD}" w:val=" ADDIN NE.Ref.{37651CC1-8D56-4EEA-80EB-511E92A1D6AD}&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4&lt;/_accessed&gt;&lt;_cited_count&gt;23&lt;/_cited_count&gt;&lt;_created&gt;65859554&lt;/_created&gt;&lt;_date&gt;2016-03-03&lt;/_date&gt;&lt;_db_updated&gt;Aminer&lt;/_db_updated&gt;&lt;_modified&gt;65875643&lt;/_modified&gt;&lt;_number&gt;56d890bbdabfae2eeee58ab5&lt;/_number&gt;&lt;_volume&gt;54&lt;/_volume&gt;&lt;_issue&gt;03&lt;/_issue&gt;&lt;_pages&gt;1175-1176&lt;/_pages&gt;&lt;/Details&gt;&lt;Extra&gt;&lt;DBUID&gt;{A4F6A5BD-9986-4BA8-BB89-EE459A951B81}&lt;/DBUID&gt;&lt;/Extra&gt;&lt;/Item&gt;&lt;/References&gt;&lt;/Group&gt;&lt;/Citation&gt;_x000a_"/>
    <w:docVar w:name="NE.Ref{382158C2-E9A8-4153-8F71-779A63205F8E}" w:val=" ADDIN NE.Ref.{382158C2-E9A8-4153-8F71-779A63205F8E}&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date&gt;2024-07-31&lt;/_date&gt;&lt;_doi&gt;10.48550/arxiv.2103.00020&lt;/_doi&gt;&lt;_journal&gt;International Conference on Machine Learning&lt;/_journal&gt;&lt;_number&gt;603d8d919e795eac93d4c16f&lt;/_number&gt;&lt;_pages&gt;8748-8763&lt;/_pages&gt;&lt;_url&gt;https://www.semanticscholar.org/paper/6f870f7f02a8c59c3e23f407f3ef00dd1dcf8fc4;&lt;/_url&gt;&lt;_created&gt;65859748&lt;/_created&gt;&lt;_modified&gt;65859748&lt;/_modified&gt;&lt;_db_updated&gt;Aminer&lt;/_db_updated&gt;&lt;_accessed&gt;65859748&lt;/_accessed&gt;&lt;/Details&gt;&lt;Extra&gt;&lt;DBUID&gt;{A4F6A5BD-9986-4BA8-BB89-EE459A951B81}&lt;/DBUID&gt;&lt;/Extra&gt;&lt;/Item&gt;&lt;/References&gt;&lt;/Group&gt;&lt;/Citation&gt;_x000a_"/>
    <w:docVar w:name="NE.Ref{3A4AAD6B-6EA2-43A9-BB90-FD2A96062BE7}" w:val=" ADDIN NE.Ref.{3A4AAD6B-6EA2-43A9-BB90-FD2A96062BE7}&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accessed&gt;65875628&lt;/_accessed&gt;&lt;_created&gt;65859122&lt;/_created&gt;&lt;_db_updated&gt;CrossRef&lt;/_db_updated&gt;&lt;_doi&gt;10.1007/s00521-022-07951-6&lt;/_doi&gt;&lt;_impact_factor&gt;   6.000&lt;/_impact_factor&gt;&lt;_isbn&gt;0941-0643&lt;/_isbn&gt;&lt;_issue&gt;08&lt;/_issue&gt;&lt;_journal&gt;Neural Computing and Applications&lt;/_journal&gt;&lt;_modified&gt;65875628&lt;/_modified&gt;&lt;_pages&gt;5963-5985&lt;/_pages&gt;&lt;_social_category&gt;计算机：人工智能(3)&lt;/_social_category&gt;&lt;_tertiary_title&gt;Neural Comput &amp;amp; Applic&lt;/_tertiary_title&gt;&lt;_url&gt;https://link.springer.com/10.1007/s00521-022-07951-6_x000d__x000a_https://link.springer.com/content/pdf/10.1007/s00521-022-07951-6.pdf&lt;/_url&gt;&lt;_volume&gt;35&lt;/_volume&gt;&lt;/Details&gt;&lt;Extra&gt;&lt;DBUID&gt;{A4F6A5BD-9986-4BA8-BB89-EE459A951B81}&lt;/DBUID&gt;&lt;/Extra&gt;&lt;/Item&gt;&lt;/References&gt;&lt;/Group&gt;&lt;/Citation&gt;_x000a_"/>
    <w:docVar w:name="NE.Ref{3BCF18BB-7C37-47A1-919B-67472CAFD113}" w:val=" ADDIN NE.Ref.{3BCF18BB-7C37-47A1-919B-67472CAFD113}&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accessed&gt;65875602&lt;/_accessed&gt;&lt;_created&gt;65869491&lt;/_created&gt;&lt;_db_provider&gt;CNKI&lt;/_db_provider&gt;&lt;_db_updated&gt;CNKI - Reference&lt;/_db_updated&gt;&lt;_isbn&gt;1004-4000&lt;/_isbn&gt;&lt;_issue&gt;09&lt;/_issue&gt;&lt;_journal&gt;国土绿化&lt;/_journal&gt;&lt;_modified&gt;65875601&lt;/_modified&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volume&gt;01&lt;/_volume&gt;&lt;_translated_author&gt;Zhang, Ya min&lt;/_translated_author&gt;&lt;/Details&gt;&lt;Extra&gt;&lt;DBUID&gt;{A4F6A5BD-9986-4BA8-BB89-EE459A951B81}&lt;/DBUID&gt;&lt;/Extra&gt;&lt;/Item&gt;&lt;/References&gt;&lt;/Group&gt;&lt;/Citation&gt;_x000a_"/>
    <w:docVar w:name="NE.Ref{3CDBE2A4-41BF-4133-8034-1D2F89546387}" w:val=" ADDIN NE.Ref.{3CDBE2A4-41BF-4133-8034-1D2F89546387}&lt;Citation&gt;&lt;Group&gt;&lt;References&gt;&lt;Item&gt;&lt;ID&gt;69&lt;/ID&gt;&lt;UID&gt;{9E972EF9-241D-419D-8032-1A32CD26C597}&lt;/UID&gt;&lt;Title&gt;Network In Network&lt;/Title&gt;&lt;Template&gt;Journal Article&lt;/Template&gt;&lt;Star&gt;0&lt;/Star&gt;&lt;Tag&gt;0&lt;/Tag&gt;&lt;Author&gt;Lin, Min; Chen, Qiang; Yan, Shuicheng&lt;/Author&gt;&lt;Year&gt;2013&lt;/Year&gt;&lt;Details&gt;&lt;_date&gt;2013-12-16&lt;/_date&gt;&lt;_db_provider&gt;arxiv&lt;/_db_provider&gt;&lt;_url&gt;http://arxiv.org/abs/1312.4400v3&lt;/_url&gt;&lt;_created&gt;65332880&lt;/_created&gt;&lt;_modified&gt;65332881&lt;/_modified&gt;&lt;_db_updated&gt;Arxiv&lt;/_db_updated&gt;&lt;/Details&gt;&lt;Extra&gt;&lt;DBUID&gt;{7C3699DA-B1D3-458D-A915-0349DF0FBAC0}&lt;/DBUID&gt;&lt;/Extra&gt;&lt;/Item&gt;&lt;/References&gt;&lt;/Group&gt;&lt;/Citation&gt;_x000a_"/>
    <w:docVar w:name="NE.Ref{3DA08A2C-0918-40CA-B0BC-44A209164A58}" w:val=" ADDIN NE.Ref.{3DA08A2C-0918-40CA-B0BC-44A209164A58}&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591&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590&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Details&gt;&lt;Extra&gt;&lt;DBUID&gt;{A4F6A5BD-9986-4BA8-BB89-EE459A951B81}&lt;/DBUID&gt;&lt;/Extra&gt;&lt;/Item&gt;&lt;/References&gt;&lt;/Group&gt;&lt;/Citation&gt;_x000a_"/>
    <w:docVar w:name="NE.Ref{3E495D77-C683-47D1-9259-F9271B9746D6}" w:val=" ADDIN NE.Ref.{3E495D77-C683-47D1-9259-F9271B9746D6}&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0D54E49-AD8A-4E18-B6EF-771FA105053F}" w:val=" ADDIN NE.Ref.{40D54E49-AD8A-4E18-B6EF-771FA105053F}&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cited_count&gt;1204&lt;/_cited_count&gt;&lt;_date&gt;2023-11-23&lt;/_date&gt;&lt;_journal&gt;Meeting of the Association for Computational Linguistics&lt;/_journal&gt;&lt;_number&gt;5390b04120f70186a0ed6d8f&lt;/_number&gt;&lt;_pages&gt;190-200&lt;/_pages&gt;&lt;_created&gt;65862658&lt;/_created&gt;&lt;_modified&gt;65862658&lt;/_modified&gt;&lt;_db_updated&gt;Aminer&lt;/_db_updated&gt;&lt;_accessed&gt;65862683&lt;/_accessed&gt;&lt;/Details&gt;&lt;Extra&gt;&lt;DBUID&gt;{A4F6A5BD-9986-4BA8-BB89-EE459A951B81}&lt;/DBUID&gt;&lt;/Extra&gt;&lt;/Item&gt;&lt;/References&gt;&lt;/Group&gt;&lt;/Citation&gt;_x000a_"/>
    <w:docVar w:name="NE.Ref{453CBD1D-DA5B-4D7E-AA31-664B930A05A2}" w:val=" ADDIN NE.Ref.{453CBD1D-DA5B-4D7E-AA31-664B930A05A2}&lt;Citation&gt;&lt;Group&gt;&lt;References&gt;&lt;Item&gt;&lt;ID&gt;57&lt;/ID&gt;&lt;UID&gt;{2CA24879-93C7-4EB2-B203-4B0E2AAA2AD5}&lt;/UID&gt;&lt;Title&gt;Multimodal Chain-of-Thought Reasoning in Language Models&lt;/Title&gt;&lt;Template&gt;Journal Article&lt;/Template&gt;&lt;Star&gt;0&lt;/Star&gt;&lt;Tag&gt;0&lt;/Tag&gt;&lt;Author&gt;Zhang, Zhuosheng; Zhang, Aston; Li, Mu; Zhao, Hai; Karypis, George; Smola, Alex&lt;/Author&gt;&lt;Year&gt;2023&lt;/Year&gt;&lt;Details&gt;&lt;_date&gt;2023-02-02&lt;/_date&gt;&lt;_db_provider&gt;arxiv&lt;/_db_provider&gt;&lt;_url&gt;http://arxiv.org/abs/2302.00923v4&lt;/_url&gt;&lt;_created&gt;65326563&lt;/_created&gt;&lt;_modified&gt;65326565&lt;/_modified&gt;&lt;_db_updated&gt;Arxiv&lt;/_db_updated&gt;&lt;_accessed&gt;65326565&lt;/_accessed&gt;&lt;/Details&gt;&lt;Extra&gt;&lt;DBUID&gt;{7C3699DA-B1D3-458D-A915-0349DF0FBAC0}&lt;/DBUID&gt;&lt;/Extra&gt;&lt;/Item&gt;&lt;/References&gt;&lt;/Group&gt;&lt;/Citation&gt;_x000a_"/>
    <w:docVar w:name="NE.Ref{454C8DD5-69AA-495D-A3F0-CB9CAA45FF9C}" w:val=" ADDIN NE.Ref.{454C8DD5-69AA-495D-A3F0-CB9CAA45FF9C}&lt;Citation&gt;&lt;Group&gt;&lt;References&gt;&lt;Item&gt;&lt;ID&gt;95&lt;/ID&gt;&lt;UID&gt;{B1208447-6239-40A0-992F-0AB481828110}&lt;/UID&gt;&lt;Title&gt;Chinese CLIP: Contrastive Vision-Language Pretraining in Chinese&lt;/Title&gt;&lt;Template&gt;Journal Article&lt;/Template&gt;&lt;Star&gt;0&lt;/Star&gt;&lt;Tag&gt;0&lt;/Tag&gt;&lt;Author&gt;Yang, An; Pan, Junshu; Lin, Junyang; Men, Rui; Zhang, Yichang; Zhou, Jingren; Zhou, Chang&lt;/Author&gt;&lt;Year&gt;2022&lt;/Year&gt;&lt;Details&gt;&lt;_url&gt;https://xueshu.baidu.com/usercenter/paper/show?paperid=1x580400y80s0re0yh110pe061437404&amp;amp;site=xueshu_se&amp;amp;hitarticle=1&lt;/_url&gt;&lt;_created&gt;65346509&lt;/_created&gt;&lt;_modified&gt;65346509&lt;/_modified&gt;&lt;_db_updated&gt;kuakujiansuo&lt;/_db_updated&gt;&lt;/Details&gt;&lt;Extra&gt;&lt;DBUID&gt;{7C3699DA-B1D3-458D-A915-0349DF0FBAC0}&lt;/DBUID&gt;&lt;/Extra&gt;&lt;/Item&gt;&lt;/References&gt;&lt;/Group&gt;&lt;/Citation&gt;_x000a_"/>
    <w:docVar w:name="NE.Ref{46B3D02A-D9BF-45A9-A8F9-81070C1942AB}" w:val=" ADDIN NE.Ref.{46B3D02A-D9BF-45A9-A8F9-81070C1942A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ccessed&gt;65875634&lt;/_accessed&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created&gt;65859742&lt;/_created&gt;&lt;_date&gt;2023-12-03&lt;/_date&gt;&lt;_db_updated&gt;Aminer&lt;/_db_updated&gt;&lt;_doi&gt;10.1109/iccv.2015.301&lt;/_doi&gt;&lt;_journal&gt;2015 IEEE International Conference on Computer Vision (ICCV)&lt;/_journal&gt;&lt;_modified&gt;65875633&lt;/_modified&gt;&lt;_number&gt;5c610915da56297340b618e8&lt;/_number&gt;&lt;_pages&gt;2623-2631&lt;/_pages&gt;&lt;_url&gt;https://www.semanticscholar.org/paper/153d6feb7149e063b33e8ee437b74e4a2def8057;&lt;/_url&gt;&lt;_issue&gt;30&lt;/_issue&gt;&lt;_volume&gt;01&lt;/_volume&gt;&lt;/Details&gt;&lt;Extra&gt;&lt;DBUID&gt;{A4F6A5BD-9986-4BA8-BB89-EE459A951B81}&lt;/DBUID&gt;&lt;/Extra&gt;&lt;/Item&gt;&lt;/References&gt;&lt;/Group&gt;&lt;/Citation&gt;_x000a_"/>
    <w:docVar w:name="NE.Ref{4A38DFEC-3B00-4302-8B1E-43545E29DC60}" w:val=" ADDIN NE.Ref.{4A38DFEC-3B00-4302-8B1E-43545E29DC60}&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B6DEA5D-49D6-4F17-B0CC-DD7DCC397060}" w:val=" ADDIN NE.Ref.{4B6DEA5D-49D6-4F17-B0CC-DD7DCC397060}&lt;Citation&gt;&lt;Group&gt;&lt;References&gt;&lt;Item&gt;&lt;ID&gt;97&lt;/ID&gt;&lt;UID&gt;{2A877D1F-3F30-47AC-AF35-ED06DB457F86}&lt;/UID&gt;&lt;Title&gt;文本视觉问答综述&lt;/Title&gt;&lt;Template&gt;Journal Article&lt;/Template&gt;&lt;Star&gt;0&lt;/Star&gt;&lt;Tag&gt;0&lt;/Tag&gt;&lt;Author&gt;朱贵德; 黄海&lt;/Author&gt;&lt;Year&gt;2024&lt;/Year&gt;&lt;Details&gt;&lt;_author_aff&gt;浙江理工大学计算机科学与技术学院(人工智能学院);&lt;/_author_aff&gt;&lt;_date&gt;2023-07-06&lt;/_date&gt;&lt;_issue&gt;02&lt;/_issue&gt;&lt;_journal&gt;计算机工程&lt;/_journal&gt;&lt;_keywords&gt;文本视觉问答;文本信息;自然语言处理;计算机视觉;多模态融合&lt;/_keywords&gt;&lt;_pages&gt;1-14&lt;/_pages&gt;&lt;_url&gt;https://link.cnki.net/doi/10.19678/j.issn.1000-3428.0067514&lt;/_url&gt;&lt;_volume&gt;50&lt;/_volume&gt;&lt;_created&gt;65346604&lt;/_created&gt;&lt;_modified&gt;65346604&lt;/_modified&gt;&lt;_db_updated&gt;CNKI - Reference&lt;/_db_updated&gt;&lt;_collection_scope&gt;PKU;CSCD&lt;/_collection_scope&gt;&lt;_translated_author&gt;Zhu, Gui de;Huang, Hai&lt;/_translated_author&gt;&lt;/Details&gt;&lt;Extra&gt;&lt;DBUID&gt;{7C3699DA-B1D3-458D-A915-0349DF0FBAC0}&lt;/DBUID&gt;&lt;/Extra&gt;&lt;/Item&gt;&lt;/References&gt;&lt;/Group&gt;&lt;/Citation&gt;_x000a_"/>
    <w:docVar w:name="NE.Ref{4F49FF2F-9364-40D1-AD33-742B3B19B4B9}" w:val=" ADDIN NE.Ref.{4F49FF2F-9364-40D1-AD33-742B3B19B4B9}&lt;Citation&gt;&lt;Group&gt;&lt;References&gt;&lt;Item&gt;&lt;ID&gt;11&lt;/ID&gt;&lt;UID&gt;{F0F5504F-E9F9-4AD4-ADA8-82AF3916F1CE}&lt;/UID&gt;&lt;Title&gt;基于机器学习的农作物识别方法、装置、存储介质及终端&lt;/Title&gt;&lt;Template&gt;Patent&lt;/Template&gt;&lt;Star&gt;0&lt;/Star&gt;&lt;Tag&gt;0&lt;/Tag&gt;&lt;Author&gt;王宏; 汤曾伟; 李晓兵&lt;/Author&gt;&lt;Year&gt;0&lt;/Year&gt;&lt;Details&gt;&lt;_author_adr&gt;100875 北京市海淀区新街口外大街19号&lt;/_author_adr&gt;&lt;_date&gt;2020-06-12&lt;/_date&gt;&lt;_subject&gt;1.一种基于机器学习的农作物识别方法,其特征在于,包括：获取目标区域内农作物的物候期遥感影像,以合成相应的时间序列图像；对所述时间序列图像进行多尺度分割,以获得影像对象；选取多个弱分类器,并按所述影像对象的分类体系和分类特征集,对所述影像对象进行分类,以获取每个分类器在每个尺度下的分类结果；对所述分类结果进行分类精度评价,并根据所述分类精度评价结果进行加权计算,以识别每个像素的归属类别。&lt;/_subject&gt;&lt;_subsidiary_author&gt;北京师范大学&lt;/_subsidiary_author&gt;&lt;_created&gt;65858989&lt;/_created&gt;&lt;_modified&gt;65858991&lt;/_modified&gt;&lt;_db_updated&gt;CNKI - Reference&lt;/_db_updated&gt;&lt;_accessed&gt;65858996&lt;/_accessed&gt;&lt;_translated_author&gt;Wang, Hong;Tang, Ceng wei;Li, Xiao bing&lt;/_translated_author&gt;&lt;_translated_subsidiary_author&gt;Bei, Jing shi fan da&lt;/_translated_subsidiary_author&gt;&lt;/Details&gt;&lt;Extra&gt;&lt;DBUID&gt;{A4F6A5BD-9986-4BA8-BB89-EE459A951B81}&lt;/DBUID&gt;&lt;/Extra&gt;&lt;/Item&gt;&lt;/References&gt;&lt;/Group&gt;&lt;/Citation&gt;_x000a_"/>
    <w:docVar w:name="NE.Ref{508458DC-95AA-47E3-B1A1-5D528B09F5B5}" w:val=" ADDIN NE.Ref.{508458DC-95AA-47E3-B1A1-5D528B09F5B5}&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accessed&gt;65875627&lt;/_accessed&gt;&lt;_collection_scope&gt;SCIE;EI&lt;/_collection_scope&gt;&lt;_created&gt;65859195&lt;/_created&gt;&lt;_db_updated&gt;kuakujiansuo&lt;/_db_updated&gt;&lt;_issue&gt;03&lt;/_issue&gt;&lt;_journal&gt;Computational Intelligence and Neuroscience&lt;/_journal&gt;&lt;_modified&gt;65875627&lt;/_modified&gt;&lt;_pages&gt;1-10&lt;/_pages&gt;&lt;_url&gt;https://xueshu.baidu.com/usercenter/paper/show?paperid=1a790x30487q0ej0883r0vw08u653979&amp;amp;site=xueshu_se&amp;amp;hitarticle=1&lt;/_url&gt;&lt;_volume&gt;2021&lt;/_volume&gt;&lt;/Details&gt;&lt;Extra&gt;&lt;DBUID&gt;{A4F6A5BD-9986-4BA8-BB89-EE459A951B81}&lt;/DBUID&gt;&lt;/Extra&gt;&lt;/Item&gt;&lt;/References&gt;&lt;/Group&gt;&lt;/Citation&gt;_x000a_"/>
    <w:docVar w:name="NE.Ref{51C6238E-BC88-465D-BB19-F9B17547AE34}" w:val=" ADDIN NE.Ref.{51C6238E-BC88-465D-BB19-F9B17547AE34}&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52317DA5-5245-45C6-A802-A87CAA70EE89}" w:val=" ADDIN NE.Ref.{52317DA5-5245-45C6-A802-A87CAA70EE89}&lt;Citation&gt;&lt;Group&gt;&lt;References&gt;&lt;Item&gt;&lt;ID&gt;100&lt;/ID&gt;&lt;UID&gt;{8EEB7A0D-73CD-4ACA-AC83-493A89CAECDA}&lt;/UID&gt;&lt;Title&gt;LAION-5B: An open large-scale dataset for training next generation image-text models&lt;/Title&gt;&lt;Template&gt;Journal Article&lt;/Template&gt;&lt;Star&gt;0&lt;/Star&gt;&lt;Tag&gt;0&lt;/Tag&gt;&lt;Author&gt;Schuhmann, Christoph; Beaumont, Romain; Vencu, Richard; Gordon, Cade; Wightman, Ross; Cherti, Mehdi; Coombes, Theo; Katta, Aarush; Mullis, Clayton; Wortsman, Mitchell; Schramowski, Patrick; Kundurthy, Srivatsa; Crowson, Katherine; Schmidt, Ludwig; Kaczmarczyk, Robert; Jitsev, Jenia&lt;/Author&gt;&lt;Year&gt;2022&lt;/Year&gt;&lt;Details&gt;&lt;_date&gt;2022-10-16&lt;/_date&gt;&lt;_db_provider&gt;arxiv&lt;/_db_provider&gt;&lt;_url&gt;http://arxiv.org/abs/2210.08402v1&lt;/_url&gt;&lt;_created&gt;65346620&lt;/_created&gt;&lt;_modified&gt;65346620&lt;/_modified&gt;&lt;_db_updated&gt;Arxiv&lt;/_db_updated&gt;&lt;/Details&gt;&lt;Extra&gt;&lt;DBUID&gt;{7C3699DA-B1D3-458D-A915-0349DF0FBAC0}&lt;/DBUID&gt;&lt;/Extra&gt;&lt;/Item&gt;&lt;/References&gt;&lt;/Group&gt;&lt;/Citation&gt;_x000a_"/>
    <w:docVar w:name="NE.Ref{53A07F7A-7548-4025-A491-C680BF979C12}" w:val=" ADDIN NE.Ref.{53A07F7A-7548-4025-A491-C680BF979C12}&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5687F338-6A8C-4362-9FC9-6772A0D90184}" w:val=" ADDIN NE.Ref.{5687F338-6A8C-4362-9FC9-6772A0D90184}&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56C08304-E235-46D1-895D-320EAC1C749D}" w:val=" ADDIN NE.Ref.{56C08304-E235-46D1-895D-320EAC1C749D}&lt;Citation&gt;&lt;Group&gt;&lt;References&gt;&lt;Item&gt;&lt;ID&gt;75&lt;/ID&gt;&lt;UID&gt;{7A881A9E-B3CD-4487-803F-70449EC15A8E}&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2934&lt;/_created&gt;&lt;_modified&gt;65332935&lt;/_modified&gt;&lt;_db_updated&gt;kuakujiansuo&lt;/_db_updated&gt;&lt;/Details&gt;&lt;Extra&gt;&lt;DBUID&gt;{7C3699DA-B1D3-458D-A915-0349DF0FBAC0}&lt;/DBUID&gt;&lt;/Extra&gt;&lt;/Item&gt;&lt;/References&gt;&lt;/Group&gt;&lt;/Citation&gt;_x000a_"/>
    <w:docVar w:name="NE.Ref{5AAE2449-5F2C-4383-9FBA-957B6557A0E0}" w:val=" ADDIN NE.Ref.{5AAE2449-5F2C-4383-9FBA-957B6557A0E0}&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5&lt;/_accessed&gt;&lt;_cited_count&gt;23&lt;/_cited_count&gt;&lt;_created&gt;65859554&lt;/_created&gt;&lt;_date&gt;2016-03-03&lt;/_date&gt;&lt;_db_updated&gt;Aminer&lt;/_db_updated&gt;&lt;_modified&gt;65875645&lt;/_modified&gt;&lt;_number&gt;56d890bbdabfae2eeee58ab5&lt;/_number&gt;&lt;_volume&gt;54&lt;/_volume&gt;&lt;_issue&gt;03&lt;/_issue&gt;&lt;_pages&gt;1175-1176&lt;/_pages&gt;&lt;_journal&gt;IEEE Access&lt;/_journal&gt;&lt;_impact_factor&gt;   3.900&lt;/_impact_factor&gt;&lt;_social_category&gt;计算机：信息系统(4) &amp;amp; 工程：电子与电气(3) &amp;amp; 电信学(4)&lt;/_social_category&gt;&lt;_collection_scope&gt;SCIE;EI&lt;/_collection_scope&gt;&lt;/Details&gt;&lt;Extra&gt;&lt;DBUID&gt;{A4F6A5BD-9986-4BA8-BB89-EE459A951B81}&lt;/DBUID&gt;&lt;/Extra&gt;&lt;/Item&gt;&lt;/References&gt;&lt;/Group&gt;&lt;/Citation&gt;_x000a_"/>
    <w:docVar w:name="NE.Ref{5B754501-54D5-4E1B-BB8B-1BC951BA8B33}" w:val=" ADDIN NE.Ref.{5B754501-54D5-4E1B-BB8B-1BC951BA8B33}&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5CC77914-74F5-493C-96DA-A7AEA6601DAC}" w:val=" ADDIN NE.Ref.{5CC77914-74F5-493C-96DA-A7AEA6601DAC}&lt;Citation&gt;&lt;Group&gt;&lt;References&gt;&lt;Item&gt;&lt;ID&gt;114&lt;/ID&gt;&lt;UID&gt;{5ED2D91F-5CAD-492D-B749-1AD7DD41A5D8}&lt;/UID&gt;&lt;Title&gt;Focal Loss for Dense Object Detection&lt;/Title&gt;&lt;Template&gt;Journal Article&lt;/Template&gt;&lt;Star&gt;0&lt;/Star&gt;&lt;Tag&gt;0&lt;/Tag&gt;&lt;Author&gt;T., Y Lin; P., Goyal; R., Girshick; K., He; P., Dollár&lt;/Author&gt;&lt;Year&gt;2020&lt;/Year&gt;&lt;Details&gt;&lt;_alternate_title&gt;IEEE Transactions on Pattern Analysis and Machine Intelligence; IEEE Transactions on Pattern Analysis and Machine IntelligenceIEEE Transactions on Pattern Analysis and Machine Intelligence&lt;/_alternate_title&gt;&lt;_date_display&gt;2020_x000d__x000a_1 Feb. 2020_x000d__x000a_1 Feb. 2020&lt;/_date_display&gt;&lt;_date&gt;2020-01-01&lt;/_date&gt;&lt;_doi&gt;10.1109/TPAMI.2018.2858826&lt;/_doi&gt;&lt;_isbn&gt;1939-3539&lt;/_isbn&gt;&lt;_issue&gt;2&lt;/_issue&gt;&lt;_journal&gt;IEEE Transactions on Pattern Analysis and Machine Intelligence&lt;/_journal&gt;&lt;_keywords&gt;Detectors; Training; Object detection; Entropy; Proposals; Convolutional neural networks; Feature extraction; Computer vision; object detection; machine learning; convolutional neural networks&lt;/_keywords&gt;&lt;_pages&gt;318-327&lt;/_pages&gt;&lt;_url&gt;https://dx.doi.org/10.1109/TPAMI.2018.2858826&lt;/_url&gt;&lt;_volume&gt;42&lt;/_volume&gt;&lt;_created&gt;65860672&lt;/_created&gt;&lt;_modified&gt;65860753&lt;/_modified&gt;&lt;_db_updated&gt;IEEE&lt;/_db_updated&gt;&lt;_impact_factor&gt;  23.600&lt;/_impact_factor&gt;&lt;_social_category&gt;计算机：人工智能(1) &amp;amp; 工程：电子与电气(1)&lt;/_social_category&gt;&lt;_collection_scope&gt;SCIE;EI&lt;/_collection_scope&gt;&lt;_accessed&gt;65860847&lt;/_accessed&gt;&lt;/Details&gt;&lt;Extra&gt;&lt;DBUID&gt;{A4F6A5BD-9986-4BA8-BB89-EE459A951B81}&lt;/DBUID&gt;&lt;/Extra&gt;&lt;/Item&gt;&lt;/References&gt;&lt;/Group&gt;&lt;/Citation&gt;_x000a_"/>
    <w:docVar w:name="NE.Ref{5CED0D48-6347-420C-9D64-420E6733213A}" w:val=" ADDIN NE.Ref.{5CED0D48-6347-420C-9D64-420E6733213A}&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ccessed&gt;65875574&lt;/_accessed&gt;&lt;_author_adr&gt;清华大学国情研究院;清华大学公共管理学院;&lt;/_author_adr&gt;&lt;_created&gt;65869487&lt;/_created&gt;&lt;_db_provider&gt;CNKI&lt;/_db_provider&gt;&lt;_db_updated&gt;CNKI - Reference&lt;/_db_updated&gt;&lt;_keywords&gt;绿色财富;后代人;社会资本;绿色发展战略;实体资本;功能界定;绿色增长;绿色工业革命;循环经济系统;累积和;可持续发展观;绿色规划&lt;/_keywords&gt;&lt;_modified&gt;65875573&lt;/_modified&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place_published&gt;北京&lt;/_place_published&gt;&lt;_translated_author&gt;Hu, An gang;Zhou, Shao jie&lt;/_translated_author&gt;&lt;/Details&gt;&lt;Extra&gt;&lt;DBUID&gt;{A4F6A5BD-9986-4BA8-BB89-EE459A951B81}&lt;/DBUID&gt;&lt;/Extra&gt;&lt;/Item&gt;&lt;/References&gt;&lt;/Group&gt;&lt;/Citation&gt;_x000a_"/>
    <w:docVar w:name="NE.Ref{5F2D22EC-2D5A-4121-8349-26AA5C20FB24}" w:val=" ADDIN NE.Ref.{5F2D22EC-2D5A-4121-8349-26AA5C20FB24}&lt;Citation&gt;&lt;Group&gt;&lt;References&gt;&lt;Item&gt;&lt;ID&gt;3&lt;/ID&gt;&lt;UID&gt;{0380F998-76ED-4073-862E-C40B5B3D563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26366&lt;/_created&gt;&lt;_modified&gt;65326366&lt;/_modified&gt;&lt;_db_updated&gt;kuakujiansuo&lt;/_db_updated&gt;&lt;/Details&gt;&lt;Extra&gt;&lt;DBUID&gt;{7C3699DA-B1D3-458D-A915-0349DF0FBAC0}&lt;/DBUID&gt;&lt;/Extra&gt;&lt;/Item&gt;&lt;/References&gt;&lt;/Group&gt;&lt;/Citation&gt;_x000a_"/>
    <w:docVar w:name="NE.Ref{60150926-711A-4E5A-8727-6BB96BE85A73}" w:val=" ADDIN NE.Ref.{60150926-711A-4E5A-8727-6BB96BE85A73}&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60EF3617-14CA-48D4-A371-BAA9EFCAA417}" w:val=" ADDIN NE.Ref.{60EF3617-14CA-48D4-A371-BAA9EFCAA417}&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615&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615&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_issue&gt;01&lt;/_issue&gt;&lt;/Details&gt;&lt;Extra&gt;&lt;DBUID&gt;{A4F6A5BD-9986-4BA8-BB89-EE459A951B81}&lt;/DBUID&gt;&lt;/Extra&gt;&lt;/Item&gt;&lt;/References&gt;&lt;/Group&gt;&lt;/Citation&gt;_x000a_"/>
    <w:docVar w:name="NE.Ref{61A9F806-489E-4016-AC73-2E2505D9E3C2}" w:val=" ADDIN NE.Ref.{61A9F806-489E-4016-AC73-2E2505D9E3C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61D1338A-51B6-4BA0-91EB-FD936FC523AD}" w:val=" ADDIN NE.Ref.{61D1338A-51B6-4BA0-91EB-FD936FC523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6228889C-9EAE-4FEE-85AB-5207F1237723}" w:val=" ADDIN NE.Ref.{6228889C-9EAE-4FEE-85AB-5207F1237723}&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63EA440E-DD03-44B5-9B57-7A5FF30A1A95}" w:val=" ADDIN NE.Ref.{63EA440E-DD03-44B5-9B57-7A5FF30A1A95}&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423&lt;/_modified&gt;&lt;_db_updated&gt;CNKI - Reference&lt;/_db_updated&gt;&lt;_accessed&gt;6587542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650C5DF3-9800-4748-8EEC-C15E792BFFB1}" w:val=" ADDIN NE.Ref.{650C5DF3-9800-4748-8EEC-C15E792BFFB1}&lt;Citation&gt;&lt;Group&gt;&lt;References&gt;&lt;Item&gt;&lt;ID&gt;98&lt;/ID&gt;&lt;UID&gt;{094C5CD4-183A-4106-A898-39ED5EF6A610}&lt;/UID&gt;&lt;Title&gt;Wukong: A 100 Million Large-scale Chinese Cross-modal Pre-training Benchmark&lt;/Title&gt;&lt;Template&gt;Journal Article&lt;/Template&gt;&lt;Star&gt;0&lt;/Star&gt;&lt;Tag&gt;0&lt;/Tag&gt;&lt;Author&gt;Gu, Jiaxi; Meng, Xiaojun; Lu, Guansong; Hou, Lu; Niu, Minzhe; Liang, Xiaodan; Yao, Lewei; Huang, Runhui; Zhang, Wei; Jiang, Xin; Xu, Chunjing; Xu, Hang&lt;/Author&gt;&lt;Year&gt;2022&lt;/Year&gt;&lt;Details&gt;&lt;_date&gt;2022-02-14&lt;/_date&gt;&lt;_db_provider&gt;arxiv&lt;/_db_provider&gt;&lt;_url&gt;http://arxiv.org/abs/2202.06767v4&lt;/_url&gt;&lt;_created&gt;65346608&lt;/_created&gt;&lt;_modified&gt;65346608&lt;/_modified&gt;&lt;_db_updated&gt;Arxiv&lt;/_db_updated&gt;&lt;/Details&gt;&lt;Extra&gt;&lt;DBUID&gt;{7C3699DA-B1D3-458D-A915-0349DF0FBAC0}&lt;/DBUID&gt;&lt;/Extra&gt;&lt;/Item&gt;&lt;/References&gt;&lt;/Group&gt;&lt;/Citation&gt;_x000a_"/>
    <w:docVar w:name="NE.Ref{690772C2-7328-4E8D-9D3C-E434327DF68F}" w:val=" ADDIN NE.Ref.{690772C2-7328-4E8D-9D3C-E434327DF68F}&lt;Citation&gt;&lt;Group&gt;&lt;References&gt;&lt;Item&gt;&lt;ID&gt;72&lt;/ID&gt;&lt;UID&gt;{1691410A-9EE8-488A-BB05-FE8A23850184}&lt;/UID&gt;&lt;Title&gt;Deep Residual Learning for Image Recognition&lt;/Title&gt;&lt;Template&gt;Conference Proceedings&lt;/Template&gt;&lt;Star&gt;0&lt;/Star&gt;&lt;Tag&gt;0&lt;/Tag&gt;&lt;Author&gt;K., He; X., Zhang; S., Ren; J., Sun&lt;/Author&gt;&lt;Year&gt;2016&lt;/Year&gt;&lt;Details&gt;&lt;_date_display&gt;2016_x000d__x000a_27-30 June 2016_x000d__x000a_27-30 June 2016&lt;/_date_display&gt;&lt;_date&gt;2016-01-01&lt;/_date&gt;&lt;_doi&gt;10.1109/CVPR.2016.90&lt;/_doi&gt;&lt;_isbn&gt;1063-6919&lt;/_isbn&gt;&lt;_keywords&gt;Training; Degradation; Complexity theory; Image recognition; Neural networks; Visualization; Image segmentation&lt;/_keywords&gt;&lt;_pages&gt;770-778&lt;/_pages&gt;&lt;_secondary_title&gt;2016 IEEE Conference on Computer Vision and Pattern Recognition (CVPR)&lt;/_secondary_title&gt;&lt;_short_title&gt;2016 IEEE Conference on Computer Vision and Pattern Recognition (CVPR)&lt;/_short_title&gt;&lt;_url&gt;https://dx.doi.org/10.1109/CVPR.2016.90&lt;/_url&gt;&lt;_created&gt;65332896&lt;/_created&gt;&lt;_modified&gt;65332897&lt;/_modified&gt;&lt;_db_updated&gt;IEEE&lt;/_db_updated&gt;&lt;/Details&gt;&lt;Extra&gt;&lt;DBUID&gt;{7C3699DA-B1D3-458D-A915-0349DF0FBAC0}&lt;/DBUID&gt;&lt;/Extra&gt;&lt;/Item&gt;&lt;/References&gt;&lt;/Group&gt;&lt;/Citation&gt;_x000a_"/>
    <w:docVar w:name="NE.Ref{6A2AE753-9CC6-4213-B42A-531BDDCD997F}" w:val=" ADDIN NE.Ref.{6A2AE753-9CC6-4213-B42A-531BDDCD997F}&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6A5CE3AA-DD93-44A8-AD43-4244CF619A6E}" w:val=" ADDIN NE.Ref.{6A5CE3AA-DD93-44A8-AD43-4244CF619A6E}&lt;Citation&gt;&lt;Group&gt;&lt;References&gt;&lt;Item&gt;&lt;ID&gt;70&lt;/ID&gt;&lt;UID&gt;{A5EA6DA3-312B-4D54-BE36-28F4F5C12C35}&lt;/UID&gt;&lt;Title&gt;Very Deep Convolutional Networks for Large-Scale Image Recognition&lt;/Title&gt;&lt;Template&gt;Journal Article&lt;/Template&gt;&lt;Star&gt;0&lt;/Star&gt;&lt;Tag&gt;0&lt;/Tag&gt;&lt;Author&gt;Simonyan, Karen; Zisserman, Andrew&lt;/Author&gt;&lt;Year&gt;2014&lt;/Year&gt;&lt;Details&gt;&lt;_date&gt;2014-09-04&lt;/_date&gt;&lt;_db_provider&gt;arxiv&lt;/_db_provider&gt;&lt;_url&gt;http://arxiv.org/abs/1409.1556v6&lt;/_url&gt;&lt;_created&gt;65332892&lt;/_created&gt;&lt;_modified&gt;65332892&lt;/_modified&gt;&lt;_db_updated&gt;Arxiv&lt;/_db_updated&gt;&lt;/Details&gt;&lt;Extra&gt;&lt;DBUID&gt;{7C3699DA-B1D3-458D-A915-0349DF0FBAC0}&lt;/DBUID&gt;&lt;/Extra&gt;&lt;/Item&gt;&lt;/References&gt;&lt;/Group&gt;&lt;/Citation&gt;_x000a_"/>
    <w:docVar w:name="NE.Ref{6CF0E520-FF23-449C-B796-9F2D0599F84F}" w:val=" ADDIN NE.Ref.{6CF0E520-FF23-449C-B796-9F2D0599F84F}&lt;Citation&gt;&lt;Group&gt;&lt;References&gt;&lt;Item&gt;&lt;ID&gt;68&lt;/ID&gt;&lt;UID&gt;{353D70FB-2166-4D64-A235-BF031009B472}&lt;/UID&gt;&lt;Title&gt;ImageNet Classification with Deep Convolutional Neural Networks&lt;/Title&gt;&lt;Template&gt;Journal Article&lt;/Template&gt;&lt;Star&gt;0&lt;/Star&gt;&lt;Tag&gt;0&lt;/Tag&gt;&lt;Author&gt;Krizhevsky, Alex; Sutskever, I; Hinton, G&lt;/Author&gt;&lt;Year&gt;2012&lt;/Year&gt;&lt;Details&gt;&lt;_issue&gt;2&lt;/_issue&gt;&lt;_journal&gt;Advances in neural information processing systems&lt;/_journal&gt;&lt;_url&gt;https://xueshu.baidu.com/usercenter/paper/show?paperid=bfdf67dfdf8cea0c47038f63e91b9df1&amp;amp;site=xueshu_se&amp;amp;hitarticle=1&lt;/_url&gt;&lt;_volume&gt;25&lt;/_volume&gt;&lt;_created&gt;65332868&lt;/_created&gt;&lt;_modified&gt;65332869&lt;/_modified&gt;&lt;_db_updated&gt;kuakujiansuo&lt;/_db_updated&gt;&lt;_collection_scope&gt;EI&lt;/_collection_scope&gt;&lt;/Details&gt;&lt;Extra&gt;&lt;DBUID&gt;{7C3699DA-B1D3-458D-A915-0349DF0FBAC0}&lt;/DBUID&gt;&lt;/Extra&gt;&lt;/Item&gt;&lt;/References&gt;&lt;/Group&gt;&lt;/Citation&gt;_x000a_"/>
    <w:docVar w:name="NE.Ref{6F3E4092-1DCA-447D-A724-EDCC4BD6B032}" w:val=" ADDIN NE.Ref.{6F3E4092-1DCA-447D-A724-EDCC4BD6B032}&lt;Citation&gt;&lt;Group&gt;&lt;References&gt;&lt;Item&gt;&lt;ID&gt;36&lt;/ID&gt;&lt;UID&gt;{51795FFC-B695-40E3-9764-16D3032CF455}&lt;/UID&gt;&lt;Title&gt;文本图像检索技术的研究&lt;/Title&gt;&lt;Template&gt;Thesis&lt;/Template&gt;&lt;Star&gt;0&lt;/Star&gt;&lt;Tag&gt;0&lt;/Tag&gt;&lt;Author&gt;陈鹏&lt;/Author&gt;&lt;Year&gt;2017&lt;/Year&gt;&lt;Details&gt;&lt;_language&gt;chi&lt;/_language&gt;&lt;_created&gt;65859440&lt;/_created&gt;&lt;_modified&gt;65859476&lt;/_modified&gt;&lt;_url&gt;https://d.wanfangdata.com.cn/thesis/ChhUaGVzaXNOZXdTMjAyNDA5MjAxNTE3MjUSCFkzMjY3MTcwGgg4ZXQ0N3dheQ%3D%3D&lt;/_url&gt;&lt;_publisher&gt;成都理工大学&lt;/_publisher&gt;&lt;_volume&gt;硕士&lt;/_volume&gt;&lt;_section&gt;电子与通信工程&lt;/_section&gt;&lt;_tertiary_author&gt;李灿平杨运民&lt;/_tertiary_author&gt;&lt;_date&gt;61758720&lt;/_date&gt;&lt;_keywords&gt;文本图像检索; 纹理分析; 图像预处理; 图像识别; SIFT算法; 印刷体字符; 手写字符&lt;/_keywords&gt;&lt;_db_provider&gt;北京万方数据股份有限公司&lt;/_db_provider&gt;&lt;_accessed&gt;65859594&lt;/_accessed&gt;&lt;_db_updated&gt;Wanfangdata&lt;/_db_updat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7072B1C6-4500-4386-871E-E0E32A2B3903}" w:val=" ADDIN NE.Ref.{7072B1C6-4500-4386-871E-E0E32A2B3903}&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8&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70B616FC-4590-494C-9F95-BDDA44AC43A9}" w:val=" ADDIN NE.Ref.{70B616FC-4590-494C-9F95-BDDA44AC43A9}&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db_provider&gt;CNKI&lt;/_db_provider&gt;&lt;_doi&gt;10.27400/d.cnki.gxasc.2022.001128&lt;/_doi&gt;&lt;_keywords&gt;植物图像识别;深度学习;卷积神经网络;BottleNeck;注意力机制&lt;/_keywords&gt;&lt;_publisher&gt;西安石油大学&lt;/_publisher&gt;&lt;_tertiary_author&gt;王魁生&lt;/_tertiary_author&gt;&lt;_type_work&gt;硕士&lt;/_type_work&gt;&lt;_url&gt;https://link.cnki.net/doi/10.27400/d.cnki.gxasc.2022.001128&lt;/_url&gt;&lt;_created&gt;65859162&lt;/_created&gt;&lt;_modified&gt;65859162&lt;/_modified&gt;&lt;_db_updated&gt;CNKI - Reference&lt;/_db_updated&gt;&lt;_accessed&gt;65859163&lt;/_access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72245F5E-CF0C-4116-9EB2-5D00DF63D1FF}" w:val=" ADDIN NE.Ref.{72245F5E-CF0C-4116-9EB2-5D00DF63D1FF}&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4&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3&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7225296A-DBAC-4790-AC78-B0936E05C457}" w:val=" ADDIN NE.Ref.{7225296A-DBAC-4790-AC78-B0936E05C457}&lt;Citation&gt;&lt;Group&gt;&lt;References&gt;&lt;Item&gt;&lt;ID&gt;30&lt;/ID&gt;&lt;UID&gt;{1C84E735-6453-4463-8913-42A93F881D05}&lt;/UID&gt;&lt;Title&gt;基于改进DenseNet的田间杂草识别&lt;/Title&gt;&lt;Template&gt;Journal Article&lt;/Template&gt;&lt;Star&gt;0&lt;/Star&gt;&lt;Tag&gt;0&lt;/Tag&gt;&lt;Author&gt;赵辉; 曹宇航; 岳有军; 王红君&lt;/Author&gt;&lt;Year&gt;2021&lt;/Year&gt;&lt;Details&gt;&lt;_author_adr&gt;天津理工大学电气电子工程学院天津市复杂系统控制理论与应用重点实验室;&lt;/_author_adr&gt;&lt;_db_provider&gt;CNKI&lt;/_db_provider&gt;&lt;_isbn&gt;1002-6819&lt;/_isbn&gt;&lt;_issue&gt;18&lt;/_issue&gt;&lt;_journal&gt;农业工程学报&lt;/_journal&gt;&lt;_keywords&gt;图像识别;卷积神经网络;高效通道注意力;DropBlock;田间杂草&lt;/_keywords&gt;&lt;_pages&gt;136-142&lt;/_pages&gt;&lt;_url&gt;https://kns.cnki.net/kcms2/article/abstract?v=vSXt4VHTcs6FZvCgmSXr6QK2H4KUMUE1mdbgWB14cCmhvG31JF149jSsbZa3tOHhBtSYzf5Jrtnda6tjT1wv-tScbhWFnbK_ch_cV8tl-OPi7Ge_QcJ684F38YgQtqXWefiVD0qhrzmMQ2Y6jBFlyFgyQf6m1cJorH8OjQVxBlaF215oCj1_v49TRabawW5qUbzj5Pu34mc=&amp;amp;uniplatform=NZKPT&amp;amp;language=CHS&lt;/_url&gt;&lt;_volume&gt;37&lt;/_volume&gt;&lt;_created&gt;65859255&lt;/_created&gt;&lt;_modified&gt;65859255&lt;/_modified&gt;&lt;_db_updated&gt;CNKI - Reference&lt;/_db_updated&gt;&lt;_accessed&gt;65859258&lt;/_accessed&gt;&lt;_translated_author&gt;Zhao, Hui;Cao, Yu hang;Yue, You jun;Wang, Hong jun&lt;/_translated_author&gt;&lt;/Details&gt;&lt;Extra&gt;&lt;DBUID&gt;{A4F6A5BD-9986-4BA8-BB89-EE459A951B81}&lt;/DBUID&gt;&lt;/Extra&gt;&lt;/Item&gt;&lt;/References&gt;&lt;/Group&gt;&lt;/Citation&gt;_x000a_"/>
    <w:docVar w:name="NE.Ref{74177F42-0B8B-45F8-900B-018ECE26F2FC}" w:val=" ADDIN NE.Ref.{74177F42-0B8B-45F8-900B-018ECE26F2FC}&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7563CD48-55D0-46CE-A8B6-B81E643A4229}" w:val=" ADDIN NE.Ref.{7563CD48-55D0-46CE-A8B6-B81E643A4229}&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781C8E24-E4ED-4640-8200-DAC25468A9A6}" w:val=" ADDIN NE.Ref.{781C8E24-E4ED-4640-8200-DAC25468A9A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uthor_aff&gt;INRIA IRISA, INSA Rennes, Rennes, France;INRIA IRISA, INSA Rennes, Rennes, France;INRIA IRISA, CNRS, Rennes, France;&lt;/_author_aff&gt;&lt;_cited_count&gt;8&lt;/_cited_count&gt;&lt;_date&gt;2024-01-02&lt;/_date&gt;&lt;_doi&gt;10.1145/3078971.3079038&lt;/_doi&gt;&lt;_journal&gt;International Conference on Multimedia Retrieval&lt;/_journal&gt;&lt;_number&gt;599c7976601a182cd263fda6&lt;/_number&gt;&lt;_url&gt;https://doi.org/10.1145/3078971.3079038;&lt;/_url&gt;&lt;_created&gt;65859743&lt;/_created&gt;&lt;_modified&gt;65859743&lt;/_modified&gt;&lt;_db_updated&gt;Aminer&lt;/_db_updated&gt;&lt;_accessed&gt;65859746&lt;/_accessed&gt;&lt;/Details&gt;&lt;Extra&gt;&lt;DBUID&gt;{A4F6A5BD-9986-4BA8-BB89-EE459A951B81}&lt;/DBUID&gt;&lt;/Extra&gt;&lt;/Item&gt;&lt;/References&gt;&lt;/Group&gt;&lt;/Citation&gt;_x000a_"/>
    <w:docVar w:name="NE.Ref{78A409FC-D51C-43DE-8763-37F5BCB77CFC}" w:val=" ADDIN NE.Ref.{78A409FC-D51C-43DE-8763-37F5BCB77CFC}&lt;Citation&gt;&lt;Group&gt;&lt;References&gt;&lt;Item&gt;&lt;ID&gt;13&lt;/ID&gt;&lt;UID&gt;{20E8C6D4-2385-41EF-AA68-EC5DB9F08AE5}&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vSXt4VHTcs49HkWv1VA1W--t9BSYAIovWlG0tRrnfnETfKAMCM82VuyJIDmOIhKkdhZRzxgvT3mcpqUK8wwn3g3IUvjBat6qAPR5bdxVZkBdZCbPn6B0iVIcf0NuEgG-2S1xVABLF-rJfpOK7r-dJiBY-MSvYwHOpRwNjHWHwAuOodeuT18nZUxvG2eYMVT7oeJ1Atn4Zpk=&amp;amp;uniplatform=NZKPT&amp;amp;language=CHS&lt;/_url&gt;&lt;_volume&gt;38&lt;/_volume&gt;&lt;_created&gt;65859105&lt;/_created&gt;&lt;_modified&gt;65859105&lt;/_modified&gt;&lt;_db_updated&gt;CNKI - Reference&lt;/_db_updated&gt;&lt;_impact_factor&gt;   0.700&lt;/_impact_factor&gt;&lt;_social_category&gt;光谱学(4)&lt;/_social_category&gt;&lt;_accessed&gt;65859113&lt;/_accessed&gt;&lt;_translated_author&gt;Cao, Xiao lan;Chen, Xing ming;Zhang, Shuai;Cui, Guo xian&lt;/_translated_author&gt;&lt;/Details&gt;&lt;Extra&gt;&lt;DBUID&gt;{A4F6A5BD-9986-4BA8-BB89-EE459A951B81}&lt;/DBUID&gt;&lt;/Extra&gt;&lt;/Item&gt;&lt;/References&gt;&lt;/Group&gt;&lt;/Citation&gt;_x000a_"/>
    <w:docVar w:name="NE.Ref{790411FD-C025-4B4C-93B2-38451C80511C}" w:val=" ADDIN NE.Ref.{790411FD-C025-4B4C-93B2-38451C80511C}&lt;Citation&gt;&lt;Group&gt;&lt;References&gt;&lt;Item&gt;&lt;ID&gt;93&lt;/ID&gt;&lt;UID&gt;{37EA9E1F-B42F-4ABC-B0C5-706483B6F73F}&lt;/UID&gt;&lt;Title&gt;基于数据增强和模型微调的小样本学习方法研究&lt;/Title&gt;&lt;Template&gt;Thesis&lt;/Template&gt;&lt;Star&gt;0&lt;/Star&gt;&lt;Tag&gt;0&lt;/Tag&gt;&lt;Author&gt;张赢&lt;/Author&gt;&lt;Year&gt;2023&lt;/Year&gt;&lt;Details&gt;&lt;_keywords&gt;小样本学习;数据增强;模型微调;马尔科夫链蒙特卡罗采样;集成学习&lt;/_keywords&gt;&lt;_pages&gt;72&lt;/_pages&gt;&lt;_publisher&gt;山西财经大学&lt;/_publisher&gt;&lt;_tertiary_author&gt;石洪波&lt;/_tertiary_author&gt;&lt;_url&gt;https://link.cnki.net/doi/10.27283/d.cnki.gsxcc.2023.000077&lt;/_url&gt;&lt;_volume&gt;硕士&lt;/_volume&gt;&lt;_created&gt;65346396&lt;/_created&gt;&lt;_modified&gt;65346396&lt;/_modified&gt;&lt;_db_updated&gt;CNKI - Reference&lt;/_db_updated&gt;&lt;_translated_author&gt;Zhang, Ying&lt;/_translated_author&gt;&lt;_translated_tertiary_author&gt;Shi, Hong bo&lt;/_translated_tertiary_author&gt;&lt;/Details&gt;&lt;Extra&gt;&lt;DBUID&gt;{7C3699DA-B1D3-458D-A915-0349DF0FBAC0}&lt;/DBUID&gt;&lt;/Extra&gt;&lt;/Item&gt;&lt;/References&gt;&lt;/Group&gt;&lt;/Citation&gt;_x000a_"/>
    <w:docVar w:name="NE.Ref{79401CDD-87B4-429D-96F7-1EA0A6107A2C}" w:val=" ADDIN NE.Ref.{79401CDD-87B4-429D-96F7-1EA0A6107A2C}&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79DA9F65-F707-4751-83AE-CCE5DFC72ECD}" w:val=" ADDIN NE.Ref.{79DA9F65-F707-4751-83AE-CCE5DFC72ECD}&lt;Citation&gt;&lt;Group&gt;&lt;References&gt;&lt;Item&gt;&lt;ID&gt;16&lt;/ID&gt;&lt;UID&gt;{E2C99802-019A-4A41-99EC-791F4EF5DB88}&lt;/UID&gt;&lt;Title&gt;基于深度学习的水生植物识别与系统实现&lt;/Title&gt;&lt;Template&gt;Thesis&lt;/Template&gt;&lt;Star&gt;0&lt;/Star&gt;&lt;Tag&gt;5&lt;/Tag&gt;&lt;Author&gt;马琳&lt;/Author&gt;&lt;Year&gt;2024&lt;/Year&gt;&lt;Details&gt;&lt;_accessed&gt;65875623&lt;/_accessed&gt;&lt;_created&gt;65859161&lt;/_created&gt;&lt;_date&gt;65436480&lt;/_date&gt;&lt;_db_provider&gt;北京万方数据股份有限公司&lt;/_db_provider&gt;&lt;_db_updated&gt;Wanfangdata&lt;/_db_updated&gt;&lt;_language&gt;chi&lt;/_language&gt;&lt;_modified&gt;65875622&lt;/_modified&gt;&lt;_publisher&gt;华北水利水电大学&lt;/_publisher&gt;&lt;_section&gt;农业工程与信息技术&lt;/_section&gt;&lt;_tertiary_author&gt;吴慧欣&lt;/_tertiary_author&gt;&lt;_url&gt;https://d.wanfangdata.com.cn/thesis/ChhUaGVzaXNOZXdTMjAyNDA5MjAxNTE3MjUSCUQwMzcwNzc2NhoIbnc1eHFpdnI%3D&lt;/_url&gt;&lt;_volume&gt;硕士&lt;/_volume&gt;&lt;_place_published&gt;郑州&lt;/_place_published&gt;&lt;_translated_author&gt;Ma, Lin&lt;/_translated_author&gt;&lt;_translated_tertiary_author&gt;Wu, Hui xin&lt;/_translated_tertiary_author&gt;&lt;/Details&gt;&lt;Extra&gt;&lt;DBUID&gt;{A4F6A5BD-9986-4BA8-BB89-EE459A951B81}&lt;/DBUID&gt;&lt;/Extra&gt;&lt;/Item&gt;&lt;/References&gt;&lt;/Group&gt;&lt;/Citation&gt;_x000a_"/>
    <w:docVar w:name="NE.Ref{7DBCBB6F-3556-4443-8902-41F527B750F1}" w:val=" ADDIN NE.Ref.{7DBCBB6F-3556-4443-8902-41F527B750F1}&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833F3271-27CC-4BC3-AF52-E1A91B58F9B1}" w:val=" ADDIN NE.Ref.{833F3271-27CC-4BC3-AF52-E1A91B58F9B1}&lt;Citation&gt;&lt;Group&gt;&lt;References&gt;&lt;Item&gt;&lt;ID&gt;99&lt;/ID&gt;&lt;UID&gt;{C3F98318-7D43-4DDE-AA45-FDCEABBBE551}&lt;/UID&gt;&lt;Title&gt;改进的跨模态关联歧义学习的虚假信息检测方法研究&lt;/Title&gt;&lt;Template&gt;Journal Article&lt;/Template&gt;&lt;Star&gt;0&lt;/Star&gt;&lt;Tag&gt;0&lt;/Tag&gt;&lt;Author&gt;段钰潇; 胡艳丽; 郭浩; 谭真; 肖卫东&lt;/Author&gt;&lt;Year&gt;2024&lt;/Year&gt;&lt;Details&gt;&lt;_author_adr&gt;国防科技大学信息系统工程重点实验室;&lt;/_author_adr&gt;&lt;_db_provider&gt;CNKI&lt;/_db_provider&gt;&lt;_isbn&gt;1002-137X&lt;/_isbn&gt;&lt;_issue&gt;04&lt;/_issue&gt;&lt;_journal&gt;计算机科学&lt;/_journal&gt;&lt;_keywords&gt;虚假信息检测;多模态;跨模态关联;歧义学习;融合特征&lt;/_keywords&gt;&lt;_pages&gt;307-313&lt;/_pages&gt;&lt;_url&gt;https://link.cnki.net/urlid/50.1075.TP.20240221.1555.010&lt;/_url&gt;&lt;_volume&gt;51&lt;/_volume&gt;&lt;_created&gt;65859623&lt;/_created&gt;&lt;_modified&gt;65859623&lt;/_modified&gt;&lt;_db_updated&gt;CNKI - Reference&lt;/_db_updated&gt;&lt;_collection_scope&gt;PKU;CSCD&lt;/_collection_scope&gt;&lt;_accessed&gt;65859625&lt;/_accessed&gt;&lt;_translated_author&gt;Duan, Yu xiao;Hu, Yan li;Guo, Hao;Tan, Zhen;Xiao, Wei dong&lt;/_translated_author&gt;&lt;/Details&gt;&lt;Extra&gt;&lt;DBUID&gt;{A4F6A5BD-9986-4BA8-BB89-EE459A951B81}&lt;/DBUID&gt;&lt;/Extra&gt;&lt;/Item&gt;&lt;/References&gt;&lt;/Group&gt;&lt;/Citation&gt;_x000a_"/>
    <w:docVar w:name="NE.Ref{85B29D98-1B3A-4C14-8942-34B45B041525}" w:val=" ADDIN NE.Ref.{85B29D98-1B3A-4C14-8942-34B45B041525}&lt;Citation&gt;&lt;Group&gt;&lt;References&gt;&lt;Item&gt;&lt;ID&gt;119&lt;/ID&gt;&lt;UID&gt;{A7926F1B-83BE-4969-AFBC-D919A780B79C}&lt;/UID&gt;&lt;Title&gt;CBAM: Convolutional Block Attention Module.&lt;/Title&gt;&lt;Template&gt;Journal Article&lt;/Template&gt;&lt;Star&gt;0&lt;/Star&gt;&lt;Tag&gt;0&lt;/Tag&gt;&lt;Author&gt;Woo, Sanghyun; Park, Jongchan; Lee, Joon-Young; Kweon, In So&lt;/Author&gt;&lt;Year&gt;2018&lt;/Year&gt;&lt;Details&gt;&lt;_author_aff&gt;Korea Advanced Institute of Science and Technology,Daejeon,Korea;Lunit Inc.,Seoul,Korea;Adobe Research,San Jose,USA;Korea Advanced Institute of Science and Technology,Daejeon,Korea;&lt;/_author_aff&gt;&lt;_cited_count&gt;23135&lt;/_cited_count&gt;&lt;_date&gt;2024-07-17&lt;/_date&gt;&lt;_doi&gt;10.1007/978-3-030-01234-2_1&lt;/_doi&gt;&lt;_isbn&gt;0302-9743&lt;/_isbn&gt;&lt;_journal&gt;European Conference on Computer Vision&lt;/_journal&gt;&lt;_number&gt;5b67b4b417c44aac1c866e4f&lt;/_number&gt;&lt;_pages&gt;3-19&lt;/_pages&gt;&lt;_url&gt;https://doi.org/10.1007/978-3-030-01234-2_1;&lt;/_url&gt;&lt;_volume&gt;abs/1807.06521&lt;/_volume&gt;&lt;_created&gt;65861157&lt;/_created&gt;&lt;_modified&gt;65861157&lt;/_modified&gt;&lt;_db_updated&gt;Aminer&lt;/_db_updated&gt;&lt;_accessed&gt;65861172&lt;/_accessed&gt;&lt;/Details&gt;&lt;Extra&gt;&lt;DBUID&gt;{A4F6A5BD-9986-4BA8-BB89-EE459A951B81}&lt;/DBUID&gt;&lt;/Extra&gt;&lt;/Item&gt;&lt;/References&gt;&lt;/Group&gt;&lt;/Citation&gt;_x000a_"/>
    <w:docVar w:name="NE.Ref{89B79CAD-B784-42F0-90F0-15A6C4E1B97E}" w:val=" ADDIN NE.Ref.{89B79CAD-B784-42F0-90F0-15A6C4E1B97E}&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9&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8ACDB595-6167-4C8E-8BC4-E1E219344E19}" w:val=" ADDIN NE.Ref.{8ACDB595-6167-4C8E-8BC4-E1E219344E19}&lt;Citation&gt;&lt;Group&gt;&lt;References&gt;&lt;Item&gt;&lt;ID&gt;40&lt;/ID&gt;&lt;UID&gt;{2715C490-4146-4DF4-A93E-940014FBFEDC}&lt;/UID&gt;&lt;Title&gt;LexLIP: Lexicon-Bottlenecked Language-Image Pre-Training for Large-Scale Image-Text Sparse Retrieval&lt;/Title&gt;&lt;Template&gt;Journal Article&lt;/Template&gt;&lt;Star&gt;0&lt;/Star&gt;&lt;Tag&gt;0&lt;/Tag&gt;&lt;Author&gt;Luo, Ziyang; Zhao, Pu; Xu, Can; Geng, Xiubo; Shen, Tao; Tao, Chongyang; Ma, Jing; Lin, Qingwei; Jiang, Daxin&lt;/Author&gt;&lt;Year&gt;2023&lt;/Year&gt;&lt;Details&gt;&lt;_author_aff&gt;Hong Kong Baptist Univ, Hong Kong, Peoples R China;Microsoft Corp, Redmond, WA 98052 USA;Microsoft Corp, Redmond, WA 98052 USA;Microsoft Corp, Redmond, WA 98052 USA;Microsoft Corp, Redmond, WA 98052 USA;Microsoft Corp, Redmond, WA 98052 USA;Hong Kong Baptist Univ, Hong Kong, Peoples R China;Microsoft Corp, Redmond, WA 98052 USA;Microsoft Corp, Redmond, WA 98052 USA;&lt;/_author_aff&gt;&lt;_cited_count&gt;3&lt;/_cited_count&gt;&lt;_date&gt;2023-02-07&lt;/_date&gt;&lt;_doi&gt;10.1109/iccv51070.2023.01029&lt;/_doi&gt;&lt;_journal&gt;Proceedings of the IEEE/CVF International Conference on Computer Vision (ICCV)&lt;/_journal&gt;&lt;_number&gt;6528c1f1939a5f408299596a&lt;/_number&gt;&lt;_pages&gt;11206-11217&lt;/_pages&gt;&lt;_url&gt;https://openalex.org/W4319453607;https://doi.org/10.48550/arxiv.2302.02908;&lt;/_url&gt;&lt;_created&gt;65859443&lt;/_created&gt;&lt;_modified&gt;65859623&lt;/_modified&gt;&lt;_db_updated&gt;Aminer&lt;/_db_updated&gt;&lt;_accessed&gt;65859662&lt;/_accessed&gt;&lt;/Details&gt;&lt;Extra&gt;&lt;DBUID&gt;{A4F6A5BD-9986-4BA8-BB89-EE459A951B81}&lt;/DBUID&gt;&lt;/Extra&gt;&lt;/Item&gt;&lt;/References&gt;&lt;/Group&gt;&lt;/Citation&gt;_x000a_"/>
    <w:docVar w:name="NE.Ref{8B93AE3B-DE55-4AC9-BB4C-FB79B4CEB461}" w:val=" ADDIN NE.Ref.{8B93AE3B-DE55-4AC9-BB4C-FB79B4CEB461}&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date&gt;2025-01-12&lt;/_date&gt;&lt;_doi&gt;10.1016/j.chemolab.2025.105319&lt;/_doi&gt;&lt;_isbn&gt;0169-7439&lt;/_isbn&gt;&lt;_journal&gt;Chemometrics and Intelligent Laboratory Systems&lt;/_journal&gt;&lt;_number&gt;67830f10ae8580e7ff8bcd5a&lt;/_number&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created&gt;65859204&lt;/_created&gt;&lt;_modified&gt;65859204&lt;/_modified&gt;&lt;_db_updated&gt;Aminer&lt;/_db_updated&gt;&lt;_impact_factor&gt;   3.900&lt;/_impact_factor&gt;&lt;_social_category&gt;自动化与控制系统(3) &amp;amp; 分析化学(3) &amp;amp; 计算机：人工智能(3) &amp;amp; 仪器仪表(3) &amp;amp; 数学跨学科应用(3) &amp;amp; 统计学与概率论(3)&lt;/_social_category&gt;&lt;_collection_scope&gt;SCIE&lt;/_collection_scope&gt;&lt;_accessed&gt;65859206&lt;/_accessed&gt;&lt;/Details&gt;&lt;Extra&gt;&lt;DBUID&gt;{A4F6A5BD-9986-4BA8-BB89-EE459A951B81}&lt;/DBUID&gt;&lt;/Extra&gt;&lt;/Item&gt;&lt;/References&gt;&lt;/Group&gt;&lt;/Citation&gt;_x000a_"/>
    <w:docVar w:name="NE.Ref{8DA3EDEF-D339-4631-AAE3-01DDC3759DF6}" w:val=" ADDIN NE.Ref.{8DA3EDEF-D339-4631-AAE3-01DDC3759DF6}&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date&gt;2024-09-23&lt;/_date&gt;&lt;_doi&gt;10.1016/j.eswa.2012.01.073&lt;/_doi&gt;&lt;_journal&gt;Expert Syst Appl&lt;/_journal&gt;&lt;_number&gt;5390b3da20f70186a0ef6d5b&lt;/_number&gt;&lt;_pages&gt;7562-7573&lt;/_pages&gt;&lt;_url&gt;https://openalex.org/W2030432742;https://doi.org/10.1016/j.eswa.2012.01.073;&lt;/_url&gt;&lt;_volume&gt;39&lt;/_volume&gt;&lt;_created&gt;65859217&lt;/_created&gt;&lt;_modified&gt;65859217&lt;/_modified&gt;&lt;_db_updated&gt;Aminer&lt;/_db_updated&gt;&lt;_impact_factor&gt;   8.500&lt;/_impact_factor&gt;&lt;_social_category&gt;计算机：人工智能(2) &amp;amp; 工程：电子与电气(2) &amp;amp; 运筹学与管理科学(2)&lt;/_social_category&gt;&lt;_collection_scope&gt;SCIE;EI&lt;/_collection_scope&gt;&lt;_accessed&gt;65859221&lt;/_accessed&gt;&lt;/Details&gt;&lt;Extra&gt;&lt;DBUID&gt;{A4F6A5BD-9986-4BA8-BB89-EE459A951B81}&lt;/DBUID&gt;&lt;/Extra&gt;&lt;/Item&gt;&lt;/References&gt;&lt;/Group&gt;&lt;/Citation&gt;_x000a_"/>
    <w:docVar w:name="NE.Ref{8DC01014-F441-45C1-9982-EBF5A02564AB}" w:val=" ADDIN NE.Ref.{8DC01014-F441-45C1-9982-EBF5A02564AB}&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db_provider&gt;CNKI&lt;/_db_provider&gt;&lt;_isbn&gt;1000-5692&lt;/_isbn&gt;&lt;_issue&gt;05&lt;/_issue&gt;&lt;_journal&gt;浙江林学院学报&lt;/_journal&gt;&lt;_keywords&gt;植物学;古树名木;调查方法;全站仪;交叉定年&lt;/_keywords&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created&gt;65869506&lt;/_created&gt;&lt;_modified&gt;65869506&lt;/_modified&gt;&lt;_db_updated&gt;CNKI - Reference&lt;/_db_updated&gt;&lt;_accessed&gt;65869506&lt;/_accessed&gt;&lt;_translated_author&gt;Wang, Yi xiang;Dai, Wen sheng;Bai, Shang bin;Jiang, Feng;Jin, Zu da&lt;/_translated_author&gt;&lt;/Details&gt;&lt;Extra&gt;&lt;DBUID&gt;{A4F6A5BD-9986-4BA8-BB89-EE459A951B81}&lt;/DBUID&gt;&lt;/Extra&gt;&lt;/Item&gt;&lt;/References&gt;&lt;/Group&gt;&lt;/Citation&gt;_x000a_"/>
    <w:docVar w:name="NE.Ref{910F839E-CE40-4235-A3AB-3CBC1B19FA2E}" w:val=" ADDIN NE.Ref.{910F839E-CE40-4235-A3AB-3CBC1B19FA2E}&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accessed&gt;65875625&lt;/_accessed&gt;&lt;_collection_scope&gt;SCIE;EI&lt;/_collection_scope&gt;&lt;_created&gt;65859167&lt;/_created&gt;&lt;_db_updated&gt;kuakujiansuo&lt;/_db_updated&gt;&lt;_impact_factor&gt;   8.300&lt;/_impact_factor&gt;&lt;_journal&gt;COMPUTERS AND ELECTRONICS IN AGRICULTURE&lt;/_journal&gt;&lt;_modified&gt;65875624&lt;/_modified&gt;&lt;_social_category&gt;农业综合(1) &amp;amp; 计算机：跨学科应用(2)&lt;/_social_category&gt;&lt;_url&gt;https://xueshu.baidu.com/usercenter/paper/show?paperid=07b760ec8072e5afab217ec632bdbbb7&amp;amp;site=xueshu_se&amp;amp;hitarticle=1&lt;/_url&gt;&lt;_volume&gt;145&lt;/_volume&gt;&lt;_pages&gt;311-318&lt;/_pages&gt;&lt;_issue&gt;01&lt;/_issue&gt;&lt;/Details&gt;&lt;Extra&gt;&lt;DBUID&gt;{A4F6A5BD-9986-4BA8-BB89-EE459A951B81}&lt;/DBUID&gt;&lt;/Extra&gt;&lt;/Item&gt;&lt;/References&gt;&lt;/Group&gt;&lt;/Citation&gt;_x000a_"/>
    <w:docVar w:name="NE.Ref{91ADD81D-0886-4EAA-A4F6-8D5ED00B689A}" w:val=" ADDIN NE.Ref.{91ADD81D-0886-4EAA-A4F6-8D5ED00B689A}&lt;Citation&gt;&lt;Group&gt;&lt;References&gt;&lt;Item&gt;&lt;ID&gt;106&lt;/ID&gt;&lt;UID&gt;{7113BE54-D50C-42F5-9D1A-F6CA909D4CF1}&lt;/UID&gt;&lt;Title&gt;基于深度半监督学习的植物叶片自动识别&lt;/Title&gt;&lt;Template&gt;Journal Article&lt;/Template&gt;&lt;Star&gt;0&lt;/Star&gt;&lt;Tag&gt;0&lt;/Tag&gt;&lt;Author&gt;吴惠思; 肖芳燕; 史周安; 文振焜&lt;/Author&gt;&lt;Year&gt;2023&lt;/Year&gt;&lt;Details&gt;&lt;_author_aff&gt;深圳大学计算机与软件学院;&lt;/_author_aff&gt;&lt;_date&gt;2023-11-14&lt;/_date&gt;&lt;_issue&gt;10&lt;/_issue&gt;&lt;_journal&gt;计算机辅助设计与图形学学报&lt;/_journal&gt;&lt;_keywords&gt;深度学习;半监督学习;卷积神经网络;特征提取;植物叶片识别&lt;/_keywords&gt;&lt;_pages&gt;1469-1478&lt;/_pages&gt;&lt;_url&gt;https://link.cnki.net/urlid/11.2925.TP.20231113.1222.002&lt;/_url&gt;&lt;_volume&gt;35&lt;/_volume&gt;&lt;_created&gt;65346828&lt;/_created&gt;&lt;_modified&gt;65346828&lt;/_modified&gt;&lt;_db_updated&gt;CNKI - Reference&lt;/_db_updated&gt;&lt;_translated_author&gt;Wu, Hui si;Xiao, Fang yan;Shi, Zhou&amp;apos;an;Wen, Zhen kun&lt;/_translated_author&gt;&lt;/Details&gt;&lt;Extra&gt;&lt;DBUID&gt;{7C3699DA-B1D3-458D-A915-0349DF0FBAC0}&lt;/DBUID&gt;&lt;/Extra&gt;&lt;/Item&gt;&lt;/References&gt;&lt;/Group&gt;&lt;/Citation&gt;_x000a_"/>
    <w:docVar w:name="NE.Ref{91B246F6-53C7-405B-8DCF-CC6809AAE204}" w:val=" ADDIN NE.Ref.{91B246F6-53C7-405B-8DCF-CC6809AAE204}&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accessed&gt;65875612&lt;/_accessed&gt;&lt;_created&gt;65859234&lt;/_created&gt;&lt;_date&gt;2014-01-01&lt;/_date&gt;&lt;_date_display&gt;2014_x000d__x000a_22-23 Dec. 2014_x000d__x000a_22-23 Dec. 2014&lt;/_date_display&gt;&lt;_db_updated&gt;IEEE&lt;/_db_updated&gt;&lt;_doi&gt;10.1109/ICCES.2014.7030971&lt;/_doi&gt;&lt;_keywords&gt;Color; Correlation; Radio frequency; Accuracy; image classification; features extraction; linear discriminant analysis (LDA); gray level co-occurrence matrix (GLCM); plants; leaves; random forests (RF)&lt;/_keywords&gt;&lt;_modified&gt;65875612&lt;/_modified&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place_published&gt;Vancouver&lt;/_place_published&gt;&lt;/Details&gt;&lt;Extra&gt;&lt;DBUID&gt;{A4F6A5BD-9986-4BA8-BB89-EE459A951B81}&lt;/DBUID&gt;&lt;/Extra&gt;&lt;/Item&gt;&lt;/References&gt;&lt;/Group&gt;&lt;/Citation&gt;_x000a_"/>
    <w:docVar w:name="NE.Ref{93589242-3BC8-48EB-9CA0-CC048B0FA257}" w:val=" ADDIN NE.Ref.{93589242-3BC8-48EB-9CA0-CC048B0FA257}&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uthor_adr&gt;清华大学国情研究院;清华大学公共管理学院;&lt;/_author_adr&gt;&lt;_db_provider&gt;CNKI&lt;/_db_provider&gt;&lt;_keywords&gt;绿色财富;后代人;社会资本;绿色发展战略;实体资本;功能界定;绿色增长;绿色工业革命;循环经济系统;累积和;可持续发展观;绿色规划&lt;/_keywords&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created&gt;65869487&lt;/_created&gt;&lt;_modified&gt;65869488&lt;/_modified&gt;&lt;_db_updated&gt;CNKI - Reference&lt;/_db_updated&gt;&lt;_accessed&gt;65869488&lt;/_accessed&gt;&lt;_translated_author&gt;Hu, An gang;Zhou, Shao jie&lt;/_translated_author&gt;&lt;/Details&gt;&lt;Extra&gt;&lt;DBUID&gt;{A4F6A5BD-9986-4BA8-BB89-EE459A951B81}&lt;/DBUID&gt;&lt;/Extra&gt;&lt;/Item&gt;&lt;/References&gt;&lt;/Group&gt;&lt;/Citation&gt;_x000a_"/>
    <w:docVar w:name="NE.Ref{957ACA0A-F9F0-4485-A2CF-134E0FDFFADA}" w:val=" ADDIN NE.Ref.{957ACA0A-F9F0-4485-A2CF-134E0FDFFADA}&lt;Citation&gt;&lt;Group&gt;&lt;References&gt;&lt;Item&gt;&lt;ID&gt;128&lt;/ID&gt;&lt;UID&gt;{27E28F25-A384-4A90-825F-E8C7806B2A51}&lt;/UID&gt;&lt;Title&gt;YOLOv7: Trainable Bag-of-Freebies Sets New State-of-the-Art for Real-Time Object Detectors.&lt;/Title&gt;&lt;Template&gt;Journal Article&lt;/Template&gt;&lt;Star&gt;0&lt;/Star&gt;&lt;Tag&gt;0&lt;/Tag&gt;&lt;Author&gt;Wang, Chien-Yao; Bochkovskiy, Alexey; Liao, Hong-Yuan Mark&lt;/Author&gt;&lt;Year&gt;2023&lt;/Year&gt;&lt;Details&gt;&lt;_author_aff&gt;Acad Sinica, Inst Informat Sci, Taipei, Taiwan;Acad Sinica, Inst Informat Sci, Taipei, Taiwan;&lt;/_author_aff&gt;&lt;_cited_count&gt;8110&lt;/_cited_count&gt;&lt;_date&gt;2022-07-07&lt;/_date&gt;&lt;_doi&gt;10.1109/cvpr52729.2023.00721&lt;/_doi&gt;&lt;_journal&gt;CVPR 2023&lt;/_journal&gt;&lt;_number&gt;63d7ae8390e50fcafdacfd6d&lt;/_number&gt;&lt;_pages&gt;7464-7475&lt;/_pages&gt;&lt;_url&gt;https://doi.org/10.1109/CVPR52729.2023.00721;&lt;/_url&gt;&lt;_created&gt;65863123&lt;/_created&gt;&lt;_modified&gt;65863123&lt;/_modified&gt;&lt;_db_updated&gt;Aminer&lt;/_db_updated&gt;&lt;_accessed&gt;65863125&lt;/_accessed&gt;&lt;/Details&gt;&lt;Extra&gt;&lt;DBUID&gt;{A4F6A5BD-9986-4BA8-BB89-EE459A951B81}&lt;/DBUID&gt;&lt;/Extra&gt;&lt;/Item&gt;&lt;/References&gt;&lt;/Group&gt;&lt;/Citation&gt;_x000a_"/>
    <w:docVar w:name="NE.Ref{96852D2F-4DD6-48D1-B9CD-F0986C99B204}" w:val=" ADDIN NE.Ref.{96852D2F-4DD6-48D1-B9CD-F0986C99B204}&lt;Citation&gt;&lt;Group&gt;&lt;References&gt;&lt;Item&gt;&lt;ID&gt;124&lt;/ID&gt;&lt;UID&gt;{C8DA2535-4BC2-46E5-A4A5-63EB325DF98E}&lt;/UID&gt;&lt;Title&gt;Deep Residual Learning for Image Recognition&lt;/Title&gt;&lt;Template&gt;Journal Article&lt;/Template&gt;&lt;Star&gt;0&lt;/Star&gt;&lt;Tag&gt;0&lt;/Tag&gt;&lt;Author&gt;He, Kaiming; Zhang, Xiangyu; Ren, Shaoqing; Sun, Jian&lt;/Author&gt;&lt;Year&gt;2016&lt;/Year&gt;&lt;Details&gt;&lt;_author_aff&gt;Microsoft Res, Beijing, Peoples R China;Microsoft Res, Beijing, Peoples R China;Microsoft Res, Beijing, Peoples R China;Microsoft Res, Beijing, Peoples R China;&lt;/_author_aff&gt;&lt;_cited_count&gt;243872&lt;/_cited_count&gt;&lt;_date&gt;2023-08-11&lt;/_date&gt;&lt;_doi&gt;10.1109/cvpr.2016.90&lt;/_doi&gt;&lt;_journal&gt;2016 IEEE Conference on Computer Vision and Pattern Recognition (CVPR)&lt;/_journal&gt;&lt;_number&gt;573696026e3b12023e515eec&lt;/_number&gt;&lt;_url&gt;https://www.semanticscholar.org/paper/2c03df8b48bf3fa39054345bafabfeff15bfd11d;&lt;/_url&gt;&lt;_created&gt;65862796&lt;/_created&gt;&lt;_modified&gt;65862796&lt;/_modified&gt;&lt;_db_updated&gt;Aminer&lt;/_db_updated&gt;&lt;_accessed&gt;65863088&lt;/_accessed&gt;&lt;/Details&gt;&lt;Extra&gt;&lt;DBUID&gt;{A4F6A5BD-9986-4BA8-BB89-EE459A951B81}&lt;/DBUID&gt;&lt;/Extra&gt;&lt;/Item&gt;&lt;/References&gt;&lt;/Group&gt;&lt;/Citation&gt;_x000a_"/>
    <w:docVar w:name="NE.Ref{96D45A35-91BF-4C65-B81A-9C14F6BE523F}" w:val=" ADDIN NE.Ref.{96D45A35-91BF-4C65-B81A-9C14F6BE523F}&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uthor_adr&gt;北京林业大学;&lt;/_author_adr&gt;&lt;_db_provider&gt;CNKI&lt;/_db_provider&gt;&lt;_doi&gt;10.13924/j.cnki.cecs.2025.03.002&lt;/_doi&gt;&lt;_isbn&gt;1004-2989&lt;/_isbn&gt;&lt;_issue&gt;03&lt;/_issue&gt;&lt;_journal&gt;工程建设标准化&lt;/_journal&gt;&lt;_pages&gt;27+20&lt;/_pages&gt;&lt;_url&gt;https://link.cnki.net/doi/10.13924/j.cnki.cecs.2025.03.002&lt;/_url&gt;&lt;_created&gt;65869494&lt;/_created&gt;&lt;_modified&gt;65869494&lt;/_modified&gt;&lt;_db_updated&gt;CNKI - Reference&lt;/_db_updated&gt;&lt;_accessed&gt;65869495&lt;/_accessed&gt;&lt;_translated_author&gt;An, Li zhe&lt;/_translated_author&gt;&lt;/Details&gt;&lt;Extra&gt;&lt;DBUID&gt;{A4F6A5BD-9986-4BA8-BB89-EE459A951B81}&lt;/DBUID&gt;&lt;/Extra&gt;&lt;/Item&gt;&lt;/References&gt;&lt;/Group&gt;&lt;/Citation&gt;_x000a_"/>
    <w:docVar w:name="NE.Ref{976CC6F2-F639-4935-BBE8-E5D6979FE963}" w:val=" ADDIN NE.Ref.{976CC6F2-F639-4935-BBE8-E5D6979FE96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accessed&gt;65875649&lt;/_accessed&gt;&lt;_created&gt;65859633&lt;/_created&gt;&lt;_db_provider&gt;CNKI&lt;/_db_provider&gt;&lt;_db_updated&gt;CNKI - Reference&lt;/_db_updated&gt;&lt;_doi&gt;10.26969/d.cnki.gbydu.2022.001312&lt;/_doi&gt;&lt;_keywords&gt;文本生成图像;生成对抗网络;多模态;图文一致性建模&lt;/_keywords&gt;&lt;_modified&gt;65875647&lt;/_modified&gt;&lt;_publisher&gt;北京邮电大学&lt;/_publisher&gt;&lt;_tertiary_author&gt;王小捷&lt;/_tertiary_author&gt;&lt;_type_work&gt;硕士&lt;/_type_work&gt;&lt;_url&gt;https://link.cnki.net/doi/10.26969/d.cnki.gbydu.2022.001312&lt;/_url&gt;&lt;_place_published&gt;北京&lt;/_place_published&gt;&lt;_translated_author&gt;Yang, Bo&lt;/_translated_author&gt;&lt;_translated_tertiary_author&gt;Wang, Xiao jie&lt;/_translated_tertiary_author&gt;&lt;/Details&gt;&lt;Extra&gt;&lt;DBUID&gt;{A4F6A5BD-9986-4BA8-BB89-EE459A951B81}&lt;/DBUID&gt;&lt;/Extra&gt;&lt;/Item&gt;&lt;/References&gt;&lt;/Group&gt;&lt;/Citation&gt;_x000a_"/>
    <w:docVar w:name="NE.Ref{9978D27B-C3DD-4E18-B63C-0CA583304BC3}" w:val=" ADDIN NE.Ref.{9978D27B-C3DD-4E18-B63C-0CA583304BC3}&lt;Citation&gt;&lt;Group&gt;&lt;References&gt;&lt;Item&gt;&lt;ID&gt;63&lt;/ID&gt;&lt;UID&gt;{19F32633-DA53-4B60-8A41-8BAB4BE45E48}&lt;/UID&gt;&lt;Title&gt;基于改进特征金字塔网络的目标检测方法研究&lt;/Title&gt;&lt;Template&gt;Thesis&lt;/Template&gt;&lt;Star&gt;0&lt;/Star&gt;&lt;Tag&gt;0&lt;/Tag&gt;&lt;Author&gt;党进&lt;/Author&gt;&lt;Year&gt;2023&lt;/Year&gt;&lt;Details&gt;&lt;_keywords&gt;目标检测;特征金字塔网络;注意力机制;回归损失函数&lt;/_keywords&gt;&lt;_pages&gt;64&lt;/_pages&gt;&lt;_publisher&gt;宁夏大学&lt;/_publisher&gt;&lt;_tertiary_author&gt;唐晓芬;张珏&lt;/_tertiary_author&gt;&lt;_url&gt;https://link.cnki.net/doi/10.27257/d.cnki.gnxhc.2023.001066&lt;/_url&gt;&lt;_volume&gt;硕士&lt;/_volume&gt;&lt;_created&gt;65329877&lt;/_created&gt;&lt;_modified&gt;65329882&lt;/_modified&gt;&lt;_db_updated&gt;CNKI - Reference&lt;/_db_updated&gt;&lt;_accessed&gt;65329882&lt;/_accessed&gt;&lt;_translated_author&gt;Dang, Jin&lt;/_translated_author&gt;&lt;_translated_tertiary_author&gt;Tang, Xiao fen;Zhang, Jue&lt;/_translated_tertiary_author&gt;&lt;/Details&gt;&lt;Extra&gt;&lt;DBUID&gt;{7C3699DA-B1D3-458D-A915-0349DF0FBAC0}&lt;/DBUID&gt;&lt;/Extra&gt;&lt;/Item&gt;&lt;/References&gt;&lt;/Group&gt;&lt;/Citation&gt;_x000a_"/>
    <w:docVar w:name="NE.Ref{9A243A33-E112-4A43-8913-EDF90122B879}" w:val=" ADDIN NE.Ref.{9A243A33-E112-4A43-8913-EDF90122B879}&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accessed&gt;65875629&lt;/_accessed&gt;&lt;_created&gt;65859730&lt;/_created&gt;&lt;_db_provider&gt;CNKI&lt;/_db_provider&gt;&lt;_db_updated&gt;CNKI - Reference&lt;/_db_updated&gt;&lt;_doi&gt;10.27675/d.cnki.gcydx.2019.000378&lt;/_doi&gt;&lt;_keywords&gt;信息检索;自适应模态;深度哈希;流形学习;图正则化&lt;/_keywords&gt;&lt;_modified&gt;65875629&lt;/_modified&gt;&lt;_publisher&gt;重庆邮电大学&lt;/_publisher&gt;&lt;_tertiary_author&gt;曾宪华&lt;/_tertiary_author&gt;&lt;_type_work&gt;硕士&lt;/_type_work&gt;&lt;_url&gt;https://link.cnki.net/doi/10.27675/d.cnki.gcydx.2019.000378&lt;/_url&gt;&lt;_place_published&gt;重庆&lt;/_place_publish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9A9A80CD-42CB-4FAA-BC4E-DE424D0F5F70}" w:val=" ADDIN NE.Ref.{9A9A80CD-42CB-4FAA-BC4E-DE424D0F5F70}&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db_provider&gt;CNKI&lt;/_db_provider&gt;&lt;_isbn&gt;1004-4000&lt;/_isbn&gt;&lt;_issue&gt;09&lt;/_issue&gt;&lt;_journal&gt;国土绿化&lt;/_journal&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created&gt;65869491&lt;/_created&gt;&lt;_modified&gt;65869494&lt;/_modified&gt;&lt;_db_updated&gt;CNKI - Reference&lt;/_db_updated&gt;&lt;_accessed&gt;65869501&lt;/_accessed&gt;&lt;_translated_author&gt;Zhang, Ya min&lt;/_translated_author&gt;&lt;/Details&gt;&lt;Extra&gt;&lt;DBUID&gt;{A4F6A5BD-9986-4BA8-BB89-EE459A951B81}&lt;/DBUID&gt;&lt;/Extra&gt;&lt;/Item&gt;&lt;/References&gt;&lt;/Group&gt;&lt;/Citation&gt;_x000a_"/>
    <w:docVar w:name="NE.Ref{9AA1476C-4A28-4DD3-8A9F-D92660C25DDF}" w:val=" ADDIN NE.Ref.{9AA1476C-4A28-4DD3-8A9F-D92660C25DDF}&lt;Citation&gt;&lt;Group&gt;&lt;References&gt;&lt;Item&gt;&lt;ID&gt;52&lt;/ID&gt;&lt;UID&gt;{7C27241C-D7CA-4B62-93DA-D1CB6954B684}&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date&gt;2017-05-15&lt;/_date&gt;&lt;_db_provider&gt;arxiv&lt;/_db_provider&gt;&lt;_url&gt;http://arxiv.org/abs/1705.05103v1&lt;/_url&gt;&lt;_created&gt;65326536&lt;/_created&gt;&lt;_modified&gt;65326537&lt;/_modified&gt;&lt;_db_updated&gt;Arxiv&lt;/_db_updated&gt;&lt;/Details&gt;&lt;Extra&gt;&lt;DBUID&gt;{7C3699DA-B1D3-458D-A915-0349DF0FBAC0}&lt;/DBUID&gt;&lt;/Extra&gt;&lt;/Item&gt;&lt;/References&gt;&lt;/Group&gt;&lt;/Citation&gt;_x000a_"/>
    <w:docVar w:name="NE.Ref{9AA7F888-5DB4-49B9-BC71-4997F5E3BCDD}" w:val=" ADDIN NE.Ref.{9AA7F888-5DB4-49B9-BC71-4997F5E3BCDD}&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issue&gt;3&lt;/_issue&gt;&lt;_journal&gt;Computational Intelligence and Neuroscience&lt;/_journal&gt;&lt;_pages&gt;1-10&lt;/_pages&gt;&lt;_url&gt;https://xueshu.baidu.com/usercenter/paper/show?paperid=1a790x30487q0ej0883r0vw08u653979&amp;amp;site=xueshu_se&amp;amp;hitarticle=1&lt;/_url&gt;&lt;_volume&gt;2021&lt;/_volume&gt;&lt;_created&gt;65859195&lt;/_created&gt;&lt;_modified&gt;65859195&lt;/_modified&gt;&lt;_db_updated&gt;kuakujiansuo&lt;/_db_updated&gt;&lt;_collection_scope&gt;SCIE;EI&lt;/_collection_scope&gt;&lt;_accessed&gt;65859198&lt;/_accessed&gt;&lt;/Details&gt;&lt;Extra&gt;&lt;DBUID&gt;{A4F6A5BD-9986-4BA8-BB89-EE459A951B81}&lt;/DBUID&gt;&lt;/Extra&gt;&lt;/Item&gt;&lt;/References&gt;&lt;/Group&gt;&lt;/Citation&gt;_x000a_"/>
    <w:docVar w:name="NE.Ref{9AC39411-6D8D-4BDD-BAB9-455578399A42}" w:val=" ADDIN NE.Ref.{9AC39411-6D8D-4BDD-BAB9-455578399A42}&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ccessed&gt;65875639&lt;/_accessed&gt;&lt;_author_aff&gt;Google, AI Language, Mountain View, CA 94043 USA;Google, AI Language, Mountain View, CA 94043 USA;Google, AI Language, Mountain View, CA 94043 USA;Google, AI Language, Mountain View, CA 94043 USA;&lt;/_author_aff&gt;&lt;_cited_count&gt;118640&lt;/_cited_count&gt;&lt;_created&gt;65859747&lt;/_created&gt;&lt;_date&gt;2023-11-08&lt;/_date&gt;&lt;_db_updated&gt;Aminer&lt;/_db_updated&gt;&lt;_doi&gt;10.18653/v1/n19-1423&lt;/_doi&gt;&lt;_journal&gt;North American Chapter of the Association for Computational Linguistics&lt;/_journal&gt;&lt;_modified&gt;65875638&lt;/_modified&gt;&lt;_number&gt;5bdc31b417c44a1f58a0b8c2&lt;/_number&gt;&lt;_pages&gt;4171-4186&lt;/_pages&gt;&lt;_url&gt;https://openalex.org/W2896457183;https://doi.org/10.48550/arxiv.1810.04805;&lt;/_url&gt;&lt;_issue&gt;01&lt;/_issue&gt;&lt;_volume&gt;01&lt;/_volume&gt;&lt;/Details&gt;&lt;Extra&gt;&lt;DBUID&gt;{A4F6A5BD-9986-4BA8-BB89-EE459A951B81}&lt;/DBUID&gt;&lt;/Extra&gt;&lt;/Item&gt;&lt;/References&gt;&lt;/Group&gt;&lt;/Citation&gt;_x000a_"/>
    <w:docVar w:name="NE.Ref{9C75D886-DE61-4B98-881C-871A4BBDC6DF}" w:val=" ADDIN NE.Ref.{9C75D886-DE61-4B98-881C-871A4BBDC6DF}&lt;Citation&gt;&lt;Group&gt;&lt;References&gt;&lt;Item&gt;&lt;ID&gt;46&lt;/ID&gt;&lt;UID&gt;{E431921B-A5B6-49B4-8B09-AB6E319B5705}&lt;/UID&gt;&lt;Title&gt;Learning Deep Multimodal Feature Representation with Asymmetric Multi-layer Fusion&lt;/Title&gt;&lt;Template&gt;Journal Article&lt;/Template&gt;&lt;Star&gt;0&lt;/Star&gt;&lt;Tag&gt;0&lt;/Tag&gt;&lt;Author&gt;Wang, Yikai; Sun, Fuchun; Lu, Ming; Yao, Anbang&lt;/Author&gt;&lt;Year&gt;2021&lt;/Year&gt;&lt;Details&gt;&lt;_date&gt;2021-08-11&lt;/_date&gt;&lt;_db_provider&gt;arxiv&lt;/_db_provider&gt;&lt;_url&gt;http://arxiv.org/abs/2108.05009v1&lt;/_url&gt;&lt;_created&gt;65326485&lt;/_created&gt;&lt;_modified&gt;65326485&lt;/_modified&gt;&lt;_db_updated&gt;Arxiv&lt;/_db_updated&gt;&lt;/Details&gt;&lt;Extra&gt;&lt;DBUID&gt;{7C3699DA-B1D3-458D-A915-0349DF0FBAC0}&lt;/DBUID&gt;&lt;/Extra&gt;&lt;/Item&gt;&lt;/References&gt;&lt;/Group&gt;&lt;/Citation&gt;_x000a_"/>
    <w:docVar w:name="NE.Ref{9D6B2A65-478E-4713-B6A3-2C29AB7DC7AF}" w:val=" ADDIN NE.Ref.{9D6B2A65-478E-4713-B6A3-2C29AB7DC7AF}&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accessed&gt;65875601&lt;/_accessed&gt;&lt;_created&gt;65869500&lt;/_created&gt;&lt;_db_provider&gt;CNKI&lt;/_db_provider&gt;&lt;_db_updated&gt;CNKI - Reference&lt;/_db_updated&gt;&lt;_isbn&gt;1672-7789&lt;/_isbn&gt;&lt;_issue&gt;05&lt;/_issue&gt;&lt;_journal&gt;绿色中国&lt;/_journal&gt;&lt;_modified&gt;65875600&lt;/_modified&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volume&gt;01&lt;/_volume&gt;&lt;_translated_author&gt;Ming, Yue&lt;/_translated_author&gt;&lt;/Details&gt;&lt;Extra&gt;&lt;DBUID&gt;{A4F6A5BD-9986-4BA8-BB89-EE459A951B81}&lt;/DBUID&gt;&lt;/Extra&gt;&lt;/Item&gt;&lt;/References&gt;&lt;/Group&gt;&lt;/Citation&gt;_x000a_"/>
    <w:docVar w:name="NE.Ref{9F663661-9747-4828-8DAD-3F42E35D5450}" w:val=" ADDIN NE.Ref.{9F663661-9747-4828-8DAD-3F42E35D5450}&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9FD95635-3EBA-4ED6-B8D7-1D14650C2559}" w:val=" ADDIN NE.Ref.{9FD95635-3EBA-4ED6-B8D7-1D14650C2559}&lt;Citation&gt;&lt;Group&gt;&lt;References&gt;&lt;Item&gt;&lt;ID&gt;107&lt;/ID&gt;&lt;UID&gt;{30F019CB-CC2E-4C98-BC29-4DA37DFD251C}&lt;/UID&gt;&lt;Title&gt;基于深度神经网络的多模态信息检索&lt;/Title&gt;&lt;Template&gt;Journal Article&lt;/Template&gt;&lt;Star&gt;0&lt;/Star&gt;&lt;Tag&gt;0&lt;/Tag&gt;&lt;Author&gt;李光宇&lt;/Author&gt;&lt;Year&gt;2022&lt;/Year&gt;&lt;Details&gt;&lt;_author_aff&gt;天津美术学院信息化工作办公室;&lt;/_author_aff&gt;&lt;_cited_count&gt;3&lt;/_cited_count&gt;&lt;_date&gt;2022-01-12&lt;/_date&gt;&lt;_issue&gt;01&lt;/_issue&gt;&lt;_journal&gt;计算机应用与软件&lt;/_journal&gt;&lt;_keywords&gt;多模态学习;特征提取;压缩感知;稀疏编码;数据检索;深度学习&lt;/_keywords&gt;&lt;_pages&gt;219-224+249&lt;/_pages&gt;&lt;_url&gt;https://kns.cnki.net/kcms2/article/abstract?v=7P8mTOHD94Er6qZcXrtkYko2TBrWnHc2ITN4G8piBW3-PBQPRg6vYIWQc-8Jdc0qM3KHf_Byg766jOE96OV-1R3FFJ3pU9zoe1r7tHqkab7lwB_aSVQ78yrFfupfE7ppB_-x-dtsP5x2hgiy5-QUtg==&amp;amp;uniplatform=NZKPT&amp;amp;language=CHS&lt;/_url&gt;&lt;_volume&gt;39&lt;/_volume&gt;&lt;_created&gt;65346829&lt;/_created&gt;&lt;_modified&gt;65346829&lt;/_modified&gt;&lt;_db_updated&gt;CNKI - Reference&lt;/_db_updated&gt;&lt;_collection_scope&gt;PKU&lt;/_collection_scope&gt;&lt;_translated_author&gt;Li, Guang yu&lt;/_translated_author&gt;&lt;/Details&gt;&lt;Extra&gt;&lt;DBUID&gt;{7C3699DA-B1D3-458D-A915-0349DF0FBAC0}&lt;/DBUID&gt;&lt;/Extra&gt;&lt;/Item&gt;&lt;/References&gt;&lt;/Group&gt;&lt;/Citation&gt;_x000a_"/>
    <w:docVar w:name="NE.Ref{A01D89C2-9BB0-4EB0-815F-E92EDD90BFD9}" w:val=" ADDIN NE.Ref.{A01D89C2-9BB0-4EB0-815F-E92EDD90BFD9}&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A19FE4C2-28D9-41D6-AE34-1E38B83F1EF0}" w:val=" ADDIN NE.Ref.{A19FE4C2-28D9-41D6-AE34-1E38B83F1EF0}&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A31EAE41-0A42-48BA-8CEA-A0DFBC3335AF}" w:val=" ADDIN NE.Ref.{A31EAE41-0A42-48BA-8CEA-A0DFBC3335AF}&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A3A8076F-6C54-4533-9F70-65AF4310F5D2}" w:val=" ADDIN NE.Ref.{A3A8076F-6C54-4533-9F70-65AF4310F5D2}&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doi&gt;10.1007/s00521-022-07951-6&lt;/_doi&gt;&lt;_created&gt;65859122&lt;/_created&gt;&lt;_modified&gt;65859122&lt;/_modified&gt;&lt;_url&gt;https://link.springer.com/10.1007/s00521-022-07951-6_x000d__x000a_https://link.springer.com/content/pdf/10.1007/s00521-022-07951-6.pdf&lt;/_url&gt;&lt;_journal&gt;Neural Computing and Applications&lt;/_journal&gt;&lt;_volume&gt;35&lt;/_volume&gt;&lt;_issue&gt;8&lt;/_issue&gt;&lt;_pages&gt;5963-5985&lt;/_pages&gt;&lt;_tertiary_title&gt;Neural Comput &amp;amp; Applic&lt;/_tertiary_title&gt;&lt;_isbn&gt;0941-0643&lt;/_isbn&gt;&lt;_accessed&gt;65859123&lt;/_accessed&gt;&lt;_db_updated&gt;CrossRef&lt;/_db_updated&gt;&lt;_impact_factor&gt;   6.000&lt;/_impact_factor&gt;&lt;_social_category&gt;计算机：人工智能(3)&lt;/_social_category&gt;&lt;/Details&gt;&lt;Extra&gt;&lt;DBUID&gt;{A4F6A5BD-9986-4BA8-BB89-EE459A951B81}&lt;/DBUID&gt;&lt;/Extra&gt;&lt;/Item&gt;&lt;/References&gt;&lt;/Group&gt;&lt;/Citation&gt;_x000a_"/>
    <w:docVar w:name="NE.Ref{A4D9257A-B272-4A4D-BB2B-57F3BEFCF1EA}" w:val=" ADDIN NE.Ref.{A4D9257A-B272-4A4D-BB2B-57F3BEFCF1EA}&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A4EE28A2-AE31-4D55-B86E-F9F161A4F12C}" w:val=" ADDIN NE.Ref.{A4EE28A2-AE31-4D55-B86E-F9F161A4F12C}&lt;Citation&gt;&lt;Group&gt;&lt;References&gt;&lt;Item&gt;&lt;ID&gt;31&lt;/ID&gt;&lt;UID&gt;{D628DE85-C225-4613-A0E0-56F65AB71ED7}&lt;/UID&gt;&lt;Title&gt;基于轻量级残差网络的植物叶片病害识别&lt;/Title&gt;&lt;Template&gt;Journal Article&lt;/Template&gt;&lt;Star&gt;0&lt;/Star&gt;&lt;Tag&gt;0&lt;/Tag&gt;&lt;Author&gt;李书琴; 陈聪; 朱彤; 刘斌&lt;/Author&gt;&lt;Year&gt;2022&lt;/Year&gt;&lt;Details&gt;&lt;_author_adr&gt;西北农林科技大学信息工程学院;&lt;/_author_adr&gt;&lt;_db_provider&gt;CNKI&lt;/_db_provider&gt;&lt;_isbn&gt;1000-1298&lt;/_isbn&gt;&lt;_issue&gt;03&lt;/_issue&gt;&lt;_journal&gt;农业机械学报&lt;/_journal&gt;&lt;_keywords&gt;植物叶片;病害识别;ResNet;Squeeze-and-Excitation network;轻量级网络&lt;/_keywords&gt;&lt;_pages&gt;243-250&lt;/_pages&gt;&lt;_url&gt;https://link.cnki.net/urlid/11.1964.S.20220126.2007.040&lt;/_url&gt;&lt;_volume&gt;53&lt;/_volume&gt;&lt;_created&gt;65859255&lt;/_created&gt;&lt;_modified&gt;65859255&lt;/_modified&gt;&lt;_db_updated&gt;CNKI - Reference&lt;/_db_updated&gt;&lt;_accessed&gt;65859260&lt;/_accessed&gt;&lt;_translated_author&gt;Li, Shu qin;Chen, Cong;Zhu, Tong;Liu, Bin&lt;/_translated_author&gt;&lt;/Details&gt;&lt;Extra&gt;&lt;DBUID&gt;{A4F6A5BD-9986-4BA8-BB89-EE459A951B81}&lt;/DBUID&gt;&lt;/Extra&gt;&lt;/Item&gt;&lt;/References&gt;&lt;/Group&gt;&lt;/Citation&gt;_x000a_"/>
    <w:docVar w:name="NE.Ref{A7506D43-82CD-4AB8-9929-7A8C5EC1AE26}" w:val=" ADDIN NE.Ref.{A7506D43-82CD-4AB8-9929-7A8C5EC1AE26}&lt;Citation&gt;&lt;Group&gt;&lt;References&gt;&lt;Item&gt;&lt;ID&gt;105&lt;/ID&gt;&lt;UID&gt;{E8CD3D46-C016-4F94-9B51-D1321EC087D0}&lt;/UID&gt;&lt;Title&gt;Fine-Grained ImageNet Classification in the Wild&lt;/Title&gt;&lt;Template&gt;Journal Article&lt;/Template&gt;&lt;Star&gt;0&lt;/Star&gt;&lt;Tag&gt;0&lt;/Tag&gt;&lt;Author&gt;Lymperaiou, Maria; Thomas, Konstantinos; Stamou, Giorgos&lt;/Author&gt;&lt;Year&gt;2023&lt;/Year&gt;&lt;Details&gt;&lt;_date&gt;2023-03-04&lt;/_date&gt;&lt;_db_provider&gt;arxiv&lt;/_db_provider&gt;&lt;_url&gt;http://arxiv.org/abs/2303.02400v1&lt;/_url&gt;&lt;_created&gt;65346669&lt;/_created&gt;&lt;_modified&gt;65346669&lt;/_modified&gt;&lt;_db_updated&gt;Arxiv&lt;/_db_updated&gt;&lt;/Details&gt;&lt;Extra&gt;&lt;DBUID&gt;{7C3699DA-B1D3-458D-A915-0349DF0FBAC0}&lt;/DBUID&gt;&lt;/Extra&gt;&lt;/Item&gt;&lt;/References&gt;&lt;/Group&gt;&lt;/Citation&gt;_x000a_"/>
    <w:docVar w:name="NE.Ref{A80E1970-4F96-4793-82D3-6486BCB20631}" w:val=" ADDIN NE.Ref.{A80E1970-4F96-4793-82D3-6486BCB20631}&lt;Citation&gt;&lt;Group&gt;&lt;References&gt;&lt;Item&gt;&lt;ID&gt;117&lt;/ID&gt;&lt;UID&gt;{D16E467D-DA52-4893-B303-00CD384D713A}&lt;/UID&gt;&lt;Title&gt;Deep learning&lt;/Title&gt;&lt;Template&gt;Journal Article&lt;/Template&gt;&lt;Star&gt;0&lt;/Star&gt;&lt;Tag&gt;0&lt;/Tag&gt;&lt;Author&gt;LeCun, Yann; Bengio, Yoshua; Hinton, Geoffrey&lt;/Author&gt;&lt;Year&gt;2015&lt;/Year&gt;&lt;Details&gt;&lt;_alternate_title&gt;Nature&lt;/_alternate_title&gt;&lt;_date_display&gt;2015&lt;/_date_display&gt;&lt;_date&gt;2015-01-01&lt;/_date&gt;&lt;_doi&gt;10.1038/nature14539&lt;/_doi&gt;&lt;_isbn&gt;1476-4687&lt;/_isbn&gt;&lt;_issue&gt;7553&lt;/_issue&gt;&lt;_journal&gt;Nature&lt;/_journal&gt;&lt;_number&gt;LeCun2015&lt;/_number&gt;&lt;_pages&gt;436-444&lt;/_pages&gt;&lt;_url&gt;https://doi.org/10.1038/nature14539&lt;/_url&gt;&lt;_volume&gt;521&lt;/_volume&gt;&lt;_created&gt;65860777&lt;/_created&gt;&lt;_modified&gt;65860777&lt;/_modified&gt;&lt;_db_updated&gt;Nature Journal&lt;/_db_updated&gt;&lt;_impact_factor&gt;  64.800&lt;/_impact_factor&gt;&lt;_social_category&gt;综合性期刊(1)&lt;/_social_category&gt;&lt;_collection_scope&gt;SCIE&lt;/_collection_scope&gt;&lt;_accessed&gt;65860779&lt;/_accessed&gt;&lt;/Details&gt;&lt;Extra&gt;&lt;DBUID&gt;{A4F6A5BD-9986-4BA8-BB89-EE459A951B81}&lt;/DBUID&gt;&lt;/Extra&gt;&lt;/Item&gt;&lt;/References&gt;&lt;/Group&gt;&lt;/Citation&gt;_x000a_"/>
    <w:docVar w:name="NE.Ref{A822CD80-1E54-43A9-94F4-BF72B4D016D1}" w:val=" ADDIN NE.Ref.{A822CD80-1E54-43A9-94F4-BF72B4D016D1}&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AA23B9F8-0410-4C8D-9537-86DE966E0D56}" w:val=" ADDIN NE.Ref.{AA23B9F8-0410-4C8D-9537-86DE966E0D56}&lt;Citation&gt;&lt;Group&gt;&lt;References&gt;&lt;Item&gt;&lt;ID&gt;73&lt;/ID&gt;&lt;UID&gt;{66637E4A-D1A1-47EE-B2EA-AF6B745FA258}&lt;/UID&gt;&lt;Title&gt;BERT: Pre-training of Deep Bidirectional Transformers for Language Understanding&lt;/Title&gt;&lt;Template&gt;Journal Article&lt;/Template&gt;&lt;Star&gt;0&lt;/Star&gt;&lt;Tag&gt;0&lt;/Tag&gt;&lt;Author&gt;Devlin, Jacob; Chang, Ming-Wei; Lee, Kenton; Toutanova, Kristina&lt;/Author&gt;&lt;Year&gt;2018&lt;/Year&gt;&lt;Details&gt;&lt;_date&gt;2018-10-11&lt;/_date&gt;&lt;_db_provider&gt;arxiv&lt;/_db_provider&gt;&lt;_url&gt;http://arxiv.org/abs/1810.04805v2&lt;/_url&gt;&lt;_created&gt;65332921&lt;/_created&gt;&lt;_modified&gt;65332921&lt;/_modified&gt;&lt;_db_updated&gt;Arxiv&lt;/_db_updated&gt;&lt;/Details&gt;&lt;Extra&gt;&lt;DBUID&gt;{7C3699DA-B1D3-458D-A915-0349DF0FBAC0}&lt;/DBUID&gt;&lt;/Extra&gt;&lt;/Item&gt;&lt;/References&gt;&lt;/Group&gt;&lt;/Citation&gt;_x000a_"/>
    <w:docVar w:name="NE.Ref{AB990FBB-CC2B-4E52-9147-89B5E7C22D31}" w:val=" ADDIN NE.Ref.{AB990FBB-CC2B-4E52-9147-89B5E7C22D3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AD56A9DE-5B93-4C8A-9EA0-5BF1EA1A0CD7}" w:val=" ADDIN NE.Ref.{AD56A9DE-5B93-4C8A-9EA0-5BF1EA1A0CD7}&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AD8E21F1-1673-4F42-B6A5-ACE44BF3B058}" w:val=" ADDIN NE.Ref.{AD8E21F1-1673-4F42-B6A5-ACE44BF3B058}&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B08FA81D-D852-4FED-A30F-F3860D4A3276}" w:val=" ADDIN NE.Ref.{B08FA81D-D852-4FED-A30F-F3860D4A327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ccessed&gt;65875637&lt;/_accessed&gt;&lt;_author_aff&gt;INRIA IRISA, INSA Rennes, Rennes, France;INRIA IRISA, INSA Rennes, Rennes, France;INRIA IRISA, CNRS, Rennes, France;&lt;/_author_aff&gt;&lt;_cited_count&gt;8&lt;/_cited_count&gt;&lt;_created&gt;65859743&lt;/_created&gt;&lt;_date&gt;2024-01-02&lt;/_date&gt;&lt;_db_updated&gt;Aminer&lt;/_db_updated&gt;&lt;_doi&gt;10.1145/3078971.3079038&lt;/_doi&gt;&lt;_journal&gt;International Conference on Multimedia Retrieval&lt;/_journal&gt;&lt;_modified&gt;65875636&lt;/_modified&gt;&lt;_number&gt;599c7976601a182cd263fda6&lt;/_number&gt;&lt;_url&gt;https://doi.org/10.1145/3078971.3079038;&lt;/_url&gt;&lt;_pages&gt;416-419&lt;/_pages&gt;&lt;_issue&gt;12&lt;/_issue&gt;&lt;_volume&gt;31&lt;/_volume&gt;&lt;/Details&gt;&lt;Extra&gt;&lt;DBUID&gt;{A4F6A5BD-9986-4BA8-BB89-EE459A951B81}&lt;/DBUID&gt;&lt;/Extra&gt;&lt;/Item&gt;&lt;/References&gt;&lt;/Group&gt;&lt;/Citation&gt;_x000a_"/>
    <w:docVar w:name="NE.Ref{B102D26B-4537-4BF1-8A4C-35B254D8C6B5}" w:val=" ADDIN NE.Ref.{B102D26B-4537-4BF1-8A4C-35B254D8C6B5}&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ccessed&gt;65875606&lt;/_accessed&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collection_scope&gt;SCIE;EI&lt;/_collection_scope&gt;&lt;_created&gt;65859217&lt;/_created&gt;&lt;_date&gt;2024-09-23&lt;/_date&gt;&lt;_db_updated&gt;Aminer&lt;/_db_updated&gt;&lt;_doi&gt;10.1016/j.eswa.2012.01.073&lt;/_doi&gt;&lt;_impact_factor&gt;   8.500&lt;/_impact_factor&gt;&lt;_journal&gt;Expert Syst Appl&lt;/_journal&gt;&lt;_modified&gt;65875606&lt;/_modified&gt;&lt;_number&gt;5390b3da20f70186a0ef6d5b&lt;/_number&gt;&lt;_pages&gt;7562-7573&lt;/_pages&gt;&lt;_social_category&gt;计算机：人工智能(2) &amp;amp; 工程：电子与电气(2) &amp;amp; 运筹学与管理科学(2)&lt;/_social_category&gt;&lt;_url&gt;https://openalex.org/W2030432742;https://doi.org/10.1016/j.eswa.2012.01.073;&lt;/_url&gt;&lt;_volume&gt;39&lt;/_volume&gt;&lt;_issue&gt;01&lt;/_issue&gt;&lt;/Details&gt;&lt;Extra&gt;&lt;DBUID&gt;{A4F6A5BD-9986-4BA8-BB89-EE459A951B81}&lt;/DBUID&gt;&lt;/Extra&gt;&lt;/Item&gt;&lt;/References&gt;&lt;/Group&gt;&lt;/Citation&gt;_x000a_"/>
    <w:docVar w:name="NE.Ref{B24B5CBC-7B7A-4DCE-BA9B-D78E14B0C80C}" w:val=" ADDIN NE.Ref.{B24B5CBC-7B7A-4DCE-BA9B-D78E14B0C80C}&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db_provider&gt;CNKI&lt;/_db_provider&gt;&lt;_isbn&gt;1672-7789&lt;/_isbn&gt;&lt;_issue&gt;05&lt;/_issue&gt;&lt;_journal&gt;绿色中国&lt;/_journal&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created&gt;65869500&lt;/_created&gt;&lt;_modified&gt;65869500&lt;/_modified&gt;&lt;_db_updated&gt;CNKI - Reference&lt;/_db_updated&gt;&lt;_accessed&gt;65869501&lt;/_accessed&gt;&lt;_translated_author&gt;Ming, Yue&lt;/_translated_author&gt;&lt;/Details&gt;&lt;Extra&gt;&lt;DBUID&gt;{A4F6A5BD-9986-4BA8-BB89-EE459A951B81}&lt;/DBUID&gt;&lt;/Extra&gt;&lt;/Item&gt;&lt;/References&gt;&lt;/Group&gt;&lt;/Citation&gt;_x000a_"/>
    <w:docVar w:name="NE.Ref{B5D9DE43-C901-409B-BA1C-2F620EEAF3CE}" w:val=" ADDIN NE.Ref.{B5D9DE43-C901-409B-BA1C-2F620EEAF3CE}&lt;Citation&gt;&lt;Group&gt;&lt;References&gt;&lt;Item&gt;&lt;ID&gt;2&lt;/ID&gt;&lt;UID&gt;{869D210A-AB07-4CD8-98CB-DB8E2052C66D}&lt;/UID&gt;&lt;Title&gt;基于多模态深度哈希学习的信息检索&lt;/Title&gt;&lt;Template&gt;Thesis&lt;/Template&gt;&lt;Star&gt;1&lt;/Star&gt;&lt;Tag&gt;0&lt;/Tag&gt;&lt;Author&gt;郭姜&lt;/Author&gt;&lt;Year&gt;2019&lt;/Year&gt;&lt;Details&gt;&lt;_accessed&gt;65326333&lt;/_accessed&gt;&lt;_created&gt;65326332&lt;/_created&gt;&lt;_db_updated&gt;CNKI - Reference&lt;/_db_updated&gt;&lt;_keywords&gt;信息检索;自适应模态;深度哈希;流形学习;图正则化&lt;/_keywords&gt;&lt;_modified&gt;65326333&lt;/_modified&gt;&lt;_pages&gt;87&lt;/_pages&gt;&lt;_publisher&gt;重庆邮电大学&lt;/_publisher&gt;&lt;_tertiary_author&gt;曾宪华&lt;/_tertiary_author&gt;&lt;_url&gt;https://link.cnki.net/doi/10.27675/d.cnki.gcydx.2019.000378&lt;/_url&gt;&lt;_volume&gt;硕士&lt;/_volume&gt;&lt;_translated_author&gt;Guo, Jiang&lt;/_translated_author&gt;&lt;_translated_tertiary_author&gt;Ceng, Xian hua&lt;/_translated_tertiary_author&gt;&lt;/Details&gt;&lt;Extra&gt;&lt;DBUID&gt;{7C3699DA-B1D3-458D-A915-0349DF0FBAC0}&lt;/DBUID&gt;&lt;/Extra&gt;&lt;/Item&gt;&lt;/References&gt;&lt;/Group&gt;&lt;/Citation&gt;_x000a_"/>
    <w:docVar w:name="NE.Ref{B70AD8C4-E4E9-4CEC-BC38-A355D59B8B1D}" w:val=" ADDIN NE.Ref.{B70AD8C4-E4E9-4CEC-BC38-A355D59B8B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B82EA292-B023-43F1-B007-554467D581B2}" w:val=" ADDIN NE.Ref.{B82EA292-B023-43F1-B007-554467D581B2}&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B88FC482-D580-4791-A616-1A7BB1C26133}" w:val=" ADDIN NE.Ref.{B88FC482-D580-4791-A616-1A7BB1C26133}&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586&lt;/_modified&gt;&lt;_db_updated&gt;CNKI - Reference&lt;/_db_updated&gt;&lt;_accessed&gt;65875586&lt;/_accessed&gt;&lt;_place_published&gt;石河子&lt;/_place_publish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B8A968A3-1810-4C78-8A5D-4BC1283238B3}" w:val=" ADDIN NE.Ref.{B8A968A3-1810-4C78-8A5D-4BC1283238B3}&lt;Citation&gt;&lt;Group&gt;&lt;References&gt;&lt;Item&gt;&lt;ID&gt;104&lt;/ID&gt;&lt;UID&gt;{6ED6EC46-2DFE-4B00-9BB4-F9157848E06D}&lt;/UID&gt;&lt;Title&gt;Deep Captioning with Multimodal Recurrent Neural Networks (M-Rnn)&lt;/Title&gt;&lt;Template&gt;Journal Article&lt;/Template&gt;&lt;Star&gt;0&lt;/Star&gt;&lt;Tag&gt;0&lt;/Tag&gt;&lt;Author&gt;Mao, Junhua; Xu, Wei; Yang, Yi; Wang, Jiang; Huang, Zhiheng; Yuille, Alan&lt;/Author&gt;&lt;Year&gt;2015&lt;/Year&gt;&lt;Details&gt;&lt;_author_aff&gt;Baidu Research#TAB#;Baidu Research#TAB#;Baidu Research#TAB#;Baidu Research#TAB#;Baidu Research#TAB#;University of California , LOS Angeles;&lt;/_author_aff&gt;&lt;_cited_count&gt;1565&lt;/_cited_count&gt;&lt;_date&gt;2019-03-01&lt;/_date&gt;&lt;_doi&gt;10.48550/arxiv.1412.6632&lt;/_doi&gt;&lt;_journal&gt;International Conference on Learning Representations (ICLR)&lt;/_journal&gt;&lt;_number&gt;5c6108efda56297340b58826&lt;/_number&gt;&lt;_url&gt;http://arxiv.org/abs/1412.6632;&lt;/_url&gt;&lt;_created&gt;65859725&lt;/_created&gt;&lt;_modified&gt;65859725&lt;/_modified&gt;&lt;_db_updated&gt;Aminer&lt;/_db_updated&gt;&lt;_accessed&gt;65859725&lt;/_accessed&gt;&lt;/Details&gt;&lt;Extra&gt;&lt;DBUID&gt;{A4F6A5BD-9986-4BA8-BB89-EE459A951B81}&lt;/DBUID&gt;&lt;/Extra&gt;&lt;/Item&gt;&lt;/References&gt;&lt;/Group&gt;&lt;/Citation&gt;_x000a_"/>
    <w:docVar w:name="NE.Ref{B9D57163-2ED4-46C8-B403-AEADBFCFA744}" w:val=" ADDIN NE.Ref.{B9D57163-2ED4-46C8-B403-AEADBFCFA744}&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20&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3&lt;/_pages&gt;&lt;_url&gt;https://doi.org/10.1142/S0219467816500121;&lt;/_url&gt;&lt;_volume&gt;16&lt;/_volume&gt;&lt;_issue&gt;01&lt;/_issue&gt;&lt;/Details&gt;&lt;Extra&gt;&lt;DBUID&gt;{A4F6A5BD-9986-4BA8-BB89-EE459A951B81}&lt;/DBUID&gt;&lt;/Extra&gt;&lt;/Item&gt;&lt;/References&gt;&lt;/Group&gt;&lt;/Citation&gt;_x000a_"/>
    <w:docVar w:name="NE.Ref{BFC93AE4-3F27-42A3-A4A3-C50EA8CB7E4A}" w:val=" ADDIN NE.Ref.{BFC93AE4-3F27-42A3-A4A3-C50EA8CB7E4A}&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C1668DF1-CEE3-49F9-AC67-9DAD22F74E12}" w:val=" ADDIN NE.Ref.{C1668DF1-CEE3-49F9-AC67-9DAD22F74E12}&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C3C6DC6E-5A5B-4D4E-8396-F374A234B26D}" w:val=" ADDIN NE.Ref.{C3C6DC6E-5A5B-4D4E-8396-F374A234B26D}&lt;Citation&gt;&lt;Group&gt;&lt;References&gt;&lt;Item&gt;&lt;ID&gt;60&lt;/ID&gt;&lt;UID&gt;{996BF012-C0FE-4041-B27E-FB829FC8FE00}&lt;/UID&gt;&lt;Title&gt;A Hybrid Latent Space Data Fusion Method for Multimodal Emotion Recognition&lt;/Title&gt;&lt;Template&gt;Journal Article&lt;/Template&gt;&lt;Star&gt;0&lt;/Star&gt;&lt;Tag&gt;0&lt;/Tag&gt;&lt;Author&gt;S., Nemati; R., Rohani; M., E Basiri; M., Abdar; N., Y Yen; V., Makarenkov&lt;/Author&gt;&lt;Year&gt;2019&lt;/Year&gt;&lt;Details&gt;&lt;_alternate_title&gt;IEEE Access; IEEE AccessIEEE Access&lt;/_alternate_title&gt;&lt;_date_display&gt;2019_x000d__x000a_2019_x000d__x000a_2019&lt;/_date_display&gt;&lt;_date&gt;2019-01-01&lt;/_date&gt;&lt;_doi&gt;10.1109/ACCESS.2019.2955637&lt;/_doi&gt;&lt;_isbn&gt;2169-3536&lt;/_isbn&gt;&lt;_journal&gt;IEEE Access&lt;/_journal&gt;&lt;_keywords&gt;Emotion recognition; Visualization; Videos; Correlation; Fuses; Synchronization; Motion pictures; Affective computing; emotion recognition; latent space model; multimodal fusion&lt;/_keywords&gt;&lt;_pages&gt;172948-172964&lt;/_pages&gt;&lt;_url&gt;https://dx.doi.org/10.1109/ACCESS.2019.2955637&lt;/_url&gt;&lt;_volume&gt;7&lt;/_volume&gt;&lt;_created&gt;65326577&lt;/_created&gt;&lt;_modified&gt;65326578&lt;/_modified&gt;&lt;_db_updated&gt;IEEE&lt;/_db_updated&gt;&lt;_impact_factor&gt;   3.900&lt;/_impact_factor&gt;&lt;_social_category&gt;计算机：信息系统(4) &amp;amp; 工程：电子与电气(3) &amp;amp; 电信学(4)&lt;/_social_category&gt;&lt;_collection_scope&gt;SCIE;EI&lt;/_collection_scope&gt;&lt;_accessed&gt;65326578&lt;/_accessed&gt;&lt;/Details&gt;&lt;Extra&gt;&lt;DBUID&gt;{7C3699DA-B1D3-458D-A915-0349DF0FBAC0}&lt;/DBUID&gt;&lt;/Extra&gt;&lt;/Item&gt;&lt;/References&gt;&lt;/Group&gt;&lt;/Citation&gt;_x000a_"/>
    <w:docVar w:name="NE.Ref{C6FB784B-711F-40C1-B05E-6F8422959AA1}" w:val=" ADDIN NE.Ref.{C6FB784B-711F-40C1-B05E-6F8422959AA1}&lt;Citation&gt;&lt;Group&gt;&lt;References&gt;&lt;Item&gt;&lt;ID&gt;36&lt;/ID&gt;&lt;UID&gt;{51795FFC-B695-40E3-9764-16D3032CF455}&lt;/UID&gt;&lt;Title&gt;文本图像检索技术的研究&lt;/Title&gt;&lt;Template&gt;Thesis&lt;/Template&gt;&lt;Star&gt;0&lt;/Star&gt;&lt;Tag&gt;0&lt;/Tag&gt;&lt;Author&gt;陈鹏&lt;/Author&gt;&lt;Year&gt;2017&lt;/Year&gt;&lt;Details&gt;&lt;_accessed&gt;65875646&lt;/_accessed&gt;&lt;_created&gt;65859440&lt;/_created&gt;&lt;_date&gt;61758720&lt;/_date&gt;&lt;_db_provider&gt;北京万方数据股份有限公司&lt;/_db_provider&gt;&lt;_db_updated&gt;Wanfangdata&lt;/_db_updated&gt;&lt;_keywords&gt;文本图像检索; 纹理分析; 图像预处理; 图像识别; SIFT算法; 印刷体字符; 手写字符&lt;/_keywords&gt;&lt;_language&gt;chi&lt;/_language&gt;&lt;_modified&gt;65875646&lt;/_modified&gt;&lt;_publisher&gt;成都理工大学&lt;/_publisher&gt;&lt;_section&gt;电子与通信工程&lt;/_section&gt;&lt;_tertiary_author&gt;李灿平杨运民&lt;/_tertiary_author&gt;&lt;_url&gt;https://d.wanfangdata.com.cn/thesis/ChhUaGVzaXNOZXdTMjAyNDA5MjAxNTE3MjUSCFkzMjY3MTcwGgg4ZXQ0N3dheQ%3D%3D&lt;/_url&gt;&lt;_volume&gt;硕士&lt;/_volume&gt;&lt;_place_published&gt;成都&lt;/_place_publish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C727E5E3-3E2F-492E-9E68-441593D82736}" w:val=" ADDIN NE.Ref.{C727E5E3-3E2F-492E-9E68-441593D82736}&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accessed&gt;65875621&lt;/_accessed&gt;&lt;_created&gt;65859162&lt;/_created&gt;&lt;_db_provider&gt;CNKI&lt;/_db_provider&gt;&lt;_db_updated&gt;CNKI - Reference&lt;/_db_updated&gt;&lt;_doi&gt;10.27400/d.cnki.gxasc.2022.001128&lt;/_doi&gt;&lt;_keywords&gt;植物图像识别;深度学习;卷积神经网络;BottleNeck;注意力机制&lt;/_keywords&gt;&lt;_modified&gt;65875621&lt;/_modified&gt;&lt;_publisher&gt;西安石油大学&lt;/_publisher&gt;&lt;_tertiary_author&gt;王魁生&lt;/_tertiary_author&gt;&lt;_type_work&gt;硕士&lt;/_type_work&gt;&lt;_url&gt;https://link.cnki.net/doi/10.27400/d.cnki.gxasc.2022.001128&lt;/_url&gt;&lt;_place_published&gt;西安&lt;/_place_publish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C8912597-8413-47B6-A67D-D8812A3062A9}" w:val=" ADDIN NE.Ref.{C8912597-8413-47B6-A67D-D8812A3062A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C8DFC678-9678-4568-A22B-17D67DBF5CE8}" w:val=" ADDIN NE.Ref.{C8DFC678-9678-4568-A22B-17D67DBF5CE8}&lt;Citation&gt;&lt;Group&gt;&lt;References&gt;&lt;Item&gt;&lt;ID&gt;123&lt;/ID&gt;&lt;UID&gt;{5C139AFE-6656-47CA-AA28-881C01C33EF1}&lt;/UID&gt;&lt;Title&gt;The Inaturalist Species Classification and Detection Dataset&lt;/Title&gt;&lt;Template&gt;Journal Article&lt;/Template&gt;&lt;Star&gt;0&lt;/Star&gt;&lt;Tag&gt;0&lt;/Tag&gt;&lt;Author&gt;Van Horn, Grant; Aodha, Oisin Mac; Song, Yang; Cui, Yin; Sun, Chen; Shepard, Alex; Adam, Hartwig; Perona, Pietro; Belongie, Serge&lt;/Author&gt;&lt;Year&gt;2018&lt;/Year&gt;&lt;Details&gt;&lt;_accessed&gt;65869055&lt;/_accessed&gt;&lt;_author_aff&gt;CALTECH, Pasadena, CA 91125 USA;CALTECH, Pasadena, CA 91125 USA;Google, Mountain View, CA USA;Cornell Tech, New York, NY USA;Google, Mountain View, CA USA;iNaturalist, San Francisco, CA USA;Google, Mountain View, CA USA;CALTECH, Pasadena, CA 91125 USA;Cornell Tech, New York, NY USA;&lt;/_author_aff&gt;&lt;_cited_count&gt;1252&lt;/_cited_count&gt;&lt;_created&gt;65862735&lt;/_created&gt;&lt;_date&gt;2018-12-03&lt;/_date&gt;&lt;_db_updated&gt;Aminer&lt;/_db_updated&gt;&lt;_doi&gt;10.1109/cvpr.2018.00914&lt;/_doi&gt;&lt;_journal&gt;2018 IEEE/CVF Conference on Computer Vision and Pattern Recognition&lt;/_journal&gt;&lt;_modified&gt;65869049&lt;/_modified&gt;&lt;_number&gt;5c0495ae17c44a2c7470188c&lt;/_number&gt;&lt;_url&gt;https://semanticscholar.org/paper/1b0f11db30e9184da63decbd7711db196753054c;&lt;/_url&gt;&lt;/Details&gt;&lt;Extra&gt;&lt;DBUID&gt;{A4F6A5BD-9986-4BA8-BB89-EE459A951B81}&lt;/DBUID&gt;&lt;/Extra&gt;&lt;/Item&gt;&lt;/References&gt;&lt;/Group&gt;&lt;/Citation&gt;_x000a_"/>
    <w:docVar w:name="NE.Ref{CE54C0C8-F754-4E68-80CC-9C42C8D6D743}" w:val=" ADDIN NE.Ref.{CE54C0C8-F754-4E68-80CC-9C42C8D6D743}&lt;Citation&gt;&lt;Group&gt;&lt;References&gt;&lt;Item&gt;&lt;ID&gt;58&lt;/ID&gt;&lt;UID&gt;{357DFA95-5CEF-434A-89FA-B22EDC96FB8C}&lt;/UID&gt;&lt;Title&gt;Multimodal Sentiment Analysis using Hierarchical Fusion with Context Modeling&lt;/Title&gt;&lt;Template&gt;Journal Article&lt;/Template&gt;&lt;Star&gt;0&lt;/Star&gt;&lt;Tag&gt;0&lt;/Tag&gt;&lt;Author&gt;Majumder, N; Hazarika, D; Gelbukh, A; Cambria, E; Poria, S&lt;/Author&gt;&lt;Year&gt;2018&lt;/Year&gt;&lt;Details&gt;&lt;_date&gt;2018-06-16&lt;/_date&gt;&lt;_db_provider&gt;arxiv&lt;/_db_provider&gt;&lt;_url&gt;http://arxiv.org/abs/1806.06228v1&lt;/_url&gt;&lt;_created&gt;65326571&lt;/_created&gt;&lt;_modified&gt;65326571&lt;/_modified&gt;&lt;_db_updated&gt;Arxiv&lt;/_db_updated&gt;&lt;_accessed&gt;65326575&lt;/_accessed&gt;&lt;/Details&gt;&lt;Extra&gt;&lt;DBUID&gt;{7C3699DA-B1D3-458D-A915-0349DF0FBAC0}&lt;/DBUID&gt;&lt;/Extra&gt;&lt;/Item&gt;&lt;/References&gt;&lt;/Group&gt;&lt;/Citation&gt;_x000a_"/>
    <w:docVar w:name="NE.Ref{CEB4354F-2ACB-4244-88C0-24DBDA3809C0}" w:val=" ADDIN NE.Ref.{CEB4354F-2ACB-4244-88C0-24DBDA3809C0}&lt;Citation&gt;&lt;Group&gt;&lt;References&gt;&lt;Item&gt;&lt;ID&gt;88&lt;/ID&gt;&lt;UID&gt;{5C7C3236-B604-45DE-AF54-44E6B1433478}&lt;/UID&gt;&lt;Title&gt;基于全局特征提取和多尺度特征融合的轻量化遥感图像目标检测&lt;/Title&gt;&lt;Template&gt;Conference Paper&lt;/Template&gt;&lt;Star&gt;0&lt;/Star&gt;&lt;Tag&gt;0&lt;/Tag&gt;&lt;Author&gt;秦子涵; 赵博雅; 于浩洋; 高连如&lt;/Author&gt;&lt;Year&gt;2023&lt;/Year&gt;&lt;Details&gt;&lt;_author_aff&gt;大连海事大学信息科学技术学院;中国科学院空天信息创新研究院计算光学成像技术重点实验室;&lt;/_author_aff&gt;&lt;_date&gt;2023-10-24&lt;/_date&gt;&lt;_keywords&gt;遥感图像;目标检测;轻量化&lt;/_keywords&gt;&lt;_place_published&gt;中国北京&lt;/_place_published&gt;&lt;_secondary_title&gt;第十一届中国指挥控制大会&lt;/_secondary_title&gt;&lt;_tertiary_title&gt;第十一届中国指挥控制大会&lt;/_tertiary_title&gt;&lt;_url&gt;https://link.cnki.net/doi/10.26914/c.cnkihy.2023.043658&lt;/_url&gt;&lt;_created&gt;65342799&lt;/_created&gt;&lt;_modified&gt;65342799&lt;/_modified&gt;&lt;_db_updated&gt;CNKI - Reference&lt;/_db_updated&gt;&lt;_translated_author&gt;Qin, Zi han;Zhao, Bo ya;Yu, Hao yang;Gao, Lian ru&lt;/_translated_author&gt;&lt;/Details&gt;&lt;Extra&gt;&lt;DBUID&gt;{7C3699DA-B1D3-458D-A915-0349DF0FBAC0}&lt;/DBUID&gt;&lt;/Extra&gt;&lt;/Item&gt;&lt;/References&gt;&lt;/Group&gt;&lt;/Citation&gt;_x000a_"/>
    <w:docVar w:name="NE.Ref{D0AF1735-A98A-40A3-914E-A9D4EEDE1542}" w:val=" ADDIN NE.Ref.{D0AF1735-A98A-40A3-914E-A9D4EEDE1542}&lt;Citation&gt;&lt;Group&gt;&lt;References&gt;&lt;Item&gt;&lt;ID&gt;125&lt;/ID&gt;&lt;UID&gt;{C1428874-3817-48B9-BC93-3CFD97BF9EDC}&lt;/UID&gt;&lt;Title&gt;EfficientNet: Rethinking Model Scaling for Convolutional Neural Networks&lt;/Title&gt;&lt;Template&gt;Journal Article&lt;/Template&gt;&lt;Star&gt;0&lt;/Star&gt;&lt;Tag&gt;0&lt;/Tag&gt;&lt;Author&gt;Tan, Mingxing; Le, Quoc V&lt;/Author&gt;&lt;Year&gt;2019&lt;/Year&gt;&lt;Details&gt;&lt;_author_aff&gt;Google Res, Brain Team, Mountain View, CA 94043 USA;Google Res, Brain Team, Mountain View, CA 94043 USA;&lt;/_author_aff&gt;&lt;_cited_count&gt;24048&lt;/_cited_count&gt;&lt;_date&gt;2024-01-25&lt;/_date&gt;&lt;_doi&gt;10.48550/arxiv.1905.11946&lt;/_doi&gt;&lt;_journal&gt;International Conference on Machine Learning&lt;/_journal&gt;&lt;_number&gt;5ceedf7f3a55aca9aa271ab1&lt;/_number&gt;&lt;_url&gt;http://arxiv.org/abs/1905.11946;&lt;/_url&gt;&lt;_volume&gt;abs/1905.11946&lt;/_volume&gt;&lt;_created&gt;65863096&lt;/_created&gt;&lt;_modified&gt;65863096&lt;/_modified&gt;&lt;_db_updated&gt;Aminer&lt;/_db_updated&gt;&lt;_accessed&gt;65863115&lt;/_accessed&gt;&lt;/Details&gt;&lt;Extra&gt;&lt;DBUID&gt;{A4F6A5BD-9986-4BA8-BB89-EE459A951B81}&lt;/DBUID&gt;&lt;/Extra&gt;&lt;/Item&gt;&lt;/References&gt;&lt;/Group&gt;&lt;/Citation&gt;_x000a_"/>
    <w:docVar w:name="NE.Ref{D134C81C-A7FF-4C12-AB14-69768465CF1A}" w:val=" ADDIN NE.Ref.{D134C81C-A7FF-4C12-AB14-69768465CF1A}&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D19D4FF9-4D77-4208-8AA0-B804ED06C332}" w:val=" ADDIN NE.Ref.{D19D4FF9-4D77-4208-8AA0-B804ED06C332}&lt;Citation&gt;&lt;Group&gt;&lt;References&gt;&lt;Item&gt;&lt;ID&gt;53&lt;/ID&gt;&lt;UID&gt;{C4162492-8D94-48C8-98C6-46AA43B33EAD}&lt;/UID&gt;&lt;Title&gt;BERT: Pre-training of Deep Bidirectional Transformers for Language Understanding&lt;/Title&gt;&lt;Template&gt;Journal Article&lt;/Template&gt;&lt;Star&gt;0&lt;/Star&gt;&lt;Tag&gt;0&lt;/Tag&gt;&lt;Author&gt;Devlin, Jacob; Chang, Ming Wei; Lee, Kenton; Toutanova, Kristina&lt;/Author&gt;&lt;Year&gt;2018&lt;/Year&gt;&lt;Details&gt;&lt;_url&gt;https://xueshu.baidu.com/usercenter/paper/show?paperid=147v0rh04e5c0a70qy4u0mc03q394989&amp;amp;site=xueshu_se&amp;amp;hitarticle=1&lt;/_url&gt;&lt;_created&gt;65326539&lt;/_created&gt;&lt;_modified&gt;65326539&lt;/_modified&gt;&lt;_db_updated&gt;kuakujiansuo&lt;/_db_updated&gt;&lt;/Details&gt;&lt;Extra&gt;&lt;DBUID&gt;{7C3699DA-B1D3-458D-A915-0349DF0FBAC0}&lt;/DBUID&gt;&lt;/Extra&gt;&lt;/Item&gt;&lt;/References&gt;&lt;/Group&gt;&lt;/Citation&gt;_x000a_"/>
    <w:docVar w:name="NE.Ref{D62D8635-ADED-4004-8000-982DAB1948A4}" w:val=" ADDIN NE.Ref.{D62D8635-ADED-4004-8000-982DAB1948A4}&lt;Citation&gt;&lt;Group&gt;&lt;References&gt;&lt;Item&gt;&lt;ID&gt;59&lt;/ID&gt;&lt;UID&gt;{2B696F0E-DC0F-4EDE-83C0-B93F614BD407}&lt;/UID&gt;&lt;Title&gt;Emotion stress detection using EEG signal and deep learning technologies&lt;/Title&gt;&lt;Template&gt;Conference Proceedings&lt;/Template&gt;&lt;Star&gt;0&lt;/Star&gt;&lt;Tag&gt;0&lt;/Tag&gt;&lt;Author&gt;C., Y Liao; R., C Chen; S., K Tai&lt;/Author&gt;&lt;Year&gt;2018&lt;/Year&gt;&lt;Details&gt;&lt;_date_display&gt;2018_x000d__x000a_13-17 April 2018_x000d__x000a_13-17 April 2018&lt;/_date_display&gt;&lt;_date&gt;2018-01-01&lt;/_date&gt;&lt;_doi&gt;10.1109/ICASI.2018.8394414&lt;/_doi&gt;&lt;_keywords&gt;Electroencephalography; Machine learning; Stress; Mathematical model; Neurons; Music; Psychology; Brainwaves; Emotion Stress Detection; EEG; Deep Learning&lt;/_keywords&gt;&lt;_pages&gt;90-93&lt;/_pages&gt;&lt;_secondary_title&gt;2018 IEEE International Conference on Applied System Invention (ICASI)&lt;/_secondary_title&gt;&lt;_short_title&gt;2018 IEEE International Conference on Applied System Invention (ICASI)&lt;/_short_title&gt;&lt;_url&gt;https://dx.doi.org/10.1109/ICASI.2018.8394414&lt;/_url&gt;&lt;_created&gt;65326576&lt;/_created&gt;&lt;_modified&gt;65326576&lt;/_modified&gt;&lt;_db_updated&gt;IEEE&lt;/_db_updated&gt;&lt;_accessed&gt;65326577&lt;/_accessed&gt;&lt;/Details&gt;&lt;Extra&gt;&lt;DBUID&gt;{7C3699DA-B1D3-458D-A915-0349DF0FBAC0}&lt;/DBUID&gt;&lt;/Extra&gt;&lt;/Item&gt;&lt;/References&gt;&lt;/Group&gt;&lt;/Citation&gt;_x000a_"/>
    <w:docVar w:name="NE.Ref{D780A922-7497-4526-8831-11FE35756EEE}" w:val=" ADDIN NE.Ref.{D780A922-7497-4526-8831-11FE35756EEE}&lt;Citation&gt;&lt;Group&gt;&lt;References&gt;&lt;Item&gt;&lt;ID&gt;113&lt;/ID&gt;&lt;UID&gt;{3794E0E3-6D50-41BA-8332-2E16539E404F}&lt;/UID&gt;&lt;Title&gt;Learning Transferable Architectures for Scalable Image Recognition&lt;/Title&gt;&lt;Template&gt;Conference Proceedings&lt;/Template&gt;&lt;Star&gt;0&lt;/Star&gt;&lt;Tag&gt;0&lt;/Tag&gt;&lt;Author&gt;B., Zoph; V., Vasudevan; J., Shlens; Q., V Le&lt;/Author&gt;&lt;Year&gt;2018&lt;/Year&gt;&lt;Details&gt;&lt;_date_display&gt;2018_x000d__x000a_18-23 June 2018_x000d__x000a_18-23 June 2018&lt;/_date_display&gt;&lt;_date&gt;2018-01-01&lt;/_date&gt;&lt;_doi&gt;10.1109/CVPR.2018.00907&lt;/_doi&gt;&lt;_isbn&gt;2575-7075&lt;/_isbn&gt;&lt;_keywords&gt;Computer architecture; Microprocessors; Computational modeling; Aerospace electronics; Convolution; Google; Search methods&lt;/_keywords&gt;&lt;_pages&gt;8697-8710&lt;/_pages&gt;&lt;_secondary_title&gt;2018 IEEE/CVF Conference on Computer Vision and Pattern Recognition&lt;/_secondary_title&gt;&lt;_short_title&gt;2018 IEEE/CVF Conference on Computer Vision and Pattern Recognition&lt;/_short_title&gt;&lt;_url&gt;https://dx.doi.org/10.1109/CVPR.2018.00907&lt;/_url&gt;&lt;_created&gt;65860448&lt;/_created&gt;&lt;_modified&gt;65860448&lt;/_modified&gt;&lt;_db_updated&gt;IEEE&lt;/_db_updated&gt;&lt;_accessed&gt;65860448&lt;/_accessed&gt;&lt;/Details&gt;&lt;Extra&gt;&lt;DBUID&gt;{A4F6A5BD-9986-4BA8-BB89-EE459A951B81}&lt;/DBUID&gt;&lt;/Extra&gt;&lt;/Item&gt;&lt;/References&gt;&lt;/Group&gt;&lt;/Citation&gt;_x000a_"/>
    <w:docVar w:name="NE.Ref{DA012FF1-5D55-4DC0-B954-91AC9BF72E0E}" w:val=" ADDIN NE.Ref.{DA012FF1-5D55-4DC0-B954-91AC9BF72E0E}&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DA0AB7A7-0D12-43BE-85BE-43F51CD80E51}" w:val=" ADDIN NE.Ref.{DA0AB7A7-0D12-43BE-85BE-43F51CD80E51}&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created&gt;65869506&lt;/_created&gt;&lt;_db_provider&gt;CNKI&lt;/_db_provider&gt;&lt;_db_updated&gt;CNKI - Reference&lt;/_db_updated&gt;&lt;_isbn&gt;1000-5692&lt;/_isbn&gt;&lt;_issue&gt;05&lt;/_issue&gt;&lt;_journal&gt;浙江林学院学报&lt;/_journal&gt;&lt;_keywords&gt;植物学;古树名木;调查方法;全站仪;交叉定年&lt;/_keywords&gt;&lt;_modified&gt;65875603&lt;/_modified&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accessed&gt;65875603&lt;/_accessed&gt;&lt;_volume&gt;01&lt;/_volume&gt;&lt;_translated_author&gt;Wang, Yi xiang;Dai, Wen sheng;Bai, Shang bin;Jiang, Feng;Jin, Zu da&lt;/_translated_author&gt;&lt;/Details&gt;&lt;Extra&gt;&lt;DBUID&gt;{A4F6A5BD-9986-4BA8-BB89-EE459A951B81}&lt;/DBUID&gt;&lt;/Extra&gt;&lt;/Item&gt;&lt;/References&gt;&lt;/Group&gt;&lt;/Citation&gt;_x000a_"/>
    <w:docVar w:name="NE.Ref{DA3A2F2B-B599-485C-A9CD-C2B751D66977}" w:val=" ADDIN NE.Ref.{DA3A2F2B-B599-485C-A9CD-C2B751D66977}&lt;Citation&gt;&lt;Group&gt;&lt;References&gt;&lt;Item&gt;&lt;ID&gt;51&lt;/ID&gt;&lt;UID&gt;{19EFA357-BFB9-4482-B93E-50D7C77EC43E}&lt;/UID&gt;&lt;Title&gt;Multimodal Convolutional Neural Networks for Matching Image and Sentence&lt;/Title&gt;&lt;Template&gt;Conference Proceedings&lt;/Template&gt;&lt;Star&gt;0&lt;/Star&gt;&lt;Tag&gt;0&lt;/Tag&gt;&lt;Author&gt;L., Ma; Z., Lu; L., Shang; H., Li&lt;/Author&gt;&lt;Year&gt;2015&lt;/Year&gt;&lt;Details&gt;&lt;_date_display&gt;2015_x000d__x000a_7-13 Dec. 2015_x000d__x000a_7-13 Dec. 2015&lt;/_date_display&gt;&lt;_date&gt;2015-01-01&lt;/_date&gt;&lt;_doi&gt;10.1109/ICCV.2015.301&lt;/_doi&gt;&lt;_isbn&gt;2380-7504&lt;/_isbn&gt;&lt;_keywords&gt;Convolution; Image representation; Semantics; Neural networks; Computer architecture; Natural languages; Grounding&lt;/_keywords&gt;&lt;_pages&gt;2623-2631&lt;/_pages&gt;&lt;_secondary_title&gt;2015 IEEE International Conference on Computer Vision (ICCV)&lt;/_secondary_title&gt;&lt;_short_title&gt;2015 IEEE International Conference on Computer Vision (ICCV)&lt;/_short_title&gt;&lt;_url&gt;https://dx.doi.org/10.1109/ICCV.2015.301&lt;/_url&gt;&lt;_created&gt;65326519&lt;/_created&gt;&lt;_modified&gt;65326519&lt;/_modified&gt;&lt;_db_updated&gt;IEEE&lt;/_db_updated&gt;&lt;/Details&gt;&lt;Extra&gt;&lt;DBUID&gt;{7C3699DA-B1D3-458D-A915-0349DF0FBAC0}&lt;/DBUID&gt;&lt;/Extra&gt;&lt;/Item&gt;&lt;/References&gt;&lt;/Group&gt;&lt;/Citation&gt;_x000a_"/>
    <w:docVar w:name="NE.Ref{DA555447-15B0-4C34-A8A3-DFFC00908C80}" w:val=" ADDIN NE.Ref.{DA555447-15B0-4C34-A8A3-DFFC00908C80}&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journal&gt;COMPUTERS AND ELECTRONICS IN AGRICULTURE&lt;/_journal&gt;&lt;_url&gt;https://xueshu.baidu.com/usercenter/paper/show?paperid=07b760ec8072e5afab217ec632bdbbb7&amp;amp;site=xueshu_se&amp;amp;hitarticle=1&lt;/_url&gt;&lt;_created&gt;65859167&lt;/_created&gt;&lt;_modified&gt;65859187&lt;/_modified&gt;&lt;_db_updated&gt;kuakujiansuo&lt;/_db_updated&gt;&lt;_impact_factor&gt;   8.300&lt;/_impact_factor&gt;&lt;_social_category&gt;农业综合(1) &amp;amp; 计算机：跨学科应用(2)&lt;/_social_category&gt;&lt;_collection_scope&gt;SCIE;EI&lt;/_collection_scope&gt;&lt;_accessed&gt;65859187&lt;/_accessed&gt;&lt;/Details&gt;&lt;Extra&gt;&lt;DBUID&gt;{A4F6A5BD-9986-4BA8-BB89-EE459A951B81}&lt;/DBUID&gt;&lt;/Extra&gt;&lt;/Item&gt;&lt;/References&gt;&lt;/Group&gt;&lt;/Citation&gt;_x000a_"/>
    <w:docVar w:name="NE.Ref{DE1896C5-2DA4-4EF7-8B95-4B3451FE8F16}" w:val=" ADDIN NE.Ref.{DE1896C5-2DA4-4EF7-8B95-4B3451FE8F16}&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DE7DF8F3-C7AB-40A1-A4C3-F84CC320DAF5}" w:val=" ADDIN NE.Ref.{DE7DF8F3-C7AB-40A1-A4C3-F84CC320DAF5}&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E38E2D14-3D99-4CA6-AD49-095EA7592653}" w:val=" ADDIN NE.Ref.{E38E2D14-3D99-4CA6-AD49-095EA7592653}&lt;Citation&gt;&lt;Group&gt;&lt;References&gt;&lt;Item&gt;&lt;ID&gt;126&lt;/ID&gt;&lt;UID&gt;{EA771A7E-39D7-4440-9B42-464EAD7CC4BE}&lt;/UID&gt;&lt;Title&gt;An Image is Worth 16x16 Words: Transformers for Image Recognition at Scale&lt;/Title&gt;&lt;Template&gt;Journal Article&lt;/Template&gt;&lt;Star&gt;0&lt;/Star&gt;&lt;Tag&gt;0&lt;/Tag&gt;&lt;Author&gt;Dosovitskiy, Alexey; Beyer, Lucas; Kolesnikov, Alexander; Weissenborn, Dirk; Zhai, Xiaohua; Unterthiner, Thomas; Dehghani, Mostafa; Minderer, Matthias; Heigold, Georg; Gelly, Sylvain; Uszkoreit, Jakob; Houlsby, Neil&lt;/Author&gt;&lt;Year&gt;2021&lt;/Year&gt;&lt;Details&gt;&lt;_author_aff&gt;Researcher, Google;Researcher, Google Brain;Researcher, Google;German Research Centre for Artificial Intelligence;Researcher, Google DeepMind;Researcher, Google;Research Scientist, Google DeepMind;Researcher, Google;German Research Centre for Artificial Intelligence;Google (United States);Google (United States);Researcher, Google;&lt;/_author_aff&gt;&lt;_cited_count&gt;47638&lt;/_cited_count&gt;&lt;_date&gt;2020-10-23&lt;/_date&gt;&lt;_doi&gt;10.48550/arxiv.2010.11929&lt;/_doi&gt;&lt;_journal&gt;ICLR 2021&lt;/_journal&gt;&lt;_number&gt;5f92ba1691e011edb3573ba0&lt;/_number&gt;&lt;_url&gt;http://arxiv.org/abs/2010.11929;&lt;/_url&gt;&lt;_created&gt;65863115&lt;/_created&gt;&lt;_modified&gt;65863123&lt;/_modified&gt;&lt;_db_updated&gt;Aminer&lt;/_db_updated&gt;&lt;_accessed&gt;65863129&lt;/_accessed&gt;&lt;/Details&gt;&lt;Extra&gt;&lt;DBUID&gt;{A4F6A5BD-9986-4BA8-BB89-EE459A951B81}&lt;/DBUID&gt;&lt;/Extra&gt;&lt;/Item&gt;&lt;/References&gt;&lt;/Group&gt;&lt;/Citation&gt;_x000a_"/>
    <w:docVar w:name="NE.Ref{E411A130-FD20-45B1-8993-297FAAB45946}" w:val=" ADDIN NE.Ref.{E411A130-FD20-45B1-8993-297FAAB45946}&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accessed&gt;65869050&lt;/_accessed&gt;&lt;_cited_count&gt;1204&lt;/_cited_count&gt;&lt;_created&gt;65862658&lt;/_created&gt;&lt;_date&gt;2023-11-23&lt;/_date&gt;&lt;_db_updated&gt;Aminer&lt;/_db_updated&gt;&lt;_journal&gt;Meeting of the Association for Computational Linguistics&lt;/_journal&gt;&lt;_modified&gt;65862796&lt;/_modified&gt;&lt;_number&gt;5390b04120f70186a0ed6d8f&lt;/_number&gt;&lt;_pages&gt;190-200&lt;/_pages&gt;&lt;/Details&gt;&lt;Extra&gt;&lt;DBUID&gt;{A4F6A5BD-9986-4BA8-BB89-EE459A951B81}&lt;/DBUID&gt;&lt;/Extra&gt;&lt;/Item&gt;&lt;/References&gt;&lt;/Group&gt;&lt;/Citation&gt;_x000a_"/>
    <w:docVar w:name="NE.Ref{E4DD5A8E-A941-437A-B45C-8AD84C24013B}" w:val=" ADDIN NE.Ref.{E4DD5A8E-A941-437A-B45C-8AD84C24013B}&lt;Citation&gt;&lt;Group&gt;&lt;References&gt;&lt;Item&gt;&lt;ID&gt;99&lt;/ID&gt;&lt;UID&gt;{360846A1-050E-485E-999D-637DE3EC6536}&lt;/UID&gt;&lt;Title&gt;CCMB: A Large-scale Chinese Cross-modal Benchmark&lt;/Title&gt;&lt;Template&gt;Journal Article&lt;/Template&gt;&lt;Star&gt;0&lt;/Star&gt;&lt;Tag&gt;0&lt;/Tag&gt;&lt;Author&gt;Xie, Chunyu; Cai, Heng; Li, Jincheng; Kong, Fanjing; Wu, Xiaoyu; Song, Jianfei; Morimitsu, Henrique; Yao, Lin; Wang, Dexin; Zhang, Xiangzheng; Leng, Dawei; Zhang, Baochang; Ji, Xiangyang; Deng, Yafeng&lt;/Author&gt;&lt;Year&gt;2022&lt;/Year&gt;&lt;Details&gt;&lt;_date&gt;2022-05-08&lt;/_date&gt;&lt;_db_provider&gt;arxiv&lt;/_db_provider&gt;&lt;_doi&gt;10.1145/3581783.3611877&lt;/_doi&gt;&lt;_journal&gt;Proceedings of the&lt;/_journal&gt;&lt;_url&gt;http://arxiv.org/abs/2205.03860v6&lt;/_url&gt;&lt;_created&gt;65346613&lt;/_created&gt;&lt;_modified&gt;65346613&lt;/_modified&gt;&lt;_db_updated&gt;Arxiv&lt;/_db_updated&gt;&lt;/Details&gt;&lt;Extra&gt;&lt;DBUID&gt;{7C3699DA-B1D3-458D-A915-0349DF0FBAC0}&lt;/DBUID&gt;&lt;/Extra&gt;&lt;/Item&gt;&lt;/References&gt;&lt;/Group&gt;&lt;/Citation&gt;_x000a_"/>
    <w:docVar w:name="NE.Ref{E544D877-6588-456B-B347-9A27F064E91A}" w:val=" ADDIN NE.Ref.{E544D877-6588-456B-B347-9A27F064E91A}&lt;Citation&gt;&lt;Group&gt;&lt;References&gt;&lt;Item&gt;&lt;ID&gt;48&lt;/ID&gt;&lt;UID&gt;{31997E2B-03B9-4353-B5C6-D17D7190F9FA}&lt;/UID&gt;&lt;Title&gt;Deep Captioning with Multimodal Recurrent Neural Networks (m-RNN)&lt;/Title&gt;&lt;Template&gt;Journal Article&lt;/Template&gt;&lt;Star&gt;0&lt;/Star&gt;&lt;Tag&gt;0&lt;/Tag&gt;&lt;Author&gt;Mao, Junhua; Xu, Wei; Yang, Yi; Wang, Jiang; Huang, Zhiheng; Yuille, Alan&lt;/Author&gt;&lt;Year&gt;2014&lt;/Year&gt;&lt;Details&gt;&lt;_journal&gt;Eprint Arxiv&lt;/_journal&gt;&lt;_url&gt;https://xueshu.baidu.com/usercenter/paper/show?paperid=0b1a9c55dff609e5cfa564755a7ce760&amp;amp;site=xueshu_se&amp;amp;hitarticle=1&lt;/_url&gt;&lt;_created&gt;65326499&lt;/_created&gt;&lt;_modified&gt;65326501&lt;/_modified&gt;&lt;_db_updated&gt;kuakujiansuo&lt;/_db_updated&gt;&lt;/Details&gt;&lt;Extra&gt;&lt;DBUID&gt;{7C3699DA-B1D3-458D-A915-0349DF0FBAC0}&lt;/DBUID&gt;&lt;/Extra&gt;&lt;/Item&gt;&lt;/References&gt;&lt;/Group&gt;&lt;/Citation&gt;_x000a_"/>
    <w:docVar w:name="NE.Ref{E6596BB1-3B7C-438D-9DD1-7FC9C541C293}" w:val=" ADDIN NE.Ref.{E6596BB1-3B7C-438D-9DD1-7FC9C541C293}&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uthor_aff&gt;Beijing Univ Posts &amp;amp; Telecommun, Beijing, Peoples R China;Beijing Univ Posts &amp;amp; Telecommun, Beijing, Peoples R China;Beijing Univ Posts &amp;amp; Telecommun, Beijing, Peoples R China;&lt;/_author_aff&gt;&lt;_cited_count&gt;665&lt;/_cited_count&gt;&lt;_date&gt;2023-11-22&lt;/_date&gt;&lt;_doi&gt;10.1145/2647868.2654902&lt;/_doi&gt;&lt;_journal&gt;Proceedings of the 22nd ACM international conference on Multimedia&lt;/_journal&gt;&lt;_number&gt;555045d845ce0a409eb5a010&lt;/_number&gt;&lt;_url&gt;https://www.semanticscholar.org/paper/b7b00080f83e5b65a10bb07c0a7091e746c3a57e;&lt;/_url&gt;&lt;_created&gt;65859739&lt;/_created&gt;&lt;_modified&gt;65859739&lt;/_modified&gt;&lt;_db_updated&gt;Aminer&lt;/_db_updated&gt;&lt;_accessed&gt;65859739&lt;/_accessed&gt;&lt;/Details&gt;&lt;Extra&gt;&lt;DBUID&gt;{A4F6A5BD-9986-4BA8-BB89-EE459A951B81}&lt;/DBUID&gt;&lt;/Extra&gt;&lt;/Item&gt;&lt;/References&gt;&lt;/Group&gt;&lt;/Citation&gt;_x000a_"/>
    <w:docVar w:name="NE.Ref{E7290383-0DD0-4BF0-80C2-EFC5BCFF48A8}" w:val=" ADDIN NE.Ref.{E7290383-0DD0-4BF0-80C2-EFC5BCFF48A8}&lt;Citation&gt;&lt;Group&gt;&lt;References&gt;&lt;Item&gt;&lt;ID&gt;143&lt;/ID&gt;&lt;UID&gt;{871FC624-05E7-48C6-A880-2A5672E1143C}&lt;/UID&gt;&lt;Title&gt;国内外古树研究进展&lt;/Title&gt;&lt;Template&gt;Journal Article&lt;/Template&gt;&lt;Star&gt;0&lt;/Star&gt;&lt;Tag&gt;0&lt;/Tag&gt;&lt;Author&gt;陈赛赛; 李祉宣; 张明娟&lt;/Author&gt;&lt;Year&gt;2022&lt;/Year&gt;&lt;Details&gt;&lt;_author_adr&gt;南京农业大学园艺学院;&lt;/_author_adr&gt;&lt;_db_provider&gt;CNKI&lt;/_db_provider&gt;&lt;_isbn&gt;1672-4925&lt;/_isbn&gt;&lt;_issue&gt;03&lt;/_issue&gt;&lt;_journal&gt;中国城市林业&lt;/_journal&gt;&lt;_keywords&gt;古树研究;热点研究领域;web of science;CNKI学术期刊&lt;/_keywords&gt;&lt;_pages&gt;147-152&lt;/_pages&gt;&lt;_url&gt;https://link.cnki.net/urlid/11.5061.S.20220702.0820.002&lt;/_url&gt;&lt;_volume&gt;20&lt;/_volume&gt;&lt;_created&gt;65671141&lt;/_created&gt;&lt;_modified&gt;65671142&lt;/_modified&gt;&lt;_db_updated&gt;CNKI - Reference&lt;/_db_updated&gt;&lt;_translated_author&gt;Chen, Sai sai;Li, Zhi xuan;Zhang, Ming juan&lt;/_translated_author&gt;&lt;/Details&gt;&lt;Extra&gt;&lt;DBUID&gt;{7C3699DA-B1D3-458D-A915-0349DF0FBAC0}&lt;/DBUID&gt;&lt;/Extra&gt;&lt;/Item&gt;&lt;/References&gt;&lt;/Group&gt;&lt;/Citation&gt;_x000a_"/>
    <w:docVar w:name="NE.Ref{E8744DF4-72A6-4C08-8BE8-E0838DAF159D}" w:val=" ADDIN NE.Ref.{E8744DF4-72A6-4C08-8BE8-E0838DAF159D}&lt;Citation&gt;&lt;Group&gt;&lt;References&gt;&lt;Item&gt;&lt;ID&gt;118&lt;/ID&gt;&lt;UID&gt;{432404B7-C7C9-4184-9871-0FB7F30EC1EB}&lt;/UID&gt;&lt;Title&gt;Gradient Harmonized Single-stage Detector&lt;/Title&gt;&lt;Template&gt;Journal Article&lt;/Template&gt;&lt;Star&gt;0&lt;/Star&gt;&lt;Tag&gt;0&lt;/Tag&gt;&lt;Author&gt;Li, Buyu; Liu, Yu; Wang, Xiaogang&lt;/Author&gt;&lt;Year&gt;2018&lt;/Year&gt;&lt;Details&gt;&lt;_date&gt;2018-11-13&lt;/_date&gt;&lt;_db_provider&gt;arxiv&lt;/_db_provider&gt;&lt;_url&gt;http://arxiv.org/abs/1811.05181v1&lt;/_url&gt;&lt;_created&gt;65860979&lt;/_created&gt;&lt;_modified&gt;65860979&lt;/_modified&gt;&lt;_db_updated&gt;Arxiv&lt;/_db_updated&gt;&lt;_accessed&gt;65860987&lt;/_accessed&gt;&lt;/Details&gt;&lt;Extra&gt;&lt;DBUID&gt;{A4F6A5BD-9986-4BA8-BB89-EE459A951B81}&lt;/DBUID&gt;&lt;/Extra&gt;&lt;/Item&gt;&lt;/References&gt;&lt;/Group&gt;&lt;/Citation&gt;_x000a_"/>
    <w:docVar w:name="NE.Ref{E93173FE-2390-42C7-A8B7-E341F1E0FE38}" w:val=" ADDIN NE.Ref.{E93173FE-2390-42C7-A8B7-E341F1E0FE38}&lt;Citation&gt;&lt;Group&gt;&lt;References&gt;&lt;Item&gt;&lt;ID&gt;16&lt;/ID&gt;&lt;UID&gt;{E2C99802-019A-4A41-99EC-791F4EF5DB88}&lt;/UID&gt;&lt;Title&gt;基于深度学习的水生植物识别与系统实现&lt;/Title&gt;&lt;Template&gt;Thesis&lt;/Template&gt;&lt;Star&gt;0&lt;/Star&gt;&lt;Tag&gt;0&lt;/Tag&gt;&lt;Author&gt;马琳&lt;/Author&gt;&lt;Year&gt;2024&lt;/Year&gt;&lt;Details&gt;&lt;_language&gt;chi&lt;/_language&gt;&lt;_created&gt;65859161&lt;/_created&gt;&lt;_modified&gt;65859164&lt;/_modified&gt;&lt;_url&gt;https://d.wanfangdata.com.cn/thesis/ChhUaGVzaXNOZXdTMjAyNDA5MjAxNTE3MjUSCUQwMzcwNzc2NhoIbnc1eHFpdnI%3D&lt;/_url&gt;&lt;_publisher&gt;华北水利水电大学&lt;/_publisher&gt;&lt;_volume&gt;硕士&lt;/_volume&gt;&lt;_section&gt;农业工程与信息技术&lt;/_section&gt;&lt;_tertiary_author&gt;吴慧欣&lt;/_tertiary_author&gt;&lt;_date&gt;65436480&lt;/_date&gt;&lt;_db_provider&gt;北京万方数据股份有限公司&lt;/_db_provider&gt;&lt;_accessed&gt;65859164&lt;/_accessed&gt;&lt;_db_updated&gt;Wanfangdata&lt;/_db_updated&gt;&lt;_translated_author&gt;Ma, Lin&lt;/_translated_author&gt;&lt;_translated_tertiary_author&gt;Wu, Hui xin&lt;/_translated_tertiary_author&gt;&lt;/Details&gt;&lt;Extra&gt;&lt;DBUID&gt;{A4F6A5BD-9986-4BA8-BB89-EE459A951B81}&lt;/DBUID&gt;&lt;/Extra&gt;&lt;/Item&gt;&lt;/References&gt;&lt;/Group&gt;&lt;/Citation&gt;_x000a_"/>
    <w:docVar w:name="NE.Ref{E98D4599-DB01-4485-8ADF-6F2C9D97E76B}" w:val=" ADDIN NE.Ref.{E98D4599-DB01-4485-8ADF-6F2C9D97E76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date&gt;2023-12-03&lt;/_date&gt;&lt;_doi&gt;10.1109/iccv.2015.301&lt;/_doi&gt;&lt;_journal&gt;2015 IEEE International Conference on Computer Vision (ICCV)&lt;/_journal&gt;&lt;_number&gt;5c610915da56297340b618e8&lt;/_number&gt;&lt;_pages&gt;2623-2631&lt;/_pages&gt;&lt;_url&gt;https://www.semanticscholar.org/paper/153d6feb7149e063b33e8ee437b74e4a2def8057;&lt;/_url&gt;&lt;_created&gt;65859742&lt;/_created&gt;&lt;_modified&gt;65859742&lt;/_modified&gt;&lt;_db_updated&gt;Aminer&lt;/_db_updated&gt;&lt;_accessed&gt;65859742&lt;/_accessed&gt;&lt;/Details&gt;&lt;Extra&gt;&lt;DBUID&gt;{A4F6A5BD-9986-4BA8-BB89-EE459A951B81}&lt;/DBUID&gt;&lt;/Extra&gt;&lt;/Item&gt;&lt;/References&gt;&lt;/Group&gt;&lt;/Citation&gt;_x000a_"/>
    <w:docVar w:name="NE.Ref{F2752327-F15C-467D-92D3-B3E017E813BA}" w:val=" ADDIN NE.Ref.{F2752327-F15C-467D-92D3-B3E017E813BA}&lt;Citation&gt;&lt;Group&gt;&lt;References&gt;&lt;Item&gt;&lt;ID&gt;120&lt;/ID&gt;&lt;UID&gt;{E3C1D03C-507E-46B8-8A3E-2AD8CAB2FDE9}&lt;/UID&gt;&lt;Title&gt;Unpaired Image-to-Image Translation Using Cycle-Consistent Adversarial Networks&lt;/Title&gt;&lt;Template&gt;Journal Article&lt;/Template&gt;&lt;Star&gt;0&lt;/Star&gt;&lt;Tag&gt;0&lt;/Tag&gt;&lt;Author&gt;Zhu, Jun-Yan; Park, Taesung; Isola, Phillip; Efros, Alexei A&lt;/Author&gt;&lt;Year&gt;2017&lt;/Year&gt;&lt;Details&gt;&lt;_author_aff&gt;Univ Calif Berkeley, Berkeley AI Res BAIR Lab, Berkeley, CA 94720 USA;Univ Calif Berkeley, Berkeley AI Res BAIR Lab, Berkeley, CA 94720 USA;Univ Calif Berkeley, Berkeley AI Res BAIR Lab, Berkeley, CA 94720 USA;Univ Calif Berkeley, Berkeley AI Res BAIR Lab, Berkeley, CA 94720 USA;&lt;/_author_aff&gt;&lt;_cited_count&gt;25072&lt;/_cited_count&gt;&lt;_date&gt;2024-01-17&lt;/_date&gt;&lt;_doi&gt;10.1109/iccv.2017.244&lt;/_doi&gt;&lt;_journal&gt;2017 IEEE International Conference on Computer Vision (ICCV)&lt;/_journal&gt;&lt;_number&gt;5a73cb7417c44a0b3035a334&lt;/_number&gt;&lt;_url&gt;https://ieeexplore.ieee.org/document/8237506;&lt;/_url&gt;&lt;_created&gt;65862519&lt;/_created&gt;&lt;_modified&gt;65862519&lt;/_modified&gt;&lt;_db_updated&gt;Aminer&lt;/_db_updated&gt;&lt;_accessed&gt;65862539&lt;/_accessed&gt;&lt;/Details&gt;&lt;Extra&gt;&lt;DBUID&gt;{A4F6A5BD-9986-4BA8-BB89-EE459A951B81}&lt;/DBUID&gt;&lt;/Extra&gt;&lt;/Item&gt;&lt;/References&gt;&lt;/Group&gt;&lt;/Citation&gt;_x000a_"/>
    <w:docVar w:name="NE.Ref{F3F60772-8A6A-463D-B3C5-CCE73A1D8DF7}" w:val=" ADDIN NE.Ref.{F3F60772-8A6A-463D-B3C5-CCE73A1D8DF7}&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844550E-AD30-4F4E-AC8E-2762A013E0F9}" w:val=" ADDIN NE.Ref.{F844550E-AD30-4F4E-AC8E-2762A013E0F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F8A2BFB1-C988-4CD4-9A10-0D1E4DE4FFAD}" w:val=" ADDIN NE.Ref.{F8A2BFB1-C988-4CD4-9A10-0D1E4DE4FF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E436A57-827A-4489-AD2F-43685E767CC9}" w:val=" ADDIN NE.Ref.{FE436A57-827A-4489-AD2F-43685E767CC9}&lt;Citation&gt;&lt;Group&gt;&lt;References&gt;&lt;Item&gt;&lt;ID&gt;144&lt;/ID&gt;&lt;UID&gt;{844A91B1-704F-4027-B37B-A15AA1A35DE6}&lt;/UID&gt;&lt;Title&gt;基于Web的三亚市古树名木管理信息系统的研建&lt;/Title&gt;&lt;Template&gt;Thesis&lt;/Template&gt;&lt;Star&gt;0&lt;/Star&gt;&lt;Tag&gt;0&lt;/Tag&gt;&lt;Author&gt;王洁&lt;/Author&gt;&lt;Year&gt;2014&lt;/Year&gt;&lt;Details&gt;&lt;_db_provider&gt;CNKI&lt;/_db_provider&gt;&lt;_keywords&gt;古树名木;管理信息系统;GoogleMap;网络技术&lt;/_keywords&gt;&lt;_publisher&gt;中南林业科技大学&lt;/_publisher&gt;&lt;_tertiary_author&gt;陈彩虹&lt;/_tertiary_author&gt;&lt;_type_work&gt;硕士&lt;/_type_work&gt;&lt;_url&gt;https://kns.cnki.net/kcms2/article/abstract?v=HjlF_Ii0mbkjVqdeiQA7f9W7u5l_ZAsPkyxBLhA2UPoSHYydXgWsnEmd_kH12pT6hh06sCdAik086NupJWCqqME5XHKYub2j4AR95lEroz4X8EdmyBprGAo8FYsZviQCZmnnWTZ6tWMiJ08NBqop-8MrFsjTeTBvVRzUV4Ue5yGcAnop0nWCqDlb2ZyAYadFLHdq6BDlQI-Km86TNx8dgQ==&amp;amp;uniplatform=NZKPT&amp;amp;language=CHS&lt;/_url&gt;&lt;_created&gt;65671147&lt;/_created&gt;&lt;_modified&gt;65671147&lt;/_modified&gt;&lt;_db_updated&gt;CNKI - Reference&lt;/_db_updated&gt;&lt;_translated_author&gt;Wang, Jie&lt;/_translated_author&gt;&lt;_translated_tertiary_author&gt;Chen, Cai hong&lt;/_translated_tertiary_author&gt;&lt;/Details&gt;&lt;Extra&gt;&lt;DBUID&gt;{7C3699DA-B1D3-458D-A915-0349DF0FBAC0}&lt;/DBUID&gt;&lt;/Extra&gt;&lt;/Item&gt;&lt;/References&gt;&lt;/Group&gt;&lt;/Citation&gt;_x000a_"/>
    <w:docVar w:name="NE.Ref{FE9A67A3-4EDB-4BBD-900F-A51238893D09}" w:val=" ADDIN NE.Ref.{FE9A67A3-4EDB-4BBD-900F-A51238893D09}&lt;Citation&gt;&lt;Group&gt;&lt;References&gt;&lt;Item&gt;&lt;ID&gt;2&lt;/ID&gt;&lt;UID&gt;{DAE9E835-91F0-438B-B120-743DA5A0ADC1}&lt;/UID&gt;&lt;Title&gt;机器学习在农作物品种识别中的应用研究进展&lt;/Title&gt;&lt;Template&gt;Journal Article&lt;/Template&gt;&lt;Star&gt;0&lt;/Star&gt;&lt;Tag&gt;0&lt;/Tag&gt;&lt;Author&gt;阳灵燕; 张红燕; 陈玉峰; 刘亚文&lt;/Author&gt;&lt;Year&gt;2020&lt;/Year&gt;&lt;Details&gt;&lt;_language&gt;chi&lt;/_language&gt;&lt;_created&gt;65858960&lt;/_created&gt;&lt;_modified&gt;65858991&lt;/_modified&gt;&lt;_url&gt;https://d.wanfangdata.com.cn/periodical/Ch9QZXJpb2RpY2FsQ0hJTmV3UzIwMjUwMTE2MTYzNjE0Eg96Z254dGIyMDIwMzAwMjMaCHp3N213cHNh&lt;/_url&gt;&lt;_journal&gt;中国农学通报&lt;/_journal&gt;&lt;_volume&gt;36&lt;/_volume&gt;&lt;_issue&gt;30&lt;/_issue&gt;&lt;_pages&gt;158-164&lt;/_pages&gt;&lt;_tertiary_title&gt;Chinese Agricultural Science Bulletin&lt;/_tertiary_title&gt;&lt;_isbn&gt;1000-6850&lt;/_isbn&gt;&lt;_keywords&gt;机器学习; 光谱图像; RGB图像; 农作物品种识别; 图像分类&lt;/_keywords&gt;&lt;_author_aff&gt;湖南农业大学&lt;/_author_aff&gt;&lt;_author_adr&gt;湖南农业大学&lt;/_author_adr&gt;&lt;_translated_title&gt;The Application of Machine Learning in Crop Variety Recognition: A Review&lt;/_translated_title&gt;&lt;_db_provider&gt;北京万方数据股份有限公司&lt;/_db_provider&gt;&lt;_accessed&gt;65858992&lt;/_accessed&gt;&lt;_db_updated&gt;Wanfangdata&lt;/_db_updated&gt;&lt;_translated_author&gt;Yang, Ling yan;Zhang, Hong yan;Chen, Yu feng;Liu, Ya wen&lt;/_translated_author&gt;&lt;/Details&gt;&lt;Extra&gt;&lt;DBUID&gt;{A4F6A5BD-9986-4BA8-BB89-EE459A951B81}&lt;/DBUID&gt;&lt;/Extra&gt;&lt;/Item&gt;&lt;/References&gt;&lt;/Group&gt;&lt;/Citation&gt;_x000a_"/>
    <w:docVar w:name="NE.Ref{FFFEADB8-7E79-4A37-A016-58865CB2261D}" w:val=" ADDIN NE.Ref.{FFFEADB8-7E79-4A37-A016-58865CB226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_docsoft" w:val="MSWord"/>
    <w:docVar w:name="ne_docversion" w:val="NoteExpress 2.0"/>
    <w:docVar w:name="ne_stylename" w:val="NoteExpress_北京林业大学研究生学位论文2023"/>
  </w:docVars>
  <w:rsids>
    <w:rsidRoot w:val="00172A27"/>
    <w:rsid w:val="000202BA"/>
    <w:rsid w:val="00021303"/>
    <w:rsid w:val="00025E54"/>
    <w:rsid w:val="0003378C"/>
    <w:rsid w:val="00046CA0"/>
    <w:rsid w:val="00062572"/>
    <w:rsid w:val="0006403F"/>
    <w:rsid w:val="00067656"/>
    <w:rsid w:val="00067EE4"/>
    <w:rsid w:val="00073BC7"/>
    <w:rsid w:val="00080F54"/>
    <w:rsid w:val="00093BEC"/>
    <w:rsid w:val="000A1380"/>
    <w:rsid w:val="000A2949"/>
    <w:rsid w:val="000A5A9D"/>
    <w:rsid w:val="000B7669"/>
    <w:rsid w:val="000C4C62"/>
    <w:rsid w:val="000E10DC"/>
    <w:rsid w:val="000F7E98"/>
    <w:rsid w:val="0010279A"/>
    <w:rsid w:val="00120766"/>
    <w:rsid w:val="00122B02"/>
    <w:rsid w:val="00135135"/>
    <w:rsid w:val="001507B4"/>
    <w:rsid w:val="001537EA"/>
    <w:rsid w:val="00156CAB"/>
    <w:rsid w:val="0016025D"/>
    <w:rsid w:val="00172A27"/>
    <w:rsid w:val="00184C53"/>
    <w:rsid w:val="001A0373"/>
    <w:rsid w:val="001C21AA"/>
    <w:rsid w:val="001D7BA1"/>
    <w:rsid w:val="001E08BD"/>
    <w:rsid w:val="001E12AA"/>
    <w:rsid w:val="001E2197"/>
    <w:rsid w:val="001E395B"/>
    <w:rsid w:val="001F5387"/>
    <w:rsid w:val="00206276"/>
    <w:rsid w:val="00210EA0"/>
    <w:rsid w:val="0021172F"/>
    <w:rsid w:val="002201A4"/>
    <w:rsid w:val="0022392A"/>
    <w:rsid w:val="00225D96"/>
    <w:rsid w:val="00231AF3"/>
    <w:rsid w:val="00237FF6"/>
    <w:rsid w:val="00257EF2"/>
    <w:rsid w:val="00263C06"/>
    <w:rsid w:val="00267295"/>
    <w:rsid w:val="00270ADC"/>
    <w:rsid w:val="002853A8"/>
    <w:rsid w:val="002931EC"/>
    <w:rsid w:val="00293ABC"/>
    <w:rsid w:val="002B3F39"/>
    <w:rsid w:val="003029BA"/>
    <w:rsid w:val="00302EF8"/>
    <w:rsid w:val="00304A67"/>
    <w:rsid w:val="00306CC9"/>
    <w:rsid w:val="003070E3"/>
    <w:rsid w:val="003267F1"/>
    <w:rsid w:val="00330E74"/>
    <w:rsid w:val="00351F69"/>
    <w:rsid w:val="0037000D"/>
    <w:rsid w:val="0037713C"/>
    <w:rsid w:val="003C4D39"/>
    <w:rsid w:val="003D479A"/>
    <w:rsid w:val="003E42BB"/>
    <w:rsid w:val="00402E04"/>
    <w:rsid w:val="00405A2E"/>
    <w:rsid w:val="004123B8"/>
    <w:rsid w:val="004153BB"/>
    <w:rsid w:val="004176BE"/>
    <w:rsid w:val="00420BBE"/>
    <w:rsid w:val="00425A1B"/>
    <w:rsid w:val="00426B5C"/>
    <w:rsid w:val="00435308"/>
    <w:rsid w:val="00447F12"/>
    <w:rsid w:val="004518FB"/>
    <w:rsid w:val="00454855"/>
    <w:rsid w:val="004574EC"/>
    <w:rsid w:val="00461149"/>
    <w:rsid w:val="00464A31"/>
    <w:rsid w:val="004749E5"/>
    <w:rsid w:val="004A015B"/>
    <w:rsid w:val="004A219A"/>
    <w:rsid w:val="004B025F"/>
    <w:rsid w:val="004B0D63"/>
    <w:rsid w:val="004B27BD"/>
    <w:rsid w:val="004B479E"/>
    <w:rsid w:val="004B6137"/>
    <w:rsid w:val="004C086B"/>
    <w:rsid w:val="004D5043"/>
    <w:rsid w:val="004F0E44"/>
    <w:rsid w:val="005033FC"/>
    <w:rsid w:val="0051081D"/>
    <w:rsid w:val="005129E6"/>
    <w:rsid w:val="00514B11"/>
    <w:rsid w:val="00523EB0"/>
    <w:rsid w:val="00527B11"/>
    <w:rsid w:val="00530B5B"/>
    <w:rsid w:val="005355A5"/>
    <w:rsid w:val="00551802"/>
    <w:rsid w:val="005611A0"/>
    <w:rsid w:val="00576BE7"/>
    <w:rsid w:val="00577F8D"/>
    <w:rsid w:val="00593F63"/>
    <w:rsid w:val="005A01C6"/>
    <w:rsid w:val="005A3144"/>
    <w:rsid w:val="005A541D"/>
    <w:rsid w:val="005B40F2"/>
    <w:rsid w:val="005C1CD8"/>
    <w:rsid w:val="005D1735"/>
    <w:rsid w:val="005E2AB5"/>
    <w:rsid w:val="0060793A"/>
    <w:rsid w:val="00651E56"/>
    <w:rsid w:val="00667B11"/>
    <w:rsid w:val="00683D8D"/>
    <w:rsid w:val="00686A7C"/>
    <w:rsid w:val="006E173C"/>
    <w:rsid w:val="00717276"/>
    <w:rsid w:val="007172C3"/>
    <w:rsid w:val="007264FD"/>
    <w:rsid w:val="00737E9B"/>
    <w:rsid w:val="00763401"/>
    <w:rsid w:val="007635D3"/>
    <w:rsid w:val="00765E6E"/>
    <w:rsid w:val="00767EDE"/>
    <w:rsid w:val="0077207C"/>
    <w:rsid w:val="0077375B"/>
    <w:rsid w:val="00781E6D"/>
    <w:rsid w:val="007D1403"/>
    <w:rsid w:val="007D374F"/>
    <w:rsid w:val="007E0080"/>
    <w:rsid w:val="007E5E6E"/>
    <w:rsid w:val="007F0A1D"/>
    <w:rsid w:val="008161BE"/>
    <w:rsid w:val="00816543"/>
    <w:rsid w:val="00817108"/>
    <w:rsid w:val="00842901"/>
    <w:rsid w:val="00850155"/>
    <w:rsid w:val="00850522"/>
    <w:rsid w:val="00861150"/>
    <w:rsid w:val="0086269C"/>
    <w:rsid w:val="00885CB1"/>
    <w:rsid w:val="00887435"/>
    <w:rsid w:val="00887C10"/>
    <w:rsid w:val="008A4C95"/>
    <w:rsid w:val="008B55C6"/>
    <w:rsid w:val="008C11EC"/>
    <w:rsid w:val="008C18E8"/>
    <w:rsid w:val="008E5A9F"/>
    <w:rsid w:val="008F719B"/>
    <w:rsid w:val="00910C5E"/>
    <w:rsid w:val="009224FE"/>
    <w:rsid w:val="00923562"/>
    <w:rsid w:val="0093546E"/>
    <w:rsid w:val="00935854"/>
    <w:rsid w:val="009561BB"/>
    <w:rsid w:val="00964BCA"/>
    <w:rsid w:val="009661DF"/>
    <w:rsid w:val="00971AFF"/>
    <w:rsid w:val="00983DBE"/>
    <w:rsid w:val="00997D30"/>
    <w:rsid w:val="009E4188"/>
    <w:rsid w:val="009E41F6"/>
    <w:rsid w:val="009E5980"/>
    <w:rsid w:val="009F21F9"/>
    <w:rsid w:val="00A022C3"/>
    <w:rsid w:val="00A027A0"/>
    <w:rsid w:val="00A10984"/>
    <w:rsid w:val="00A11138"/>
    <w:rsid w:val="00A20498"/>
    <w:rsid w:val="00A27639"/>
    <w:rsid w:val="00A3501F"/>
    <w:rsid w:val="00A35759"/>
    <w:rsid w:val="00A47B7E"/>
    <w:rsid w:val="00A5085B"/>
    <w:rsid w:val="00A658CE"/>
    <w:rsid w:val="00A92B9F"/>
    <w:rsid w:val="00A937AA"/>
    <w:rsid w:val="00AA3547"/>
    <w:rsid w:val="00AB7543"/>
    <w:rsid w:val="00AC46FB"/>
    <w:rsid w:val="00AD39DD"/>
    <w:rsid w:val="00AD4C2A"/>
    <w:rsid w:val="00AD50C0"/>
    <w:rsid w:val="00AE25AE"/>
    <w:rsid w:val="00AE5F49"/>
    <w:rsid w:val="00AF1350"/>
    <w:rsid w:val="00AF40C6"/>
    <w:rsid w:val="00B14CF5"/>
    <w:rsid w:val="00B23549"/>
    <w:rsid w:val="00B43D4E"/>
    <w:rsid w:val="00B51880"/>
    <w:rsid w:val="00B5551B"/>
    <w:rsid w:val="00B766AB"/>
    <w:rsid w:val="00B82012"/>
    <w:rsid w:val="00B85A04"/>
    <w:rsid w:val="00B86C89"/>
    <w:rsid w:val="00B86F78"/>
    <w:rsid w:val="00B91FD9"/>
    <w:rsid w:val="00B935F6"/>
    <w:rsid w:val="00B9520A"/>
    <w:rsid w:val="00BA6F29"/>
    <w:rsid w:val="00BC6FA5"/>
    <w:rsid w:val="00BD3144"/>
    <w:rsid w:val="00BD440D"/>
    <w:rsid w:val="00BD76E1"/>
    <w:rsid w:val="00BE438E"/>
    <w:rsid w:val="00BF059B"/>
    <w:rsid w:val="00BF23EB"/>
    <w:rsid w:val="00BF52FA"/>
    <w:rsid w:val="00BF59DB"/>
    <w:rsid w:val="00BF5E89"/>
    <w:rsid w:val="00C03077"/>
    <w:rsid w:val="00C04D36"/>
    <w:rsid w:val="00C30C34"/>
    <w:rsid w:val="00C35139"/>
    <w:rsid w:val="00C45855"/>
    <w:rsid w:val="00C5366A"/>
    <w:rsid w:val="00C537B2"/>
    <w:rsid w:val="00C621A8"/>
    <w:rsid w:val="00C7219F"/>
    <w:rsid w:val="00C90F3D"/>
    <w:rsid w:val="00C94FB8"/>
    <w:rsid w:val="00CC2332"/>
    <w:rsid w:val="00CC342F"/>
    <w:rsid w:val="00CC4858"/>
    <w:rsid w:val="00CE2C8A"/>
    <w:rsid w:val="00CE5294"/>
    <w:rsid w:val="00CE54EC"/>
    <w:rsid w:val="00CF4AE3"/>
    <w:rsid w:val="00CF5374"/>
    <w:rsid w:val="00CF76D0"/>
    <w:rsid w:val="00D006A9"/>
    <w:rsid w:val="00D07850"/>
    <w:rsid w:val="00D21F2D"/>
    <w:rsid w:val="00D35813"/>
    <w:rsid w:val="00D37F1B"/>
    <w:rsid w:val="00D45CFA"/>
    <w:rsid w:val="00D561F7"/>
    <w:rsid w:val="00D70F48"/>
    <w:rsid w:val="00D743B5"/>
    <w:rsid w:val="00D810AB"/>
    <w:rsid w:val="00D9637F"/>
    <w:rsid w:val="00D96A7D"/>
    <w:rsid w:val="00DA7A3D"/>
    <w:rsid w:val="00DC465C"/>
    <w:rsid w:val="00DD4312"/>
    <w:rsid w:val="00DE06A4"/>
    <w:rsid w:val="00DE091A"/>
    <w:rsid w:val="00E25507"/>
    <w:rsid w:val="00E44178"/>
    <w:rsid w:val="00E64D9E"/>
    <w:rsid w:val="00E729A7"/>
    <w:rsid w:val="00E77764"/>
    <w:rsid w:val="00E97CE4"/>
    <w:rsid w:val="00EA1395"/>
    <w:rsid w:val="00EA27AF"/>
    <w:rsid w:val="00EA2ABB"/>
    <w:rsid w:val="00EA2E45"/>
    <w:rsid w:val="00EA6D9E"/>
    <w:rsid w:val="00EB2D1C"/>
    <w:rsid w:val="00EB4208"/>
    <w:rsid w:val="00EB7E60"/>
    <w:rsid w:val="00EC0748"/>
    <w:rsid w:val="00EC19BB"/>
    <w:rsid w:val="00EC7551"/>
    <w:rsid w:val="00ED7B49"/>
    <w:rsid w:val="00EF10C3"/>
    <w:rsid w:val="00EF41E5"/>
    <w:rsid w:val="00F17DD7"/>
    <w:rsid w:val="00F200FC"/>
    <w:rsid w:val="00F21F56"/>
    <w:rsid w:val="00F228AB"/>
    <w:rsid w:val="00F24E38"/>
    <w:rsid w:val="00F35A11"/>
    <w:rsid w:val="00F42747"/>
    <w:rsid w:val="00F43F37"/>
    <w:rsid w:val="00F52A9F"/>
    <w:rsid w:val="00F5495D"/>
    <w:rsid w:val="00F61984"/>
    <w:rsid w:val="00F7043C"/>
    <w:rsid w:val="00F9437B"/>
    <w:rsid w:val="00F9775F"/>
    <w:rsid w:val="00FA0B55"/>
    <w:rsid w:val="00FA2BDE"/>
    <w:rsid w:val="00FA489F"/>
    <w:rsid w:val="00FC34FB"/>
    <w:rsid w:val="00FC3D57"/>
    <w:rsid w:val="00FC4101"/>
    <w:rsid w:val="00FD0B92"/>
    <w:rsid w:val="00FE1D9A"/>
    <w:rsid w:val="00FF1683"/>
    <w:rsid w:val="010073E9"/>
    <w:rsid w:val="01015B5E"/>
    <w:rsid w:val="01161381"/>
    <w:rsid w:val="01170C55"/>
    <w:rsid w:val="011B7F4C"/>
    <w:rsid w:val="01205D5C"/>
    <w:rsid w:val="01347A59"/>
    <w:rsid w:val="013E6E1F"/>
    <w:rsid w:val="0141085F"/>
    <w:rsid w:val="01463C70"/>
    <w:rsid w:val="014E4088"/>
    <w:rsid w:val="014E5349"/>
    <w:rsid w:val="015155C3"/>
    <w:rsid w:val="0153043D"/>
    <w:rsid w:val="01567566"/>
    <w:rsid w:val="015E1EFD"/>
    <w:rsid w:val="01642756"/>
    <w:rsid w:val="01652726"/>
    <w:rsid w:val="01712F37"/>
    <w:rsid w:val="01747E56"/>
    <w:rsid w:val="017C4304"/>
    <w:rsid w:val="01802BF8"/>
    <w:rsid w:val="01897E41"/>
    <w:rsid w:val="018A79CF"/>
    <w:rsid w:val="018E7169"/>
    <w:rsid w:val="01981D96"/>
    <w:rsid w:val="01992300"/>
    <w:rsid w:val="019941BC"/>
    <w:rsid w:val="019A6605"/>
    <w:rsid w:val="01AC2E0D"/>
    <w:rsid w:val="01B110AA"/>
    <w:rsid w:val="01B3097E"/>
    <w:rsid w:val="01B841E6"/>
    <w:rsid w:val="01BB2E56"/>
    <w:rsid w:val="01C761D7"/>
    <w:rsid w:val="01C81F50"/>
    <w:rsid w:val="01D37272"/>
    <w:rsid w:val="01E50D53"/>
    <w:rsid w:val="01E62509"/>
    <w:rsid w:val="01EB11E6"/>
    <w:rsid w:val="01F86CD9"/>
    <w:rsid w:val="02002788"/>
    <w:rsid w:val="020B6A0C"/>
    <w:rsid w:val="02105DD0"/>
    <w:rsid w:val="021244B9"/>
    <w:rsid w:val="0216715F"/>
    <w:rsid w:val="021C29C7"/>
    <w:rsid w:val="021D04ED"/>
    <w:rsid w:val="021F7DC1"/>
    <w:rsid w:val="0224362A"/>
    <w:rsid w:val="022573A2"/>
    <w:rsid w:val="02313F99"/>
    <w:rsid w:val="02502671"/>
    <w:rsid w:val="025331D6"/>
    <w:rsid w:val="02571C51"/>
    <w:rsid w:val="02603BB4"/>
    <w:rsid w:val="026161C7"/>
    <w:rsid w:val="02717049"/>
    <w:rsid w:val="02753E85"/>
    <w:rsid w:val="02785D09"/>
    <w:rsid w:val="02786E8A"/>
    <w:rsid w:val="027A5940"/>
    <w:rsid w:val="027F4C16"/>
    <w:rsid w:val="02906F11"/>
    <w:rsid w:val="02A00FF1"/>
    <w:rsid w:val="02A97FD3"/>
    <w:rsid w:val="02BC3862"/>
    <w:rsid w:val="02C0471E"/>
    <w:rsid w:val="02D05560"/>
    <w:rsid w:val="02DB2768"/>
    <w:rsid w:val="02DC5CB3"/>
    <w:rsid w:val="02DD5B9C"/>
    <w:rsid w:val="02E828A9"/>
    <w:rsid w:val="02EF5CDD"/>
    <w:rsid w:val="02F81B46"/>
    <w:rsid w:val="02FF7BF3"/>
    <w:rsid w:val="03031491"/>
    <w:rsid w:val="03217B69"/>
    <w:rsid w:val="032633D2"/>
    <w:rsid w:val="03343D40"/>
    <w:rsid w:val="033A0B8B"/>
    <w:rsid w:val="033C430A"/>
    <w:rsid w:val="033E4DA4"/>
    <w:rsid w:val="03444FBA"/>
    <w:rsid w:val="034877EC"/>
    <w:rsid w:val="03607F42"/>
    <w:rsid w:val="036A1510"/>
    <w:rsid w:val="036B3C1F"/>
    <w:rsid w:val="036D5585"/>
    <w:rsid w:val="036F3FED"/>
    <w:rsid w:val="03733754"/>
    <w:rsid w:val="037405E1"/>
    <w:rsid w:val="037A76CA"/>
    <w:rsid w:val="037E4FBC"/>
    <w:rsid w:val="03850AB6"/>
    <w:rsid w:val="038720C2"/>
    <w:rsid w:val="038A3B08"/>
    <w:rsid w:val="038C592B"/>
    <w:rsid w:val="038C76D9"/>
    <w:rsid w:val="038D3451"/>
    <w:rsid w:val="038F71C9"/>
    <w:rsid w:val="03925CD1"/>
    <w:rsid w:val="039667A9"/>
    <w:rsid w:val="039E011A"/>
    <w:rsid w:val="03A37933"/>
    <w:rsid w:val="03AB567B"/>
    <w:rsid w:val="03B804CE"/>
    <w:rsid w:val="03C640A5"/>
    <w:rsid w:val="03CE5F43"/>
    <w:rsid w:val="03D03E03"/>
    <w:rsid w:val="03D401CB"/>
    <w:rsid w:val="03D454D5"/>
    <w:rsid w:val="03DF418D"/>
    <w:rsid w:val="03EF1DEA"/>
    <w:rsid w:val="03EF5703"/>
    <w:rsid w:val="03F05F1E"/>
    <w:rsid w:val="03F10E17"/>
    <w:rsid w:val="03F139E0"/>
    <w:rsid w:val="04051239"/>
    <w:rsid w:val="040644E9"/>
    <w:rsid w:val="040F61C1"/>
    <w:rsid w:val="04101DB7"/>
    <w:rsid w:val="04155920"/>
    <w:rsid w:val="04184D0C"/>
    <w:rsid w:val="041A051B"/>
    <w:rsid w:val="041A1F5F"/>
    <w:rsid w:val="041D7727"/>
    <w:rsid w:val="041D7B6C"/>
    <w:rsid w:val="04237BF7"/>
    <w:rsid w:val="0433619E"/>
    <w:rsid w:val="0436211C"/>
    <w:rsid w:val="04397DA6"/>
    <w:rsid w:val="043B2EAD"/>
    <w:rsid w:val="043D6C25"/>
    <w:rsid w:val="044007B7"/>
    <w:rsid w:val="04447FB3"/>
    <w:rsid w:val="04602913"/>
    <w:rsid w:val="04650159"/>
    <w:rsid w:val="047D48B1"/>
    <w:rsid w:val="04811B11"/>
    <w:rsid w:val="04814D63"/>
    <w:rsid w:val="048856AE"/>
    <w:rsid w:val="048A5A25"/>
    <w:rsid w:val="048A766C"/>
    <w:rsid w:val="048B5BE2"/>
    <w:rsid w:val="048E4EDE"/>
    <w:rsid w:val="048F7CF9"/>
    <w:rsid w:val="04934A97"/>
    <w:rsid w:val="04962347"/>
    <w:rsid w:val="04A874B9"/>
    <w:rsid w:val="04AE7B23"/>
    <w:rsid w:val="04B52C5F"/>
    <w:rsid w:val="04B54A0D"/>
    <w:rsid w:val="04BC42BC"/>
    <w:rsid w:val="04BF5828"/>
    <w:rsid w:val="04BF763A"/>
    <w:rsid w:val="04C645D0"/>
    <w:rsid w:val="04E60F50"/>
    <w:rsid w:val="04E82D22"/>
    <w:rsid w:val="04EB3546"/>
    <w:rsid w:val="04F120D9"/>
    <w:rsid w:val="04F349A4"/>
    <w:rsid w:val="04F433AE"/>
    <w:rsid w:val="04F70CAE"/>
    <w:rsid w:val="04FF07DE"/>
    <w:rsid w:val="050339CA"/>
    <w:rsid w:val="0509190A"/>
    <w:rsid w:val="050A2EF5"/>
    <w:rsid w:val="050E411D"/>
    <w:rsid w:val="050F6311"/>
    <w:rsid w:val="0519048D"/>
    <w:rsid w:val="051F9E42"/>
    <w:rsid w:val="05212F61"/>
    <w:rsid w:val="05236321"/>
    <w:rsid w:val="052F5AAA"/>
    <w:rsid w:val="05340028"/>
    <w:rsid w:val="05405C47"/>
    <w:rsid w:val="054118AA"/>
    <w:rsid w:val="054378A1"/>
    <w:rsid w:val="05477A04"/>
    <w:rsid w:val="054F4A4B"/>
    <w:rsid w:val="055613C3"/>
    <w:rsid w:val="05575AC4"/>
    <w:rsid w:val="05581B19"/>
    <w:rsid w:val="055A55B4"/>
    <w:rsid w:val="055F2BCB"/>
    <w:rsid w:val="056B1570"/>
    <w:rsid w:val="056E7C80"/>
    <w:rsid w:val="057228FE"/>
    <w:rsid w:val="057D16E8"/>
    <w:rsid w:val="0583021A"/>
    <w:rsid w:val="05832D5D"/>
    <w:rsid w:val="058A5E9A"/>
    <w:rsid w:val="058B264F"/>
    <w:rsid w:val="05A351AD"/>
    <w:rsid w:val="05AA2098"/>
    <w:rsid w:val="05B25CDD"/>
    <w:rsid w:val="05B85040"/>
    <w:rsid w:val="05C438E3"/>
    <w:rsid w:val="05CA2841"/>
    <w:rsid w:val="05CC64B2"/>
    <w:rsid w:val="05D215EF"/>
    <w:rsid w:val="05D55F1F"/>
    <w:rsid w:val="05DC421B"/>
    <w:rsid w:val="05E23D78"/>
    <w:rsid w:val="05E30006"/>
    <w:rsid w:val="05E57574"/>
    <w:rsid w:val="05E732EE"/>
    <w:rsid w:val="05E80ABB"/>
    <w:rsid w:val="05EB1240"/>
    <w:rsid w:val="05EC0902"/>
    <w:rsid w:val="05F477B7"/>
    <w:rsid w:val="05F94DCD"/>
    <w:rsid w:val="06007623"/>
    <w:rsid w:val="06042CC3"/>
    <w:rsid w:val="06055520"/>
    <w:rsid w:val="060774EA"/>
    <w:rsid w:val="060C2D53"/>
    <w:rsid w:val="060F2738"/>
    <w:rsid w:val="0616772D"/>
    <w:rsid w:val="061D286A"/>
    <w:rsid w:val="06423217"/>
    <w:rsid w:val="064504DC"/>
    <w:rsid w:val="06471FDD"/>
    <w:rsid w:val="06472842"/>
    <w:rsid w:val="064737C1"/>
    <w:rsid w:val="0649108C"/>
    <w:rsid w:val="064C631F"/>
    <w:rsid w:val="06531B28"/>
    <w:rsid w:val="06591DF8"/>
    <w:rsid w:val="066F1265"/>
    <w:rsid w:val="067032E2"/>
    <w:rsid w:val="067A7E6D"/>
    <w:rsid w:val="067D725D"/>
    <w:rsid w:val="067F3525"/>
    <w:rsid w:val="068C6DFC"/>
    <w:rsid w:val="069074E0"/>
    <w:rsid w:val="06952D48"/>
    <w:rsid w:val="06A42F8B"/>
    <w:rsid w:val="06AB71F5"/>
    <w:rsid w:val="06B238FA"/>
    <w:rsid w:val="06B24304"/>
    <w:rsid w:val="06D52B18"/>
    <w:rsid w:val="06D67022"/>
    <w:rsid w:val="06DB2F20"/>
    <w:rsid w:val="06EF57A4"/>
    <w:rsid w:val="06F15AA5"/>
    <w:rsid w:val="06F53DF8"/>
    <w:rsid w:val="06FA6082"/>
    <w:rsid w:val="06FC51B4"/>
    <w:rsid w:val="06FE2454"/>
    <w:rsid w:val="07011CC2"/>
    <w:rsid w:val="07024AB1"/>
    <w:rsid w:val="07031F2C"/>
    <w:rsid w:val="07042202"/>
    <w:rsid w:val="07062D9E"/>
    <w:rsid w:val="07106873"/>
    <w:rsid w:val="07130058"/>
    <w:rsid w:val="07131EBF"/>
    <w:rsid w:val="071A4FFB"/>
    <w:rsid w:val="07227327"/>
    <w:rsid w:val="072302BE"/>
    <w:rsid w:val="072307B7"/>
    <w:rsid w:val="07246B23"/>
    <w:rsid w:val="0725213D"/>
    <w:rsid w:val="072A2314"/>
    <w:rsid w:val="072F604B"/>
    <w:rsid w:val="0736BC5F"/>
    <w:rsid w:val="073A0E8E"/>
    <w:rsid w:val="073A4733"/>
    <w:rsid w:val="073B75C1"/>
    <w:rsid w:val="07426EC4"/>
    <w:rsid w:val="074322A7"/>
    <w:rsid w:val="07444EC6"/>
    <w:rsid w:val="07464042"/>
    <w:rsid w:val="074B78AB"/>
    <w:rsid w:val="074D6C75"/>
    <w:rsid w:val="075524D7"/>
    <w:rsid w:val="075C5D77"/>
    <w:rsid w:val="075F1B38"/>
    <w:rsid w:val="07644792"/>
    <w:rsid w:val="0767529B"/>
    <w:rsid w:val="076D15CF"/>
    <w:rsid w:val="07761501"/>
    <w:rsid w:val="07767B5E"/>
    <w:rsid w:val="07770D56"/>
    <w:rsid w:val="077B2318"/>
    <w:rsid w:val="077D7F4A"/>
    <w:rsid w:val="077E1B67"/>
    <w:rsid w:val="077E3F66"/>
    <w:rsid w:val="078132CC"/>
    <w:rsid w:val="078B24C0"/>
    <w:rsid w:val="078E65AC"/>
    <w:rsid w:val="07934AE6"/>
    <w:rsid w:val="079910D5"/>
    <w:rsid w:val="079E5C2C"/>
    <w:rsid w:val="07AD596A"/>
    <w:rsid w:val="07B3334A"/>
    <w:rsid w:val="07B82B29"/>
    <w:rsid w:val="07C022F8"/>
    <w:rsid w:val="07C1191B"/>
    <w:rsid w:val="07C37441"/>
    <w:rsid w:val="07C709BF"/>
    <w:rsid w:val="07C76652"/>
    <w:rsid w:val="07CC56E3"/>
    <w:rsid w:val="07D16002"/>
    <w:rsid w:val="07D23B28"/>
    <w:rsid w:val="07D364E9"/>
    <w:rsid w:val="07D53AF0"/>
    <w:rsid w:val="07DB7DDA"/>
    <w:rsid w:val="07DFB764"/>
    <w:rsid w:val="07ED44BE"/>
    <w:rsid w:val="07ED6BBA"/>
    <w:rsid w:val="07F3148F"/>
    <w:rsid w:val="07F71A79"/>
    <w:rsid w:val="07FF06CF"/>
    <w:rsid w:val="08102B4A"/>
    <w:rsid w:val="081128A2"/>
    <w:rsid w:val="081C4969"/>
    <w:rsid w:val="082D0DDC"/>
    <w:rsid w:val="0834033F"/>
    <w:rsid w:val="08352372"/>
    <w:rsid w:val="08386081"/>
    <w:rsid w:val="083C410F"/>
    <w:rsid w:val="083D3A51"/>
    <w:rsid w:val="083F49A7"/>
    <w:rsid w:val="08451EB2"/>
    <w:rsid w:val="08460D9C"/>
    <w:rsid w:val="08470072"/>
    <w:rsid w:val="084C38DA"/>
    <w:rsid w:val="085140BA"/>
    <w:rsid w:val="085263EF"/>
    <w:rsid w:val="08637AFE"/>
    <w:rsid w:val="087B5AFA"/>
    <w:rsid w:val="08873BB0"/>
    <w:rsid w:val="08892439"/>
    <w:rsid w:val="088A64D5"/>
    <w:rsid w:val="089F49DA"/>
    <w:rsid w:val="08A96637"/>
    <w:rsid w:val="08AA23AF"/>
    <w:rsid w:val="08AC32C5"/>
    <w:rsid w:val="08AC4379"/>
    <w:rsid w:val="08B22F96"/>
    <w:rsid w:val="08B76C9F"/>
    <w:rsid w:val="08BD20E2"/>
    <w:rsid w:val="08C2594B"/>
    <w:rsid w:val="08C622F4"/>
    <w:rsid w:val="08CE42EF"/>
    <w:rsid w:val="08DA08BA"/>
    <w:rsid w:val="08DC4C5E"/>
    <w:rsid w:val="08EE6740"/>
    <w:rsid w:val="08F0375D"/>
    <w:rsid w:val="08F965F7"/>
    <w:rsid w:val="08FE60B1"/>
    <w:rsid w:val="09040FB7"/>
    <w:rsid w:val="09176F95"/>
    <w:rsid w:val="091B60CD"/>
    <w:rsid w:val="091C12AF"/>
    <w:rsid w:val="09271825"/>
    <w:rsid w:val="09284798"/>
    <w:rsid w:val="093323A4"/>
    <w:rsid w:val="093E2CF5"/>
    <w:rsid w:val="093F0D49"/>
    <w:rsid w:val="09432938"/>
    <w:rsid w:val="09502F56"/>
    <w:rsid w:val="095073FA"/>
    <w:rsid w:val="09507869"/>
    <w:rsid w:val="095427DA"/>
    <w:rsid w:val="0954785F"/>
    <w:rsid w:val="095A5E33"/>
    <w:rsid w:val="095E38C5"/>
    <w:rsid w:val="096A70CC"/>
    <w:rsid w:val="096F17C8"/>
    <w:rsid w:val="097053A7"/>
    <w:rsid w:val="09727863"/>
    <w:rsid w:val="097753F8"/>
    <w:rsid w:val="097A111F"/>
    <w:rsid w:val="098F1CD1"/>
    <w:rsid w:val="098F597B"/>
    <w:rsid w:val="09916B3E"/>
    <w:rsid w:val="09994DFF"/>
    <w:rsid w:val="099A07CD"/>
    <w:rsid w:val="09A1206E"/>
    <w:rsid w:val="09A137B2"/>
    <w:rsid w:val="09A911B7"/>
    <w:rsid w:val="09AFDF7B"/>
    <w:rsid w:val="09B656DA"/>
    <w:rsid w:val="09BE4364"/>
    <w:rsid w:val="09C552BB"/>
    <w:rsid w:val="09CA0709"/>
    <w:rsid w:val="09D90D99"/>
    <w:rsid w:val="09EC23D5"/>
    <w:rsid w:val="09ED2E9B"/>
    <w:rsid w:val="09EF7485"/>
    <w:rsid w:val="09F2841B"/>
    <w:rsid w:val="09FD2492"/>
    <w:rsid w:val="0A045CA0"/>
    <w:rsid w:val="0A0A00B0"/>
    <w:rsid w:val="0A0C0AFE"/>
    <w:rsid w:val="0A0D0E47"/>
    <w:rsid w:val="0A15581F"/>
    <w:rsid w:val="0A180D16"/>
    <w:rsid w:val="0A2819C9"/>
    <w:rsid w:val="0A3545FF"/>
    <w:rsid w:val="0A3A3EAC"/>
    <w:rsid w:val="0A454A85"/>
    <w:rsid w:val="0A474F49"/>
    <w:rsid w:val="0A4E088A"/>
    <w:rsid w:val="0A58429C"/>
    <w:rsid w:val="0A5B1BB3"/>
    <w:rsid w:val="0A5B35C9"/>
    <w:rsid w:val="0A6939AD"/>
    <w:rsid w:val="0A6A0048"/>
    <w:rsid w:val="0A6A2811"/>
    <w:rsid w:val="0A6C1872"/>
    <w:rsid w:val="0A717628"/>
    <w:rsid w:val="0A7669ED"/>
    <w:rsid w:val="0A79028B"/>
    <w:rsid w:val="0A7A3184"/>
    <w:rsid w:val="0A7B26AC"/>
    <w:rsid w:val="0A94584F"/>
    <w:rsid w:val="0A9B46E1"/>
    <w:rsid w:val="0AA55524"/>
    <w:rsid w:val="0AAC0660"/>
    <w:rsid w:val="0AB13EC9"/>
    <w:rsid w:val="0AC44F5F"/>
    <w:rsid w:val="0AC5231D"/>
    <w:rsid w:val="0AC90C66"/>
    <w:rsid w:val="0AC92FC0"/>
    <w:rsid w:val="0ADD3CCF"/>
    <w:rsid w:val="0AE61DC4"/>
    <w:rsid w:val="0AE67E1C"/>
    <w:rsid w:val="0AEB18EB"/>
    <w:rsid w:val="0AED107E"/>
    <w:rsid w:val="0AED3D99"/>
    <w:rsid w:val="0AEF054D"/>
    <w:rsid w:val="0AEF9FA5"/>
    <w:rsid w:val="0AF00BE1"/>
    <w:rsid w:val="0AF1403E"/>
    <w:rsid w:val="0B09160F"/>
    <w:rsid w:val="0B251D99"/>
    <w:rsid w:val="0B2911B4"/>
    <w:rsid w:val="0B2B5A29"/>
    <w:rsid w:val="0B330D82"/>
    <w:rsid w:val="0B407F54"/>
    <w:rsid w:val="0B470851"/>
    <w:rsid w:val="0B4E5BBB"/>
    <w:rsid w:val="0B501CD6"/>
    <w:rsid w:val="0B505490"/>
    <w:rsid w:val="0B540E39"/>
    <w:rsid w:val="0B56417F"/>
    <w:rsid w:val="0B574A70"/>
    <w:rsid w:val="0B5C5BE2"/>
    <w:rsid w:val="0B6A3512"/>
    <w:rsid w:val="0B705C68"/>
    <w:rsid w:val="0B73117E"/>
    <w:rsid w:val="0B76730B"/>
    <w:rsid w:val="0B8503AF"/>
    <w:rsid w:val="0B8C3FEE"/>
    <w:rsid w:val="0B8E420A"/>
    <w:rsid w:val="0B8E5FB8"/>
    <w:rsid w:val="0B935CB6"/>
    <w:rsid w:val="0B941820"/>
    <w:rsid w:val="0B942479"/>
    <w:rsid w:val="0B9C3825"/>
    <w:rsid w:val="0B9E36CA"/>
    <w:rsid w:val="0B9F78F8"/>
    <w:rsid w:val="0BA24924"/>
    <w:rsid w:val="0BA564C0"/>
    <w:rsid w:val="0BA65618"/>
    <w:rsid w:val="0BAF533C"/>
    <w:rsid w:val="0BB24230"/>
    <w:rsid w:val="0BB37342"/>
    <w:rsid w:val="0BB53545"/>
    <w:rsid w:val="0BB92B92"/>
    <w:rsid w:val="0BC11EE9"/>
    <w:rsid w:val="0BC23F01"/>
    <w:rsid w:val="0BCC0AE8"/>
    <w:rsid w:val="0BCD6AE0"/>
    <w:rsid w:val="0BD45EF5"/>
    <w:rsid w:val="0BD7170D"/>
    <w:rsid w:val="0BDC4F75"/>
    <w:rsid w:val="0BE46B89"/>
    <w:rsid w:val="0BEF27AA"/>
    <w:rsid w:val="0C012C2E"/>
    <w:rsid w:val="0C014219"/>
    <w:rsid w:val="0C040028"/>
    <w:rsid w:val="0C051ADA"/>
    <w:rsid w:val="0C063DA0"/>
    <w:rsid w:val="0C0753B5"/>
    <w:rsid w:val="0C0A7891"/>
    <w:rsid w:val="0C1558F4"/>
    <w:rsid w:val="0C173DC0"/>
    <w:rsid w:val="0C2A7251"/>
    <w:rsid w:val="0C3253C7"/>
    <w:rsid w:val="0C34090D"/>
    <w:rsid w:val="0C3B6F8D"/>
    <w:rsid w:val="0C437D3D"/>
    <w:rsid w:val="0C440B6E"/>
    <w:rsid w:val="0C453227"/>
    <w:rsid w:val="0C463BD6"/>
    <w:rsid w:val="0C467ED1"/>
    <w:rsid w:val="0C4843B9"/>
    <w:rsid w:val="0C4C20FB"/>
    <w:rsid w:val="0C4D5E73"/>
    <w:rsid w:val="0C526FE5"/>
    <w:rsid w:val="0C530905"/>
    <w:rsid w:val="0C560AFC"/>
    <w:rsid w:val="0C56445F"/>
    <w:rsid w:val="0C5E519C"/>
    <w:rsid w:val="0C733BB0"/>
    <w:rsid w:val="0C7565CC"/>
    <w:rsid w:val="0C764D8B"/>
    <w:rsid w:val="0C797D50"/>
    <w:rsid w:val="0C8B17DE"/>
    <w:rsid w:val="0C913DEE"/>
    <w:rsid w:val="0C917B0E"/>
    <w:rsid w:val="0C9F66CF"/>
    <w:rsid w:val="0CB93759"/>
    <w:rsid w:val="0CC343F1"/>
    <w:rsid w:val="0CD123FD"/>
    <w:rsid w:val="0CD2303E"/>
    <w:rsid w:val="0CE265BB"/>
    <w:rsid w:val="0CE73BD2"/>
    <w:rsid w:val="0CF1115E"/>
    <w:rsid w:val="0CFE6E99"/>
    <w:rsid w:val="0D007904"/>
    <w:rsid w:val="0D0753D1"/>
    <w:rsid w:val="0D085F3C"/>
    <w:rsid w:val="0D133B6A"/>
    <w:rsid w:val="0D161D8A"/>
    <w:rsid w:val="0D164883"/>
    <w:rsid w:val="0D256C01"/>
    <w:rsid w:val="0D292FA3"/>
    <w:rsid w:val="0D2A3ABE"/>
    <w:rsid w:val="0D3F2589"/>
    <w:rsid w:val="0D4B6B6E"/>
    <w:rsid w:val="0D504634"/>
    <w:rsid w:val="0D531267"/>
    <w:rsid w:val="0D58392E"/>
    <w:rsid w:val="0D6813B0"/>
    <w:rsid w:val="0D6C2E5E"/>
    <w:rsid w:val="0D6D123B"/>
    <w:rsid w:val="0D7124E4"/>
    <w:rsid w:val="0D755681"/>
    <w:rsid w:val="0D782A7C"/>
    <w:rsid w:val="0D7B2DD8"/>
    <w:rsid w:val="0D7E29E9"/>
    <w:rsid w:val="0D7F66C1"/>
    <w:rsid w:val="0D814026"/>
    <w:rsid w:val="0D8E0698"/>
    <w:rsid w:val="0D903407"/>
    <w:rsid w:val="0D9553DC"/>
    <w:rsid w:val="0D9B5E18"/>
    <w:rsid w:val="0D9DF329"/>
    <w:rsid w:val="0D9E2E2F"/>
    <w:rsid w:val="0DA73361"/>
    <w:rsid w:val="0DB066B9"/>
    <w:rsid w:val="0DB8738F"/>
    <w:rsid w:val="0DBA12E6"/>
    <w:rsid w:val="0DBD2F23"/>
    <w:rsid w:val="0DC1118A"/>
    <w:rsid w:val="0DC12892"/>
    <w:rsid w:val="0DC239CB"/>
    <w:rsid w:val="0DC45E43"/>
    <w:rsid w:val="0DD203DE"/>
    <w:rsid w:val="0DD33A21"/>
    <w:rsid w:val="0DD979BE"/>
    <w:rsid w:val="0DE325EB"/>
    <w:rsid w:val="0DE6032D"/>
    <w:rsid w:val="0DF50570"/>
    <w:rsid w:val="0DF8603F"/>
    <w:rsid w:val="0DFA02FC"/>
    <w:rsid w:val="0DFD487D"/>
    <w:rsid w:val="0E030754"/>
    <w:rsid w:val="0E0F52C5"/>
    <w:rsid w:val="0E287E81"/>
    <w:rsid w:val="0E2B3F92"/>
    <w:rsid w:val="0E3F0DAA"/>
    <w:rsid w:val="0E511C4A"/>
    <w:rsid w:val="0E5139F9"/>
    <w:rsid w:val="0E57377F"/>
    <w:rsid w:val="0E574F58"/>
    <w:rsid w:val="0E5F3B43"/>
    <w:rsid w:val="0E6772DC"/>
    <w:rsid w:val="0E7862A5"/>
    <w:rsid w:val="0E794CFD"/>
    <w:rsid w:val="0E7C5BBA"/>
    <w:rsid w:val="0E8518F4"/>
    <w:rsid w:val="0EB2602B"/>
    <w:rsid w:val="0EB2767E"/>
    <w:rsid w:val="0EB74AE1"/>
    <w:rsid w:val="0EB7AA10"/>
    <w:rsid w:val="0EB863CE"/>
    <w:rsid w:val="0EBA15E6"/>
    <w:rsid w:val="0EBB3568"/>
    <w:rsid w:val="0EC77F34"/>
    <w:rsid w:val="0EC8358F"/>
    <w:rsid w:val="0ECD582E"/>
    <w:rsid w:val="0ECE0AF3"/>
    <w:rsid w:val="0ECF0DC1"/>
    <w:rsid w:val="0ED168E7"/>
    <w:rsid w:val="0ED35683"/>
    <w:rsid w:val="0ED865FD"/>
    <w:rsid w:val="0ED923ED"/>
    <w:rsid w:val="0EEF78E5"/>
    <w:rsid w:val="0EF32D02"/>
    <w:rsid w:val="0EF85937"/>
    <w:rsid w:val="0EFC5E49"/>
    <w:rsid w:val="0EFD7D73"/>
    <w:rsid w:val="0EFE306C"/>
    <w:rsid w:val="0F026AA1"/>
    <w:rsid w:val="0F052A35"/>
    <w:rsid w:val="0F0F53C2"/>
    <w:rsid w:val="0F291536"/>
    <w:rsid w:val="0F2A5FF8"/>
    <w:rsid w:val="0F2B0886"/>
    <w:rsid w:val="0F2B6FD9"/>
    <w:rsid w:val="0F3375A2"/>
    <w:rsid w:val="0F385BA3"/>
    <w:rsid w:val="0F3D03EC"/>
    <w:rsid w:val="0F42FF64"/>
    <w:rsid w:val="0F4D1F44"/>
    <w:rsid w:val="0F4E6DB3"/>
    <w:rsid w:val="0F5372FC"/>
    <w:rsid w:val="0F5D447B"/>
    <w:rsid w:val="0F672951"/>
    <w:rsid w:val="0F6B6D3C"/>
    <w:rsid w:val="0F6C4862"/>
    <w:rsid w:val="0F705359"/>
    <w:rsid w:val="0F731801"/>
    <w:rsid w:val="0F8D0B11"/>
    <w:rsid w:val="0F8D6756"/>
    <w:rsid w:val="0F915C8D"/>
    <w:rsid w:val="0F917F09"/>
    <w:rsid w:val="0F9815A7"/>
    <w:rsid w:val="0F9F6E61"/>
    <w:rsid w:val="0F9FEC04"/>
    <w:rsid w:val="0FA22032"/>
    <w:rsid w:val="0FB32491"/>
    <w:rsid w:val="0FB33AEF"/>
    <w:rsid w:val="0FB95776"/>
    <w:rsid w:val="0FC51BF1"/>
    <w:rsid w:val="0FC5D72A"/>
    <w:rsid w:val="0FC9E0DA"/>
    <w:rsid w:val="0FD04DF1"/>
    <w:rsid w:val="0FD07339"/>
    <w:rsid w:val="0FD35650"/>
    <w:rsid w:val="0FD52583"/>
    <w:rsid w:val="0FD84745"/>
    <w:rsid w:val="0FDF5034"/>
    <w:rsid w:val="0FDFD0A1"/>
    <w:rsid w:val="0FE765B4"/>
    <w:rsid w:val="0FEEE00F"/>
    <w:rsid w:val="0FF423D1"/>
    <w:rsid w:val="0FF543DF"/>
    <w:rsid w:val="0FF85943"/>
    <w:rsid w:val="0FF9C466"/>
    <w:rsid w:val="0FFB2085"/>
    <w:rsid w:val="0FFB5A05"/>
    <w:rsid w:val="0FFB9F82"/>
    <w:rsid w:val="0FFBE08C"/>
    <w:rsid w:val="0FFC093F"/>
    <w:rsid w:val="0FFD653F"/>
    <w:rsid w:val="0FFE1169"/>
    <w:rsid w:val="0FFE93FA"/>
    <w:rsid w:val="0FFF45E6"/>
    <w:rsid w:val="0FFF84DA"/>
    <w:rsid w:val="0FFFB0C0"/>
    <w:rsid w:val="10014FAA"/>
    <w:rsid w:val="10101691"/>
    <w:rsid w:val="101464A7"/>
    <w:rsid w:val="101C1267"/>
    <w:rsid w:val="102E6A16"/>
    <w:rsid w:val="1035519A"/>
    <w:rsid w:val="10364FD2"/>
    <w:rsid w:val="10376C1E"/>
    <w:rsid w:val="103919DF"/>
    <w:rsid w:val="10392996"/>
    <w:rsid w:val="103A04BC"/>
    <w:rsid w:val="10401F77"/>
    <w:rsid w:val="104B091B"/>
    <w:rsid w:val="104B4477"/>
    <w:rsid w:val="104C57CD"/>
    <w:rsid w:val="104E6B06"/>
    <w:rsid w:val="10520D03"/>
    <w:rsid w:val="10593038"/>
    <w:rsid w:val="105C6685"/>
    <w:rsid w:val="10602B4E"/>
    <w:rsid w:val="10613C9B"/>
    <w:rsid w:val="106A0DA2"/>
    <w:rsid w:val="106E4B7E"/>
    <w:rsid w:val="106F213F"/>
    <w:rsid w:val="109220A6"/>
    <w:rsid w:val="1096176D"/>
    <w:rsid w:val="10962649"/>
    <w:rsid w:val="109E0A4B"/>
    <w:rsid w:val="109F7528"/>
    <w:rsid w:val="10A32505"/>
    <w:rsid w:val="10AB3168"/>
    <w:rsid w:val="10AC1DFC"/>
    <w:rsid w:val="10AF2C58"/>
    <w:rsid w:val="10B244F7"/>
    <w:rsid w:val="10B92DB2"/>
    <w:rsid w:val="10BF0AC1"/>
    <w:rsid w:val="10C35BFC"/>
    <w:rsid w:val="10D0497D"/>
    <w:rsid w:val="10DC36E5"/>
    <w:rsid w:val="10DE4159"/>
    <w:rsid w:val="10E33C30"/>
    <w:rsid w:val="10E42FAD"/>
    <w:rsid w:val="10F77E9A"/>
    <w:rsid w:val="10FD17F7"/>
    <w:rsid w:val="11034D52"/>
    <w:rsid w:val="11241AA9"/>
    <w:rsid w:val="112700C0"/>
    <w:rsid w:val="11274EE5"/>
    <w:rsid w:val="112C6057"/>
    <w:rsid w:val="11312DA5"/>
    <w:rsid w:val="113770C6"/>
    <w:rsid w:val="113E12EE"/>
    <w:rsid w:val="113F1697"/>
    <w:rsid w:val="113F4015"/>
    <w:rsid w:val="114415F3"/>
    <w:rsid w:val="11477282"/>
    <w:rsid w:val="114A0BD3"/>
    <w:rsid w:val="11585FBF"/>
    <w:rsid w:val="115D0906"/>
    <w:rsid w:val="11687925"/>
    <w:rsid w:val="11731ED8"/>
    <w:rsid w:val="11762382"/>
    <w:rsid w:val="117874EE"/>
    <w:rsid w:val="117B1425"/>
    <w:rsid w:val="11825E91"/>
    <w:rsid w:val="118440E5"/>
    <w:rsid w:val="119027DB"/>
    <w:rsid w:val="119A3908"/>
    <w:rsid w:val="119B1D62"/>
    <w:rsid w:val="11B10C8D"/>
    <w:rsid w:val="11B81FE1"/>
    <w:rsid w:val="11BA35D3"/>
    <w:rsid w:val="11CE35B2"/>
    <w:rsid w:val="11D0732A"/>
    <w:rsid w:val="11D708DB"/>
    <w:rsid w:val="11DF6829"/>
    <w:rsid w:val="11EA4112"/>
    <w:rsid w:val="11EC7CCD"/>
    <w:rsid w:val="11F11997"/>
    <w:rsid w:val="11F76814"/>
    <w:rsid w:val="11FF9E3E"/>
    <w:rsid w:val="12026198"/>
    <w:rsid w:val="120E1C01"/>
    <w:rsid w:val="1218507C"/>
    <w:rsid w:val="122338FE"/>
    <w:rsid w:val="1234018E"/>
    <w:rsid w:val="12452898"/>
    <w:rsid w:val="124B69B1"/>
    <w:rsid w:val="124F5E1C"/>
    <w:rsid w:val="12562749"/>
    <w:rsid w:val="125961DD"/>
    <w:rsid w:val="125C0BBE"/>
    <w:rsid w:val="126B26FB"/>
    <w:rsid w:val="126D4B79"/>
    <w:rsid w:val="12796F1F"/>
    <w:rsid w:val="127F373F"/>
    <w:rsid w:val="12880BE8"/>
    <w:rsid w:val="128911EC"/>
    <w:rsid w:val="128E689D"/>
    <w:rsid w:val="12902AF8"/>
    <w:rsid w:val="129A3494"/>
    <w:rsid w:val="129A6DBB"/>
    <w:rsid w:val="12A0267D"/>
    <w:rsid w:val="12A12A75"/>
    <w:rsid w:val="12B51E71"/>
    <w:rsid w:val="12BC78AF"/>
    <w:rsid w:val="12BE53D5"/>
    <w:rsid w:val="12CA4769"/>
    <w:rsid w:val="12CC5D44"/>
    <w:rsid w:val="12CE2581"/>
    <w:rsid w:val="12D06EB6"/>
    <w:rsid w:val="12D17ABF"/>
    <w:rsid w:val="12E30515"/>
    <w:rsid w:val="12EB50F8"/>
    <w:rsid w:val="12F47048"/>
    <w:rsid w:val="12FD6838"/>
    <w:rsid w:val="131119A8"/>
    <w:rsid w:val="13192F98"/>
    <w:rsid w:val="131D5C7D"/>
    <w:rsid w:val="13217712"/>
    <w:rsid w:val="13290E76"/>
    <w:rsid w:val="132C043A"/>
    <w:rsid w:val="132D1C36"/>
    <w:rsid w:val="13433097"/>
    <w:rsid w:val="134753CA"/>
    <w:rsid w:val="134F24D1"/>
    <w:rsid w:val="13507A9C"/>
    <w:rsid w:val="13559E3E"/>
    <w:rsid w:val="135D72FF"/>
    <w:rsid w:val="135E5315"/>
    <w:rsid w:val="13653AA2"/>
    <w:rsid w:val="136D157D"/>
    <w:rsid w:val="136F13DE"/>
    <w:rsid w:val="137E6912"/>
    <w:rsid w:val="138D4392"/>
    <w:rsid w:val="13B73651"/>
    <w:rsid w:val="13C46A1B"/>
    <w:rsid w:val="13C702B9"/>
    <w:rsid w:val="13C76145"/>
    <w:rsid w:val="13CC3B21"/>
    <w:rsid w:val="13CC58CF"/>
    <w:rsid w:val="13CC7841"/>
    <w:rsid w:val="13D53F8C"/>
    <w:rsid w:val="13D75AC4"/>
    <w:rsid w:val="13D76995"/>
    <w:rsid w:val="13D7A9E5"/>
    <w:rsid w:val="13E45AAD"/>
    <w:rsid w:val="13EA5A86"/>
    <w:rsid w:val="13EC47F1"/>
    <w:rsid w:val="13F689E1"/>
    <w:rsid w:val="13F92F16"/>
    <w:rsid w:val="13F96B6D"/>
    <w:rsid w:val="13FD0C4E"/>
    <w:rsid w:val="13FF3A14"/>
    <w:rsid w:val="14011A1D"/>
    <w:rsid w:val="14061A35"/>
    <w:rsid w:val="140F16A4"/>
    <w:rsid w:val="14170592"/>
    <w:rsid w:val="142179C9"/>
    <w:rsid w:val="14257AC5"/>
    <w:rsid w:val="14264FE0"/>
    <w:rsid w:val="142F71C0"/>
    <w:rsid w:val="14351626"/>
    <w:rsid w:val="14461872"/>
    <w:rsid w:val="144638D4"/>
    <w:rsid w:val="14503670"/>
    <w:rsid w:val="1450551C"/>
    <w:rsid w:val="14601058"/>
    <w:rsid w:val="1461426A"/>
    <w:rsid w:val="14644D13"/>
    <w:rsid w:val="14696839"/>
    <w:rsid w:val="146F2F85"/>
    <w:rsid w:val="147B708C"/>
    <w:rsid w:val="147E4E1C"/>
    <w:rsid w:val="1487769E"/>
    <w:rsid w:val="148A7C64"/>
    <w:rsid w:val="14900FF3"/>
    <w:rsid w:val="149667EE"/>
    <w:rsid w:val="14966EE6"/>
    <w:rsid w:val="149B3054"/>
    <w:rsid w:val="14A01EC6"/>
    <w:rsid w:val="14A575BA"/>
    <w:rsid w:val="14BD55AE"/>
    <w:rsid w:val="14DB44DB"/>
    <w:rsid w:val="14DF7B55"/>
    <w:rsid w:val="14E1232E"/>
    <w:rsid w:val="14E135FC"/>
    <w:rsid w:val="14E60C13"/>
    <w:rsid w:val="14EB1960"/>
    <w:rsid w:val="14F403C4"/>
    <w:rsid w:val="14F50F67"/>
    <w:rsid w:val="14F8099B"/>
    <w:rsid w:val="14FD76E5"/>
    <w:rsid w:val="14FE214A"/>
    <w:rsid w:val="15035321"/>
    <w:rsid w:val="150A4A50"/>
    <w:rsid w:val="150B518F"/>
    <w:rsid w:val="151213C0"/>
    <w:rsid w:val="151612A0"/>
    <w:rsid w:val="15190A3D"/>
    <w:rsid w:val="151A40A9"/>
    <w:rsid w:val="15233C15"/>
    <w:rsid w:val="1527796B"/>
    <w:rsid w:val="153F2706"/>
    <w:rsid w:val="153F7CF8"/>
    <w:rsid w:val="154F78BE"/>
    <w:rsid w:val="156F567A"/>
    <w:rsid w:val="15725053"/>
    <w:rsid w:val="157B3EF3"/>
    <w:rsid w:val="158C5316"/>
    <w:rsid w:val="159438C8"/>
    <w:rsid w:val="15991BC6"/>
    <w:rsid w:val="15A05265"/>
    <w:rsid w:val="15A05CB5"/>
    <w:rsid w:val="15A317D4"/>
    <w:rsid w:val="15A3563A"/>
    <w:rsid w:val="15A41965"/>
    <w:rsid w:val="15A91713"/>
    <w:rsid w:val="15A9236C"/>
    <w:rsid w:val="15A93381"/>
    <w:rsid w:val="15AD5965"/>
    <w:rsid w:val="15B61B95"/>
    <w:rsid w:val="15B90314"/>
    <w:rsid w:val="15C36F7A"/>
    <w:rsid w:val="15C947BC"/>
    <w:rsid w:val="15CA4D97"/>
    <w:rsid w:val="15DF77DA"/>
    <w:rsid w:val="15E1607E"/>
    <w:rsid w:val="15E213DA"/>
    <w:rsid w:val="15E275F7"/>
    <w:rsid w:val="15EAA6C2"/>
    <w:rsid w:val="15F13764"/>
    <w:rsid w:val="15F7240A"/>
    <w:rsid w:val="15FE2609"/>
    <w:rsid w:val="16022814"/>
    <w:rsid w:val="16047210"/>
    <w:rsid w:val="16065361"/>
    <w:rsid w:val="16111CBF"/>
    <w:rsid w:val="1618304E"/>
    <w:rsid w:val="161D4345"/>
    <w:rsid w:val="162B0853"/>
    <w:rsid w:val="162C39BB"/>
    <w:rsid w:val="162E0AC3"/>
    <w:rsid w:val="162E4177"/>
    <w:rsid w:val="1632644A"/>
    <w:rsid w:val="163653BC"/>
    <w:rsid w:val="163F2F38"/>
    <w:rsid w:val="1648653C"/>
    <w:rsid w:val="164D0F49"/>
    <w:rsid w:val="16502C55"/>
    <w:rsid w:val="165247B2"/>
    <w:rsid w:val="165738F2"/>
    <w:rsid w:val="16585B40"/>
    <w:rsid w:val="165EF8EF"/>
    <w:rsid w:val="1661039A"/>
    <w:rsid w:val="16610551"/>
    <w:rsid w:val="16691AFB"/>
    <w:rsid w:val="166B608E"/>
    <w:rsid w:val="16795390"/>
    <w:rsid w:val="167A1613"/>
    <w:rsid w:val="16814FF3"/>
    <w:rsid w:val="16872E8C"/>
    <w:rsid w:val="168D25F7"/>
    <w:rsid w:val="16925445"/>
    <w:rsid w:val="169833CB"/>
    <w:rsid w:val="169E740B"/>
    <w:rsid w:val="16A13043"/>
    <w:rsid w:val="16A91EF8"/>
    <w:rsid w:val="16AA639C"/>
    <w:rsid w:val="16BC2FBC"/>
    <w:rsid w:val="16BF9672"/>
    <w:rsid w:val="16CB6D8E"/>
    <w:rsid w:val="16D3103C"/>
    <w:rsid w:val="16D51F41"/>
    <w:rsid w:val="16D76A65"/>
    <w:rsid w:val="16DA0094"/>
    <w:rsid w:val="16DB2158"/>
    <w:rsid w:val="16E318AE"/>
    <w:rsid w:val="16F1492D"/>
    <w:rsid w:val="16F513EF"/>
    <w:rsid w:val="16F6CE41"/>
    <w:rsid w:val="17036CB8"/>
    <w:rsid w:val="17070757"/>
    <w:rsid w:val="170C1AE4"/>
    <w:rsid w:val="170D11CC"/>
    <w:rsid w:val="170E4685"/>
    <w:rsid w:val="17147CB9"/>
    <w:rsid w:val="171750B3"/>
    <w:rsid w:val="171F2696"/>
    <w:rsid w:val="17215D19"/>
    <w:rsid w:val="1723320B"/>
    <w:rsid w:val="17263548"/>
    <w:rsid w:val="1728539B"/>
    <w:rsid w:val="172A4CF6"/>
    <w:rsid w:val="172D2845"/>
    <w:rsid w:val="173259EC"/>
    <w:rsid w:val="17464176"/>
    <w:rsid w:val="174B0D9F"/>
    <w:rsid w:val="174B19B8"/>
    <w:rsid w:val="17556281"/>
    <w:rsid w:val="17573B61"/>
    <w:rsid w:val="176443F5"/>
    <w:rsid w:val="176C17D0"/>
    <w:rsid w:val="176D1177"/>
    <w:rsid w:val="176E561B"/>
    <w:rsid w:val="177F293C"/>
    <w:rsid w:val="177F76C0"/>
    <w:rsid w:val="177FA5F3"/>
    <w:rsid w:val="179B3F36"/>
    <w:rsid w:val="17AC1CA0"/>
    <w:rsid w:val="17B62A3B"/>
    <w:rsid w:val="17B635A4"/>
    <w:rsid w:val="17BD1234"/>
    <w:rsid w:val="17BE19D3"/>
    <w:rsid w:val="17C76AD9"/>
    <w:rsid w:val="17DBC8D1"/>
    <w:rsid w:val="17DD6E2C"/>
    <w:rsid w:val="17DE651C"/>
    <w:rsid w:val="17DF5147"/>
    <w:rsid w:val="17E30BAF"/>
    <w:rsid w:val="17E458DD"/>
    <w:rsid w:val="17E8EF3B"/>
    <w:rsid w:val="17EC3D76"/>
    <w:rsid w:val="17F35B20"/>
    <w:rsid w:val="17F5DF29"/>
    <w:rsid w:val="17F84605"/>
    <w:rsid w:val="17FA824F"/>
    <w:rsid w:val="17FEC0F1"/>
    <w:rsid w:val="17FECA30"/>
    <w:rsid w:val="17FF3CCE"/>
    <w:rsid w:val="18064B2E"/>
    <w:rsid w:val="180B1496"/>
    <w:rsid w:val="180C3847"/>
    <w:rsid w:val="18137F71"/>
    <w:rsid w:val="181630EA"/>
    <w:rsid w:val="18236611"/>
    <w:rsid w:val="182840FE"/>
    <w:rsid w:val="182B2705"/>
    <w:rsid w:val="183775BA"/>
    <w:rsid w:val="183C240D"/>
    <w:rsid w:val="18532A8C"/>
    <w:rsid w:val="18560AC9"/>
    <w:rsid w:val="18583BD5"/>
    <w:rsid w:val="18694035"/>
    <w:rsid w:val="18722EE9"/>
    <w:rsid w:val="187F77BF"/>
    <w:rsid w:val="1881312C"/>
    <w:rsid w:val="18936E6A"/>
    <w:rsid w:val="18A4216F"/>
    <w:rsid w:val="18A474FD"/>
    <w:rsid w:val="18B6485F"/>
    <w:rsid w:val="18C272A1"/>
    <w:rsid w:val="18C33745"/>
    <w:rsid w:val="18C63B73"/>
    <w:rsid w:val="18E84F59"/>
    <w:rsid w:val="18F2197B"/>
    <w:rsid w:val="18F916EA"/>
    <w:rsid w:val="18FB0E90"/>
    <w:rsid w:val="18FF36EC"/>
    <w:rsid w:val="19035D5A"/>
    <w:rsid w:val="1908655F"/>
    <w:rsid w:val="190B6E9A"/>
    <w:rsid w:val="190C1415"/>
    <w:rsid w:val="190E24E6"/>
    <w:rsid w:val="191D5610"/>
    <w:rsid w:val="191E6BCD"/>
    <w:rsid w:val="192959AF"/>
    <w:rsid w:val="193957B5"/>
    <w:rsid w:val="193C7053"/>
    <w:rsid w:val="193E0B05"/>
    <w:rsid w:val="1942602D"/>
    <w:rsid w:val="19435421"/>
    <w:rsid w:val="194D1260"/>
    <w:rsid w:val="195C14A3"/>
    <w:rsid w:val="195C5DF6"/>
    <w:rsid w:val="19631CB7"/>
    <w:rsid w:val="19706118"/>
    <w:rsid w:val="19744A3F"/>
    <w:rsid w:val="197D4330"/>
    <w:rsid w:val="199A4A77"/>
    <w:rsid w:val="199B6470"/>
    <w:rsid w:val="19AC242B"/>
    <w:rsid w:val="19B6671E"/>
    <w:rsid w:val="19B854D3"/>
    <w:rsid w:val="19B915C3"/>
    <w:rsid w:val="19BA4605"/>
    <w:rsid w:val="19C0022C"/>
    <w:rsid w:val="19C220EE"/>
    <w:rsid w:val="19C71B4A"/>
    <w:rsid w:val="19CB211F"/>
    <w:rsid w:val="19D64119"/>
    <w:rsid w:val="19E33973"/>
    <w:rsid w:val="19E90135"/>
    <w:rsid w:val="19E90A8E"/>
    <w:rsid w:val="19EA2F53"/>
    <w:rsid w:val="19EC7C28"/>
    <w:rsid w:val="19F20775"/>
    <w:rsid w:val="19F25277"/>
    <w:rsid w:val="19F450C8"/>
    <w:rsid w:val="19FA6567"/>
    <w:rsid w:val="1A041C53"/>
    <w:rsid w:val="1A080271"/>
    <w:rsid w:val="1A141D7E"/>
    <w:rsid w:val="1A24165B"/>
    <w:rsid w:val="1A2B593E"/>
    <w:rsid w:val="1A33220D"/>
    <w:rsid w:val="1A383CBF"/>
    <w:rsid w:val="1A3D3083"/>
    <w:rsid w:val="1A451613"/>
    <w:rsid w:val="1A4F2EBC"/>
    <w:rsid w:val="1A536C1B"/>
    <w:rsid w:val="1A5B0763"/>
    <w:rsid w:val="1A6227C5"/>
    <w:rsid w:val="1A66082C"/>
    <w:rsid w:val="1A6A4C5B"/>
    <w:rsid w:val="1A6EC9D6"/>
    <w:rsid w:val="1A7D2861"/>
    <w:rsid w:val="1A7D383F"/>
    <w:rsid w:val="1A8D79B5"/>
    <w:rsid w:val="1A943933"/>
    <w:rsid w:val="1A952EBF"/>
    <w:rsid w:val="1AA24D9F"/>
    <w:rsid w:val="1AAA5CD7"/>
    <w:rsid w:val="1AB27C85"/>
    <w:rsid w:val="1ABC1257"/>
    <w:rsid w:val="1AC71042"/>
    <w:rsid w:val="1AD10211"/>
    <w:rsid w:val="1ADD35D2"/>
    <w:rsid w:val="1ADD4E90"/>
    <w:rsid w:val="1AED6432"/>
    <w:rsid w:val="1AEF5A83"/>
    <w:rsid w:val="1AF35FC0"/>
    <w:rsid w:val="1AF40A84"/>
    <w:rsid w:val="1AF610A6"/>
    <w:rsid w:val="1AF91E57"/>
    <w:rsid w:val="1AFA6510"/>
    <w:rsid w:val="1AFD0A64"/>
    <w:rsid w:val="1B1069E9"/>
    <w:rsid w:val="1B157ABC"/>
    <w:rsid w:val="1B1A2291"/>
    <w:rsid w:val="1B1D2ECC"/>
    <w:rsid w:val="1B2D759B"/>
    <w:rsid w:val="1B372675"/>
    <w:rsid w:val="1B3F75E1"/>
    <w:rsid w:val="1B4213D3"/>
    <w:rsid w:val="1B4A29CD"/>
    <w:rsid w:val="1B5468D6"/>
    <w:rsid w:val="1B5628C3"/>
    <w:rsid w:val="1B604DF7"/>
    <w:rsid w:val="1B656E92"/>
    <w:rsid w:val="1B662AAD"/>
    <w:rsid w:val="1B752E8E"/>
    <w:rsid w:val="1B761FCE"/>
    <w:rsid w:val="1B7702B2"/>
    <w:rsid w:val="1B7A20B5"/>
    <w:rsid w:val="1B7B7F02"/>
    <w:rsid w:val="1B7C3DD2"/>
    <w:rsid w:val="1B7C65B2"/>
    <w:rsid w:val="1B7D6C5B"/>
    <w:rsid w:val="1B7F7C16"/>
    <w:rsid w:val="1B811695"/>
    <w:rsid w:val="1B8371BB"/>
    <w:rsid w:val="1B85495B"/>
    <w:rsid w:val="1B882A24"/>
    <w:rsid w:val="1B8D3EAE"/>
    <w:rsid w:val="1B903686"/>
    <w:rsid w:val="1B9220BB"/>
    <w:rsid w:val="1B924690"/>
    <w:rsid w:val="1B9C027D"/>
    <w:rsid w:val="1BAC6712"/>
    <w:rsid w:val="1BB76E65"/>
    <w:rsid w:val="1BB83309"/>
    <w:rsid w:val="1BBA3A2F"/>
    <w:rsid w:val="1BBC0CDF"/>
    <w:rsid w:val="1BBFA1A4"/>
    <w:rsid w:val="1BC100B9"/>
    <w:rsid w:val="1BC157A5"/>
    <w:rsid w:val="1BC700A6"/>
    <w:rsid w:val="1BC81CBE"/>
    <w:rsid w:val="1BCC3FDD"/>
    <w:rsid w:val="1BD45C69"/>
    <w:rsid w:val="1BDA3608"/>
    <w:rsid w:val="1BDE5C81"/>
    <w:rsid w:val="1BE02851"/>
    <w:rsid w:val="1BE35EAC"/>
    <w:rsid w:val="1BE52C44"/>
    <w:rsid w:val="1BE7046B"/>
    <w:rsid w:val="1BE834C2"/>
    <w:rsid w:val="1BEF8922"/>
    <w:rsid w:val="1BF9122C"/>
    <w:rsid w:val="1BFD9FA9"/>
    <w:rsid w:val="1BFF53D2"/>
    <w:rsid w:val="1BFFFD79"/>
    <w:rsid w:val="1C112A19"/>
    <w:rsid w:val="1C113C73"/>
    <w:rsid w:val="1C1401D7"/>
    <w:rsid w:val="1C1B1166"/>
    <w:rsid w:val="1C295ECB"/>
    <w:rsid w:val="1C314E69"/>
    <w:rsid w:val="1C321C74"/>
    <w:rsid w:val="1C3905B2"/>
    <w:rsid w:val="1C3B0BF5"/>
    <w:rsid w:val="1C3B3861"/>
    <w:rsid w:val="1C492FE9"/>
    <w:rsid w:val="1C59115B"/>
    <w:rsid w:val="1C5C6767"/>
    <w:rsid w:val="1C5D64E8"/>
    <w:rsid w:val="1C6116FF"/>
    <w:rsid w:val="1C691D30"/>
    <w:rsid w:val="1C746B04"/>
    <w:rsid w:val="1C7B48DB"/>
    <w:rsid w:val="1C7B60E4"/>
    <w:rsid w:val="1C8054A9"/>
    <w:rsid w:val="1C8869CF"/>
    <w:rsid w:val="1C8B4BF2"/>
    <w:rsid w:val="1C8C20A0"/>
    <w:rsid w:val="1CA418E3"/>
    <w:rsid w:val="1CA83733"/>
    <w:rsid w:val="1CA91CFC"/>
    <w:rsid w:val="1CB1430D"/>
    <w:rsid w:val="1CB177EC"/>
    <w:rsid w:val="1CBF5FD1"/>
    <w:rsid w:val="1CCA2B27"/>
    <w:rsid w:val="1CCF4646"/>
    <w:rsid w:val="1CDD3A0E"/>
    <w:rsid w:val="1CDD6D9F"/>
    <w:rsid w:val="1CDEEE51"/>
    <w:rsid w:val="1CE05634"/>
    <w:rsid w:val="1CE1063D"/>
    <w:rsid w:val="1CE33594"/>
    <w:rsid w:val="1CEE1090"/>
    <w:rsid w:val="1CEF6B87"/>
    <w:rsid w:val="1CF7216B"/>
    <w:rsid w:val="1CF74DC1"/>
    <w:rsid w:val="1CFA1A56"/>
    <w:rsid w:val="1CFE9920"/>
    <w:rsid w:val="1CFED7A3"/>
    <w:rsid w:val="1D201C64"/>
    <w:rsid w:val="1D222A1E"/>
    <w:rsid w:val="1D24677C"/>
    <w:rsid w:val="1D32228C"/>
    <w:rsid w:val="1D365280"/>
    <w:rsid w:val="1D390EE0"/>
    <w:rsid w:val="1D4E30E0"/>
    <w:rsid w:val="1D510BB8"/>
    <w:rsid w:val="1D5726AE"/>
    <w:rsid w:val="1D5B8306"/>
    <w:rsid w:val="1D631052"/>
    <w:rsid w:val="1D6923E1"/>
    <w:rsid w:val="1D7702A0"/>
    <w:rsid w:val="1D7D9222"/>
    <w:rsid w:val="1D816BAA"/>
    <w:rsid w:val="1D83660F"/>
    <w:rsid w:val="1D905BC0"/>
    <w:rsid w:val="1D9A4E1B"/>
    <w:rsid w:val="1DA5DDDE"/>
    <w:rsid w:val="1DB05516"/>
    <w:rsid w:val="1DB16262"/>
    <w:rsid w:val="1DB261F1"/>
    <w:rsid w:val="1DB878B6"/>
    <w:rsid w:val="1DBA4F96"/>
    <w:rsid w:val="1DBD24F8"/>
    <w:rsid w:val="1DBD569C"/>
    <w:rsid w:val="1DC061F9"/>
    <w:rsid w:val="1DCF20F7"/>
    <w:rsid w:val="1DD0420E"/>
    <w:rsid w:val="1DD339B3"/>
    <w:rsid w:val="1DD63BEC"/>
    <w:rsid w:val="1DD9A840"/>
    <w:rsid w:val="1DDA188E"/>
    <w:rsid w:val="1DDAB84A"/>
    <w:rsid w:val="1DDB8D62"/>
    <w:rsid w:val="1DDEC481"/>
    <w:rsid w:val="1DF1596D"/>
    <w:rsid w:val="1DF37C2F"/>
    <w:rsid w:val="1DF77F88"/>
    <w:rsid w:val="1DF7B6D0"/>
    <w:rsid w:val="1DFF6C06"/>
    <w:rsid w:val="1DFF7BBC"/>
    <w:rsid w:val="1DFFFD04"/>
    <w:rsid w:val="1E0210C9"/>
    <w:rsid w:val="1E02787B"/>
    <w:rsid w:val="1E076048"/>
    <w:rsid w:val="1E0C5091"/>
    <w:rsid w:val="1E0E6229"/>
    <w:rsid w:val="1E110AAE"/>
    <w:rsid w:val="1E1214A4"/>
    <w:rsid w:val="1E14209B"/>
    <w:rsid w:val="1E142B9C"/>
    <w:rsid w:val="1E1E766F"/>
    <w:rsid w:val="1E206F43"/>
    <w:rsid w:val="1E2E21FA"/>
    <w:rsid w:val="1E3824DF"/>
    <w:rsid w:val="1E3A63E9"/>
    <w:rsid w:val="1E4B2FC7"/>
    <w:rsid w:val="1E4C1AE7"/>
    <w:rsid w:val="1E561CB2"/>
    <w:rsid w:val="1E5D0712"/>
    <w:rsid w:val="1E693DBB"/>
    <w:rsid w:val="1E6A6411"/>
    <w:rsid w:val="1E6E5F01"/>
    <w:rsid w:val="1E707ECB"/>
    <w:rsid w:val="1E7159F1"/>
    <w:rsid w:val="1E773774"/>
    <w:rsid w:val="1E7D5ADD"/>
    <w:rsid w:val="1E7DC577"/>
    <w:rsid w:val="1E8043CD"/>
    <w:rsid w:val="1E805C34"/>
    <w:rsid w:val="1E85149C"/>
    <w:rsid w:val="1E8869CA"/>
    <w:rsid w:val="1E8B697F"/>
    <w:rsid w:val="1E967206"/>
    <w:rsid w:val="1E990BD3"/>
    <w:rsid w:val="1E9FA133"/>
    <w:rsid w:val="1EA11BFC"/>
    <w:rsid w:val="1EA7630C"/>
    <w:rsid w:val="1EA97269"/>
    <w:rsid w:val="1EB55657"/>
    <w:rsid w:val="1EB64872"/>
    <w:rsid w:val="1ECB750D"/>
    <w:rsid w:val="1ED7961C"/>
    <w:rsid w:val="1EDE4F4A"/>
    <w:rsid w:val="1EDE5EDA"/>
    <w:rsid w:val="1EDF0DFC"/>
    <w:rsid w:val="1EEC8EB9"/>
    <w:rsid w:val="1EEF78D9"/>
    <w:rsid w:val="1EF3CD24"/>
    <w:rsid w:val="1EF47B1B"/>
    <w:rsid w:val="1EF67CA4"/>
    <w:rsid w:val="1EF94862"/>
    <w:rsid w:val="1EFB350D"/>
    <w:rsid w:val="1EFE69AB"/>
    <w:rsid w:val="1EFED27D"/>
    <w:rsid w:val="1F026649"/>
    <w:rsid w:val="1F063C17"/>
    <w:rsid w:val="1F095F07"/>
    <w:rsid w:val="1F0E06C2"/>
    <w:rsid w:val="1F152820"/>
    <w:rsid w:val="1F1B770B"/>
    <w:rsid w:val="1F26058A"/>
    <w:rsid w:val="1F282554"/>
    <w:rsid w:val="1F2C42F5"/>
    <w:rsid w:val="1F2D0A6E"/>
    <w:rsid w:val="1F3233D2"/>
    <w:rsid w:val="1F32696E"/>
    <w:rsid w:val="1F365447"/>
    <w:rsid w:val="1F3D2C05"/>
    <w:rsid w:val="1F3FE216"/>
    <w:rsid w:val="1F4FE79D"/>
    <w:rsid w:val="1F552C1D"/>
    <w:rsid w:val="1F5B251F"/>
    <w:rsid w:val="1F5C0367"/>
    <w:rsid w:val="1F646212"/>
    <w:rsid w:val="1F6A67BE"/>
    <w:rsid w:val="1F6E33C2"/>
    <w:rsid w:val="1F7301A5"/>
    <w:rsid w:val="1F8466C1"/>
    <w:rsid w:val="1F881244"/>
    <w:rsid w:val="1F8A1EBA"/>
    <w:rsid w:val="1F96543C"/>
    <w:rsid w:val="1F9AAB48"/>
    <w:rsid w:val="1FA25AEB"/>
    <w:rsid w:val="1FA30556"/>
    <w:rsid w:val="1FA311EA"/>
    <w:rsid w:val="1FAB0A8F"/>
    <w:rsid w:val="1FAF895C"/>
    <w:rsid w:val="1FB13C8F"/>
    <w:rsid w:val="1FB337F2"/>
    <w:rsid w:val="1FB7C317"/>
    <w:rsid w:val="1FB811C3"/>
    <w:rsid w:val="1FBC7140"/>
    <w:rsid w:val="1FBF1809"/>
    <w:rsid w:val="1FC42F0B"/>
    <w:rsid w:val="1FC55DBE"/>
    <w:rsid w:val="1FC94CE1"/>
    <w:rsid w:val="1FCE3C4A"/>
    <w:rsid w:val="1FCF16A6"/>
    <w:rsid w:val="1FD06747"/>
    <w:rsid w:val="1FD19859"/>
    <w:rsid w:val="1FD53F4A"/>
    <w:rsid w:val="1FDB5BB2"/>
    <w:rsid w:val="1FDB75C6"/>
    <w:rsid w:val="1FDB8509"/>
    <w:rsid w:val="1FDEC250"/>
    <w:rsid w:val="1FDFF1F1"/>
    <w:rsid w:val="1FE02E2E"/>
    <w:rsid w:val="1FE31D23"/>
    <w:rsid w:val="1FE4496A"/>
    <w:rsid w:val="1FE7C00B"/>
    <w:rsid w:val="1FEEE120"/>
    <w:rsid w:val="1FF11AC7"/>
    <w:rsid w:val="1FF2E3B7"/>
    <w:rsid w:val="1FF54856"/>
    <w:rsid w:val="1FF69699"/>
    <w:rsid w:val="1FF6C743"/>
    <w:rsid w:val="1FF70580"/>
    <w:rsid w:val="1FF75CCF"/>
    <w:rsid w:val="1FF76B18"/>
    <w:rsid w:val="1FF7A538"/>
    <w:rsid w:val="1FF8BCA5"/>
    <w:rsid w:val="1FFB37C4"/>
    <w:rsid w:val="1FFC578E"/>
    <w:rsid w:val="1FFC6B8C"/>
    <w:rsid w:val="1FFDA17D"/>
    <w:rsid w:val="1FFDBB2B"/>
    <w:rsid w:val="1FFE2CCC"/>
    <w:rsid w:val="1FFE5202"/>
    <w:rsid w:val="1FFF2CD4"/>
    <w:rsid w:val="1FFF36F1"/>
    <w:rsid w:val="1FFF7F4F"/>
    <w:rsid w:val="1FFF96BC"/>
    <w:rsid w:val="1FFFA42F"/>
    <w:rsid w:val="1FFFD4C6"/>
    <w:rsid w:val="1FFFDCE4"/>
    <w:rsid w:val="1FFFE109"/>
    <w:rsid w:val="200A7EAB"/>
    <w:rsid w:val="20196CC9"/>
    <w:rsid w:val="201C7BDE"/>
    <w:rsid w:val="20360CA0"/>
    <w:rsid w:val="203C57CC"/>
    <w:rsid w:val="20454F5E"/>
    <w:rsid w:val="204576BD"/>
    <w:rsid w:val="204C26F0"/>
    <w:rsid w:val="205E1FA5"/>
    <w:rsid w:val="2061413D"/>
    <w:rsid w:val="20633426"/>
    <w:rsid w:val="20657B97"/>
    <w:rsid w:val="20686980"/>
    <w:rsid w:val="20695FCB"/>
    <w:rsid w:val="206E4173"/>
    <w:rsid w:val="20781D29"/>
    <w:rsid w:val="2078268A"/>
    <w:rsid w:val="2079293B"/>
    <w:rsid w:val="207A5956"/>
    <w:rsid w:val="20802603"/>
    <w:rsid w:val="208732AA"/>
    <w:rsid w:val="2090438F"/>
    <w:rsid w:val="20A200E4"/>
    <w:rsid w:val="20AB70C4"/>
    <w:rsid w:val="20AD6237"/>
    <w:rsid w:val="20B3325E"/>
    <w:rsid w:val="20B73096"/>
    <w:rsid w:val="20C43277"/>
    <w:rsid w:val="20D364EF"/>
    <w:rsid w:val="20DF2F38"/>
    <w:rsid w:val="20E643A0"/>
    <w:rsid w:val="20E7487E"/>
    <w:rsid w:val="20E92EC4"/>
    <w:rsid w:val="20EF5181"/>
    <w:rsid w:val="20F78228"/>
    <w:rsid w:val="20FA389C"/>
    <w:rsid w:val="20FF1092"/>
    <w:rsid w:val="210D3CAF"/>
    <w:rsid w:val="21140FE4"/>
    <w:rsid w:val="21174FAA"/>
    <w:rsid w:val="21202D07"/>
    <w:rsid w:val="212154AC"/>
    <w:rsid w:val="21221225"/>
    <w:rsid w:val="21222FD3"/>
    <w:rsid w:val="212C34DC"/>
    <w:rsid w:val="213B4094"/>
    <w:rsid w:val="21414FA7"/>
    <w:rsid w:val="21463165"/>
    <w:rsid w:val="214C1F7C"/>
    <w:rsid w:val="214F751D"/>
    <w:rsid w:val="215869F4"/>
    <w:rsid w:val="215B2F3E"/>
    <w:rsid w:val="21661111"/>
    <w:rsid w:val="216D5C67"/>
    <w:rsid w:val="217C5670"/>
    <w:rsid w:val="218A6157"/>
    <w:rsid w:val="218C34FE"/>
    <w:rsid w:val="2190618E"/>
    <w:rsid w:val="21925470"/>
    <w:rsid w:val="21935C7E"/>
    <w:rsid w:val="21962887"/>
    <w:rsid w:val="21AED634"/>
    <w:rsid w:val="21B34858"/>
    <w:rsid w:val="21B979E0"/>
    <w:rsid w:val="21C1113B"/>
    <w:rsid w:val="21C176C0"/>
    <w:rsid w:val="21C4408A"/>
    <w:rsid w:val="21C53555"/>
    <w:rsid w:val="21C85611"/>
    <w:rsid w:val="21DF2C72"/>
    <w:rsid w:val="21E34627"/>
    <w:rsid w:val="21E64000"/>
    <w:rsid w:val="21E7171F"/>
    <w:rsid w:val="21E85FCA"/>
    <w:rsid w:val="21E93EDD"/>
    <w:rsid w:val="21ED1206"/>
    <w:rsid w:val="21ED1832"/>
    <w:rsid w:val="22010C4C"/>
    <w:rsid w:val="221922E6"/>
    <w:rsid w:val="22197216"/>
    <w:rsid w:val="22294C58"/>
    <w:rsid w:val="222D7E81"/>
    <w:rsid w:val="22317971"/>
    <w:rsid w:val="22327245"/>
    <w:rsid w:val="22346FFA"/>
    <w:rsid w:val="22347461"/>
    <w:rsid w:val="223905D4"/>
    <w:rsid w:val="224D0523"/>
    <w:rsid w:val="22561186"/>
    <w:rsid w:val="225A426B"/>
    <w:rsid w:val="22640B6E"/>
    <w:rsid w:val="226D4721"/>
    <w:rsid w:val="22734399"/>
    <w:rsid w:val="227E248B"/>
    <w:rsid w:val="228D606E"/>
    <w:rsid w:val="229816F2"/>
    <w:rsid w:val="229E48DB"/>
    <w:rsid w:val="229E7CA9"/>
    <w:rsid w:val="22A3365B"/>
    <w:rsid w:val="22A7338C"/>
    <w:rsid w:val="22A75E85"/>
    <w:rsid w:val="22AD01FB"/>
    <w:rsid w:val="22B15A19"/>
    <w:rsid w:val="22B313A9"/>
    <w:rsid w:val="22B777A7"/>
    <w:rsid w:val="22B835B1"/>
    <w:rsid w:val="22BB723B"/>
    <w:rsid w:val="22C00CF5"/>
    <w:rsid w:val="22C1269A"/>
    <w:rsid w:val="22C407E5"/>
    <w:rsid w:val="22CC02A2"/>
    <w:rsid w:val="22CD73BB"/>
    <w:rsid w:val="22D14565"/>
    <w:rsid w:val="22D57C93"/>
    <w:rsid w:val="22DD18A7"/>
    <w:rsid w:val="22E22A19"/>
    <w:rsid w:val="22E76282"/>
    <w:rsid w:val="22F6534C"/>
    <w:rsid w:val="22F776BB"/>
    <w:rsid w:val="22FB7368"/>
    <w:rsid w:val="23031E65"/>
    <w:rsid w:val="23052BAC"/>
    <w:rsid w:val="23111551"/>
    <w:rsid w:val="231132FF"/>
    <w:rsid w:val="23161685"/>
    <w:rsid w:val="2318468D"/>
    <w:rsid w:val="231921B3"/>
    <w:rsid w:val="23252F60"/>
    <w:rsid w:val="232657DC"/>
    <w:rsid w:val="23280A54"/>
    <w:rsid w:val="232B589C"/>
    <w:rsid w:val="232D6BB0"/>
    <w:rsid w:val="23393083"/>
    <w:rsid w:val="233B037C"/>
    <w:rsid w:val="234436D4"/>
    <w:rsid w:val="23447230"/>
    <w:rsid w:val="234B6EA1"/>
    <w:rsid w:val="234C2589"/>
    <w:rsid w:val="23533917"/>
    <w:rsid w:val="23575CBD"/>
    <w:rsid w:val="23671545"/>
    <w:rsid w:val="236721C2"/>
    <w:rsid w:val="23713D9D"/>
    <w:rsid w:val="237819DD"/>
    <w:rsid w:val="237B1B7A"/>
    <w:rsid w:val="23855009"/>
    <w:rsid w:val="238567AD"/>
    <w:rsid w:val="23870E97"/>
    <w:rsid w:val="238B139E"/>
    <w:rsid w:val="239006C7"/>
    <w:rsid w:val="239161EE"/>
    <w:rsid w:val="239922E2"/>
    <w:rsid w:val="239A38F2"/>
    <w:rsid w:val="23A128D5"/>
    <w:rsid w:val="23A31DC3"/>
    <w:rsid w:val="23A61C99"/>
    <w:rsid w:val="23B14C77"/>
    <w:rsid w:val="23C95987"/>
    <w:rsid w:val="23CA79B4"/>
    <w:rsid w:val="23D5F281"/>
    <w:rsid w:val="23DB49CC"/>
    <w:rsid w:val="23DF9DD9"/>
    <w:rsid w:val="23EE57A5"/>
    <w:rsid w:val="23EFCB3D"/>
    <w:rsid w:val="23F073B8"/>
    <w:rsid w:val="23F16BDA"/>
    <w:rsid w:val="23FBA525"/>
    <w:rsid w:val="23FE3883"/>
    <w:rsid w:val="23FFF03C"/>
    <w:rsid w:val="24070432"/>
    <w:rsid w:val="2409256C"/>
    <w:rsid w:val="24093AE4"/>
    <w:rsid w:val="24134E54"/>
    <w:rsid w:val="24155071"/>
    <w:rsid w:val="241A4943"/>
    <w:rsid w:val="241B5E88"/>
    <w:rsid w:val="241E3E9B"/>
    <w:rsid w:val="241E3F25"/>
    <w:rsid w:val="241F1A4B"/>
    <w:rsid w:val="24213A15"/>
    <w:rsid w:val="24285418"/>
    <w:rsid w:val="242B3716"/>
    <w:rsid w:val="24316F66"/>
    <w:rsid w:val="2434366B"/>
    <w:rsid w:val="24372A2E"/>
    <w:rsid w:val="243F0B22"/>
    <w:rsid w:val="244217F8"/>
    <w:rsid w:val="245B51A7"/>
    <w:rsid w:val="246F652F"/>
    <w:rsid w:val="24772D91"/>
    <w:rsid w:val="247B4ED4"/>
    <w:rsid w:val="248A5117"/>
    <w:rsid w:val="249146F7"/>
    <w:rsid w:val="249441E7"/>
    <w:rsid w:val="249C09CC"/>
    <w:rsid w:val="249D6EA0"/>
    <w:rsid w:val="24A37AEA"/>
    <w:rsid w:val="24AA21AC"/>
    <w:rsid w:val="24B6092B"/>
    <w:rsid w:val="24B87295"/>
    <w:rsid w:val="24C40BCE"/>
    <w:rsid w:val="24C42215"/>
    <w:rsid w:val="24C95021"/>
    <w:rsid w:val="24CD14A7"/>
    <w:rsid w:val="24CD7AA4"/>
    <w:rsid w:val="24D27E4D"/>
    <w:rsid w:val="24DB2112"/>
    <w:rsid w:val="24DB3599"/>
    <w:rsid w:val="24DE36B4"/>
    <w:rsid w:val="24E3255D"/>
    <w:rsid w:val="24E84DAB"/>
    <w:rsid w:val="250724F1"/>
    <w:rsid w:val="25096983"/>
    <w:rsid w:val="251E1D03"/>
    <w:rsid w:val="25284981"/>
    <w:rsid w:val="25292219"/>
    <w:rsid w:val="252B12D5"/>
    <w:rsid w:val="253152E6"/>
    <w:rsid w:val="25316E3B"/>
    <w:rsid w:val="253F4153"/>
    <w:rsid w:val="2547746B"/>
    <w:rsid w:val="25513497"/>
    <w:rsid w:val="255362FC"/>
    <w:rsid w:val="255B09C0"/>
    <w:rsid w:val="255D56EE"/>
    <w:rsid w:val="255D6CCF"/>
    <w:rsid w:val="25641BC4"/>
    <w:rsid w:val="256A6A4D"/>
    <w:rsid w:val="257A162F"/>
    <w:rsid w:val="257F09F3"/>
    <w:rsid w:val="257F5D61"/>
    <w:rsid w:val="2582407F"/>
    <w:rsid w:val="25836BCB"/>
    <w:rsid w:val="258555C1"/>
    <w:rsid w:val="258D6C44"/>
    <w:rsid w:val="259326F1"/>
    <w:rsid w:val="259721E1"/>
    <w:rsid w:val="259A3E52"/>
    <w:rsid w:val="25AF7B21"/>
    <w:rsid w:val="25B25001"/>
    <w:rsid w:val="25BA1A2C"/>
    <w:rsid w:val="25BE01AD"/>
    <w:rsid w:val="25C33248"/>
    <w:rsid w:val="25D649BC"/>
    <w:rsid w:val="25D93D01"/>
    <w:rsid w:val="25DC0056"/>
    <w:rsid w:val="25DD396C"/>
    <w:rsid w:val="25DF2A30"/>
    <w:rsid w:val="25E14A26"/>
    <w:rsid w:val="25EE289B"/>
    <w:rsid w:val="25F21B8C"/>
    <w:rsid w:val="25F74A2E"/>
    <w:rsid w:val="25FC0F89"/>
    <w:rsid w:val="26053FC3"/>
    <w:rsid w:val="26092E0C"/>
    <w:rsid w:val="26136D57"/>
    <w:rsid w:val="26143832"/>
    <w:rsid w:val="26163F3B"/>
    <w:rsid w:val="261D278D"/>
    <w:rsid w:val="2624159B"/>
    <w:rsid w:val="26294C87"/>
    <w:rsid w:val="2635785C"/>
    <w:rsid w:val="263A3AA4"/>
    <w:rsid w:val="264E35AB"/>
    <w:rsid w:val="26541209"/>
    <w:rsid w:val="265D7E15"/>
    <w:rsid w:val="26647F85"/>
    <w:rsid w:val="26735D8E"/>
    <w:rsid w:val="2675033F"/>
    <w:rsid w:val="2685203A"/>
    <w:rsid w:val="268F50EF"/>
    <w:rsid w:val="269F111B"/>
    <w:rsid w:val="26A5092E"/>
    <w:rsid w:val="26A838AD"/>
    <w:rsid w:val="26AC3A6A"/>
    <w:rsid w:val="26AF5308"/>
    <w:rsid w:val="26B207E3"/>
    <w:rsid w:val="26B57364"/>
    <w:rsid w:val="26B81298"/>
    <w:rsid w:val="26C8078E"/>
    <w:rsid w:val="26C84787"/>
    <w:rsid w:val="26D11723"/>
    <w:rsid w:val="26D60AE7"/>
    <w:rsid w:val="26D66D39"/>
    <w:rsid w:val="26D7A32E"/>
    <w:rsid w:val="26DD3F2A"/>
    <w:rsid w:val="26DE174A"/>
    <w:rsid w:val="26DEFFE5"/>
    <w:rsid w:val="26DF4F35"/>
    <w:rsid w:val="26E52DEB"/>
    <w:rsid w:val="26F07935"/>
    <w:rsid w:val="26FF0C7A"/>
    <w:rsid w:val="270255B9"/>
    <w:rsid w:val="270A3C5E"/>
    <w:rsid w:val="271753E8"/>
    <w:rsid w:val="272555CB"/>
    <w:rsid w:val="2729330D"/>
    <w:rsid w:val="272D57DF"/>
    <w:rsid w:val="272E1FCE"/>
    <w:rsid w:val="273677B9"/>
    <w:rsid w:val="27391076"/>
    <w:rsid w:val="273A3B33"/>
    <w:rsid w:val="273F3260"/>
    <w:rsid w:val="27495EFD"/>
    <w:rsid w:val="274C44BC"/>
    <w:rsid w:val="27577BBF"/>
    <w:rsid w:val="27611066"/>
    <w:rsid w:val="27776A47"/>
    <w:rsid w:val="277BA0C9"/>
    <w:rsid w:val="277F4F5C"/>
    <w:rsid w:val="277F682C"/>
    <w:rsid w:val="277F823F"/>
    <w:rsid w:val="278372B0"/>
    <w:rsid w:val="278F089F"/>
    <w:rsid w:val="2790053E"/>
    <w:rsid w:val="27904D63"/>
    <w:rsid w:val="2793524C"/>
    <w:rsid w:val="27955DFF"/>
    <w:rsid w:val="27972FEB"/>
    <w:rsid w:val="27A6495D"/>
    <w:rsid w:val="27A75FE0"/>
    <w:rsid w:val="27B14AF6"/>
    <w:rsid w:val="27B74619"/>
    <w:rsid w:val="27B760C2"/>
    <w:rsid w:val="27B842BA"/>
    <w:rsid w:val="27B87CE5"/>
    <w:rsid w:val="27B95593"/>
    <w:rsid w:val="27BA06F2"/>
    <w:rsid w:val="27BA566D"/>
    <w:rsid w:val="27BFFDDA"/>
    <w:rsid w:val="27C1714A"/>
    <w:rsid w:val="27CE2F09"/>
    <w:rsid w:val="27D7BA12"/>
    <w:rsid w:val="27D935A8"/>
    <w:rsid w:val="27E3A3F1"/>
    <w:rsid w:val="27EB5988"/>
    <w:rsid w:val="27F4581C"/>
    <w:rsid w:val="27F63026"/>
    <w:rsid w:val="27F65ECE"/>
    <w:rsid w:val="27FF6D0A"/>
    <w:rsid w:val="27FFD3C8"/>
    <w:rsid w:val="27FFE8AE"/>
    <w:rsid w:val="281D3194"/>
    <w:rsid w:val="282910EA"/>
    <w:rsid w:val="282D01AD"/>
    <w:rsid w:val="282E4ADB"/>
    <w:rsid w:val="283A32F8"/>
    <w:rsid w:val="283F75BE"/>
    <w:rsid w:val="28416434"/>
    <w:rsid w:val="28497097"/>
    <w:rsid w:val="28620159"/>
    <w:rsid w:val="286949D5"/>
    <w:rsid w:val="28701C4C"/>
    <w:rsid w:val="287069EA"/>
    <w:rsid w:val="28714808"/>
    <w:rsid w:val="28757E8C"/>
    <w:rsid w:val="288822B5"/>
    <w:rsid w:val="28892427"/>
    <w:rsid w:val="288D1679"/>
    <w:rsid w:val="289724F8"/>
    <w:rsid w:val="289856B7"/>
    <w:rsid w:val="28A46A21"/>
    <w:rsid w:val="28A93AA7"/>
    <w:rsid w:val="28A95522"/>
    <w:rsid w:val="28AB7D51"/>
    <w:rsid w:val="28AF7FDE"/>
    <w:rsid w:val="28B9246E"/>
    <w:rsid w:val="28BC7B57"/>
    <w:rsid w:val="28C4605E"/>
    <w:rsid w:val="28C80903"/>
    <w:rsid w:val="28CD19BD"/>
    <w:rsid w:val="28D76F66"/>
    <w:rsid w:val="28DA2E89"/>
    <w:rsid w:val="28E64C01"/>
    <w:rsid w:val="28EA3298"/>
    <w:rsid w:val="28EC5BE2"/>
    <w:rsid w:val="28EC8175"/>
    <w:rsid w:val="28F72F97"/>
    <w:rsid w:val="28FB3D1E"/>
    <w:rsid w:val="29053906"/>
    <w:rsid w:val="29057B0C"/>
    <w:rsid w:val="29177253"/>
    <w:rsid w:val="291D3F79"/>
    <w:rsid w:val="291E22D1"/>
    <w:rsid w:val="29277459"/>
    <w:rsid w:val="292A6DC2"/>
    <w:rsid w:val="292E5349"/>
    <w:rsid w:val="292F0982"/>
    <w:rsid w:val="29336F60"/>
    <w:rsid w:val="29344941"/>
    <w:rsid w:val="2939535D"/>
    <w:rsid w:val="2939710B"/>
    <w:rsid w:val="293D6BFB"/>
    <w:rsid w:val="29441DE3"/>
    <w:rsid w:val="294C32E2"/>
    <w:rsid w:val="29641295"/>
    <w:rsid w:val="296C74E1"/>
    <w:rsid w:val="296E3259"/>
    <w:rsid w:val="29706E93"/>
    <w:rsid w:val="29736AC1"/>
    <w:rsid w:val="297778AF"/>
    <w:rsid w:val="297C1284"/>
    <w:rsid w:val="297E7214"/>
    <w:rsid w:val="298962E5"/>
    <w:rsid w:val="2996418B"/>
    <w:rsid w:val="299D41D3"/>
    <w:rsid w:val="299D422D"/>
    <w:rsid w:val="29A01E02"/>
    <w:rsid w:val="29A50C45"/>
    <w:rsid w:val="29A872DC"/>
    <w:rsid w:val="29AC2228"/>
    <w:rsid w:val="29AD5782"/>
    <w:rsid w:val="29C516C1"/>
    <w:rsid w:val="29C81C78"/>
    <w:rsid w:val="29CA4207"/>
    <w:rsid w:val="29CB06AB"/>
    <w:rsid w:val="29CF1E07"/>
    <w:rsid w:val="29DF4F1D"/>
    <w:rsid w:val="29E0320E"/>
    <w:rsid w:val="29EB48A9"/>
    <w:rsid w:val="29EC23D0"/>
    <w:rsid w:val="29F44C41"/>
    <w:rsid w:val="29FC5656"/>
    <w:rsid w:val="2A0E0598"/>
    <w:rsid w:val="2A103D92"/>
    <w:rsid w:val="2A151272"/>
    <w:rsid w:val="2A164F5A"/>
    <w:rsid w:val="2A172511"/>
    <w:rsid w:val="2A1F09F7"/>
    <w:rsid w:val="2A247DBB"/>
    <w:rsid w:val="2A331DAD"/>
    <w:rsid w:val="2A4254F9"/>
    <w:rsid w:val="2A450AA9"/>
    <w:rsid w:val="2A535319"/>
    <w:rsid w:val="2A600439"/>
    <w:rsid w:val="2A70221C"/>
    <w:rsid w:val="2A77613D"/>
    <w:rsid w:val="2A7E77AA"/>
    <w:rsid w:val="2A7F16E5"/>
    <w:rsid w:val="2A8D0942"/>
    <w:rsid w:val="2A9F3151"/>
    <w:rsid w:val="2A9F7442"/>
    <w:rsid w:val="2AA809EC"/>
    <w:rsid w:val="2AAB375B"/>
    <w:rsid w:val="2AAD4703"/>
    <w:rsid w:val="2AAF1A65"/>
    <w:rsid w:val="2AB91BB7"/>
    <w:rsid w:val="2ABD4919"/>
    <w:rsid w:val="2AC44873"/>
    <w:rsid w:val="2ACA3705"/>
    <w:rsid w:val="2AD40C39"/>
    <w:rsid w:val="2AE31A25"/>
    <w:rsid w:val="2AE7C254"/>
    <w:rsid w:val="2AEF4E4D"/>
    <w:rsid w:val="2AF71767"/>
    <w:rsid w:val="2AFF4E33"/>
    <w:rsid w:val="2B0A6FB1"/>
    <w:rsid w:val="2B2355B1"/>
    <w:rsid w:val="2B2B5FC3"/>
    <w:rsid w:val="2B2C1A91"/>
    <w:rsid w:val="2B2C7884"/>
    <w:rsid w:val="2B376BF5"/>
    <w:rsid w:val="2B3FE43C"/>
    <w:rsid w:val="2B51EDD4"/>
    <w:rsid w:val="2B538903"/>
    <w:rsid w:val="2B5B01B4"/>
    <w:rsid w:val="2B5E6AA0"/>
    <w:rsid w:val="2B6111BC"/>
    <w:rsid w:val="2B642979"/>
    <w:rsid w:val="2B692999"/>
    <w:rsid w:val="2B6C0AFC"/>
    <w:rsid w:val="2B7B3A0B"/>
    <w:rsid w:val="2B804374"/>
    <w:rsid w:val="2B920981"/>
    <w:rsid w:val="2B922E0C"/>
    <w:rsid w:val="2B97CE49"/>
    <w:rsid w:val="2B9E79FB"/>
    <w:rsid w:val="2BA43DA8"/>
    <w:rsid w:val="2BA7764A"/>
    <w:rsid w:val="2BA86578"/>
    <w:rsid w:val="2BA9B889"/>
    <w:rsid w:val="2BAB17DB"/>
    <w:rsid w:val="2BB466C8"/>
    <w:rsid w:val="2BB7CD5F"/>
    <w:rsid w:val="2BBB64FD"/>
    <w:rsid w:val="2BBF982A"/>
    <w:rsid w:val="2BC43604"/>
    <w:rsid w:val="2BC43A26"/>
    <w:rsid w:val="2BC61CBB"/>
    <w:rsid w:val="2BDAE8CA"/>
    <w:rsid w:val="2BDFC361"/>
    <w:rsid w:val="2BE7E4BC"/>
    <w:rsid w:val="2BE885B8"/>
    <w:rsid w:val="2BEA5431"/>
    <w:rsid w:val="2BEB90D7"/>
    <w:rsid w:val="2BF7004A"/>
    <w:rsid w:val="2BF902DB"/>
    <w:rsid w:val="2BFD04E5"/>
    <w:rsid w:val="2C045708"/>
    <w:rsid w:val="2C0F4464"/>
    <w:rsid w:val="2C183D3D"/>
    <w:rsid w:val="2C1F4CDE"/>
    <w:rsid w:val="2C2C4CCA"/>
    <w:rsid w:val="2C3562B0"/>
    <w:rsid w:val="2C371465"/>
    <w:rsid w:val="2C3B41D1"/>
    <w:rsid w:val="2C3F712F"/>
    <w:rsid w:val="2C4361DD"/>
    <w:rsid w:val="2C437476"/>
    <w:rsid w:val="2C4F150B"/>
    <w:rsid w:val="2C6703CD"/>
    <w:rsid w:val="2C673F8F"/>
    <w:rsid w:val="2C802CF0"/>
    <w:rsid w:val="2C8B2374"/>
    <w:rsid w:val="2C944E7B"/>
    <w:rsid w:val="2C9A4365"/>
    <w:rsid w:val="2C9C843A"/>
    <w:rsid w:val="2CAC2A7B"/>
    <w:rsid w:val="2CB25B52"/>
    <w:rsid w:val="2CB5119F"/>
    <w:rsid w:val="2CCB4CC6"/>
    <w:rsid w:val="2CD47877"/>
    <w:rsid w:val="2CD72A9E"/>
    <w:rsid w:val="2CDA39DA"/>
    <w:rsid w:val="2CDB2940"/>
    <w:rsid w:val="2CDBEB55"/>
    <w:rsid w:val="2CE83322"/>
    <w:rsid w:val="2CED3F04"/>
    <w:rsid w:val="2CEF5645"/>
    <w:rsid w:val="2CF06633"/>
    <w:rsid w:val="2CF670D3"/>
    <w:rsid w:val="2CFEF9FC"/>
    <w:rsid w:val="2CFFF471"/>
    <w:rsid w:val="2D03015C"/>
    <w:rsid w:val="2D033B54"/>
    <w:rsid w:val="2D12214D"/>
    <w:rsid w:val="2D1B5E02"/>
    <w:rsid w:val="2D1C2FCC"/>
    <w:rsid w:val="2D1F32F4"/>
    <w:rsid w:val="2D216834"/>
    <w:rsid w:val="2D2B320F"/>
    <w:rsid w:val="2D2D7AAC"/>
    <w:rsid w:val="2D3C366E"/>
    <w:rsid w:val="2D3D2B71"/>
    <w:rsid w:val="2D42263C"/>
    <w:rsid w:val="2D446055"/>
    <w:rsid w:val="2D4F6EFD"/>
    <w:rsid w:val="2D536CB5"/>
    <w:rsid w:val="2D5C56EE"/>
    <w:rsid w:val="2D6706EB"/>
    <w:rsid w:val="2D6DF02D"/>
    <w:rsid w:val="2D6F57F1"/>
    <w:rsid w:val="2D6FCA66"/>
    <w:rsid w:val="2D71020A"/>
    <w:rsid w:val="2D711797"/>
    <w:rsid w:val="2D767281"/>
    <w:rsid w:val="2D7D9089"/>
    <w:rsid w:val="2D7DAD09"/>
    <w:rsid w:val="2D893A14"/>
    <w:rsid w:val="2D8E56A9"/>
    <w:rsid w:val="2D974A4D"/>
    <w:rsid w:val="2D9818DA"/>
    <w:rsid w:val="2D996C9F"/>
    <w:rsid w:val="2D9B4310"/>
    <w:rsid w:val="2D9E3EBE"/>
    <w:rsid w:val="2D9E7E85"/>
    <w:rsid w:val="2DA03EB2"/>
    <w:rsid w:val="2DAA5406"/>
    <w:rsid w:val="2DB256DE"/>
    <w:rsid w:val="2DC428C2"/>
    <w:rsid w:val="2DC7118A"/>
    <w:rsid w:val="2DCE1EBA"/>
    <w:rsid w:val="2DCE51F6"/>
    <w:rsid w:val="2DD1025A"/>
    <w:rsid w:val="2DD218DC"/>
    <w:rsid w:val="2DD6025F"/>
    <w:rsid w:val="2DDC3961"/>
    <w:rsid w:val="2DDED416"/>
    <w:rsid w:val="2DE71976"/>
    <w:rsid w:val="2DE726BB"/>
    <w:rsid w:val="2DE7C2AE"/>
    <w:rsid w:val="2DEF1528"/>
    <w:rsid w:val="2DF16DA0"/>
    <w:rsid w:val="2DF54625"/>
    <w:rsid w:val="2DF936BC"/>
    <w:rsid w:val="2DFB6B7A"/>
    <w:rsid w:val="2DFBF272"/>
    <w:rsid w:val="2DFE698E"/>
    <w:rsid w:val="2E0A09BB"/>
    <w:rsid w:val="2E0C1358"/>
    <w:rsid w:val="2E180D52"/>
    <w:rsid w:val="2E1A575D"/>
    <w:rsid w:val="2E1C65C1"/>
    <w:rsid w:val="2E1E4B22"/>
    <w:rsid w:val="2E1FBE52"/>
    <w:rsid w:val="2E206AEC"/>
    <w:rsid w:val="2E2362DA"/>
    <w:rsid w:val="2E390F66"/>
    <w:rsid w:val="2E494294"/>
    <w:rsid w:val="2E530C6F"/>
    <w:rsid w:val="2E5642BC"/>
    <w:rsid w:val="2E59E0CE"/>
    <w:rsid w:val="2E5B4FD2"/>
    <w:rsid w:val="2E5E24D1"/>
    <w:rsid w:val="2E5F6778"/>
    <w:rsid w:val="2E6B5FB9"/>
    <w:rsid w:val="2E6F1761"/>
    <w:rsid w:val="2E6F3ABA"/>
    <w:rsid w:val="2E7110F5"/>
    <w:rsid w:val="2E791901"/>
    <w:rsid w:val="2E7F50B4"/>
    <w:rsid w:val="2E81295C"/>
    <w:rsid w:val="2E8D2118"/>
    <w:rsid w:val="2E8E1CA7"/>
    <w:rsid w:val="2E8F6A52"/>
    <w:rsid w:val="2E913546"/>
    <w:rsid w:val="2E944AEC"/>
    <w:rsid w:val="2E9A131C"/>
    <w:rsid w:val="2E9C57BF"/>
    <w:rsid w:val="2E9E39AF"/>
    <w:rsid w:val="2E9F61AE"/>
    <w:rsid w:val="2E9F9D49"/>
    <w:rsid w:val="2EA54F98"/>
    <w:rsid w:val="2EA712DE"/>
    <w:rsid w:val="2EB060C2"/>
    <w:rsid w:val="2EB931C8"/>
    <w:rsid w:val="2EBD2384"/>
    <w:rsid w:val="2EBF4557"/>
    <w:rsid w:val="2EC90F31"/>
    <w:rsid w:val="2EC95AD7"/>
    <w:rsid w:val="2ECA2AA9"/>
    <w:rsid w:val="2EDF2503"/>
    <w:rsid w:val="2EE14045"/>
    <w:rsid w:val="2EE68194"/>
    <w:rsid w:val="2EEB0EC4"/>
    <w:rsid w:val="2EEBCDF7"/>
    <w:rsid w:val="2EF241BA"/>
    <w:rsid w:val="2EF2FD81"/>
    <w:rsid w:val="2EF57F78"/>
    <w:rsid w:val="2EF60CFE"/>
    <w:rsid w:val="2EF7F5F3"/>
    <w:rsid w:val="2EF9A485"/>
    <w:rsid w:val="2EFA0827"/>
    <w:rsid w:val="2EFBC6A3"/>
    <w:rsid w:val="2EFCD28D"/>
    <w:rsid w:val="2EFFCB8F"/>
    <w:rsid w:val="2F087C58"/>
    <w:rsid w:val="2F0A3A24"/>
    <w:rsid w:val="2F0F0CFE"/>
    <w:rsid w:val="2F0F41F7"/>
    <w:rsid w:val="2F178EEC"/>
    <w:rsid w:val="2F1BF6AE"/>
    <w:rsid w:val="2F2C5F9C"/>
    <w:rsid w:val="2F321D75"/>
    <w:rsid w:val="2F340AA1"/>
    <w:rsid w:val="2F376888"/>
    <w:rsid w:val="2F38113B"/>
    <w:rsid w:val="2F3EAB8E"/>
    <w:rsid w:val="2F422728"/>
    <w:rsid w:val="2F453AC5"/>
    <w:rsid w:val="2F484A5A"/>
    <w:rsid w:val="2F4A524B"/>
    <w:rsid w:val="2F4ECA34"/>
    <w:rsid w:val="2F520F27"/>
    <w:rsid w:val="2F590474"/>
    <w:rsid w:val="2F5A1B3B"/>
    <w:rsid w:val="2F5E7578"/>
    <w:rsid w:val="2F6209CB"/>
    <w:rsid w:val="2F6AC57B"/>
    <w:rsid w:val="2F715551"/>
    <w:rsid w:val="2F754C15"/>
    <w:rsid w:val="2F75C4AC"/>
    <w:rsid w:val="2F7A423F"/>
    <w:rsid w:val="2F7B4C9E"/>
    <w:rsid w:val="2F7C63DF"/>
    <w:rsid w:val="2F7F368C"/>
    <w:rsid w:val="2F7F5B7C"/>
    <w:rsid w:val="2F7FE7BD"/>
    <w:rsid w:val="2F8161F0"/>
    <w:rsid w:val="2F8527E9"/>
    <w:rsid w:val="2F8A246F"/>
    <w:rsid w:val="2F8E9D7F"/>
    <w:rsid w:val="2F917CA1"/>
    <w:rsid w:val="2F967065"/>
    <w:rsid w:val="2F9B3D91"/>
    <w:rsid w:val="2FAB2F29"/>
    <w:rsid w:val="2FAF1ED5"/>
    <w:rsid w:val="2FAF5568"/>
    <w:rsid w:val="2FB052CF"/>
    <w:rsid w:val="2FB27E4F"/>
    <w:rsid w:val="2FB6E675"/>
    <w:rsid w:val="2FB90FA6"/>
    <w:rsid w:val="2FBFAC51"/>
    <w:rsid w:val="2FBFD210"/>
    <w:rsid w:val="2FBFD7F1"/>
    <w:rsid w:val="2FC431A9"/>
    <w:rsid w:val="2FC78AE2"/>
    <w:rsid w:val="2FC8587C"/>
    <w:rsid w:val="2FCB5EB8"/>
    <w:rsid w:val="2FCFAB54"/>
    <w:rsid w:val="2FD0131A"/>
    <w:rsid w:val="2FD33296"/>
    <w:rsid w:val="2FD506CF"/>
    <w:rsid w:val="2FD94FD4"/>
    <w:rsid w:val="2FDB1C5D"/>
    <w:rsid w:val="2FDD171B"/>
    <w:rsid w:val="2FDD5A67"/>
    <w:rsid w:val="2FDFA678"/>
    <w:rsid w:val="2FDFB25D"/>
    <w:rsid w:val="2FE42CDE"/>
    <w:rsid w:val="2FE70B2C"/>
    <w:rsid w:val="2FE80B7C"/>
    <w:rsid w:val="2FE9188B"/>
    <w:rsid w:val="2FE93C34"/>
    <w:rsid w:val="2FEB3188"/>
    <w:rsid w:val="2FF24842"/>
    <w:rsid w:val="2FF41A13"/>
    <w:rsid w:val="2FF5A844"/>
    <w:rsid w:val="2FF5A93E"/>
    <w:rsid w:val="2FF63FA8"/>
    <w:rsid w:val="2FF71519"/>
    <w:rsid w:val="2FF722C2"/>
    <w:rsid w:val="2FF76DC3"/>
    <w:rsid w:val="2FFC8AA8"/>
    <w:rsid w:val="2FFD62A4"/>
    <w:rsid w:val="2FFE2EA4"/>
    <w:rsid w:val="2FFEEA3C"/>
    <w:rsid w:val="2FFF14F2"/>
    <w:rsid w:val="2FFF1B5B"/>
    <w:rsid w:val="2FFF3747"/>
    <w:rsid w:val="2FFF597D"/>
    <w:rsid w:val="2FFF61C2"/>
    <w:rsid w:val="2FFF8FAF"/>
    <w:rsid w:val="3002294D"/>
    <w:rsid w:val="300A201C"/>
    <w:rsid w:val="300D0B59"/>
    <w:rsid w:val="30206C6F"/>
    <w:rsid w:val="30267CB5"/>
    <w:rsid w:val="30313232"/>
    <w:rsid w:val="30333C38"/>
    <w:rsid w:val="30365A00"/>
    <w:rsid w:val="30367754"/>
    <w:rsid w:val="303E14AB"/>
    <w:rsid w:val="304B2ABD"/>
    <w:rsid w:val="30562C99"/>
    <w:rsid w:val="30611B6D"/>
    <w:rsid w:val="3062163D"/>
    <w:rsid w:val="30633C2C"/>
    <w:rsid w:val="306453B6"/>
    <w:rsid w:val="30731155"/>
    <w:rsid w:val="30737369"/>
    <w:rsid w:val="307809F1"/>
    <w:rsid w:val="307A0735"/>
    <w:rsid w:val="307F0B59"/>
    <w:rsid w:val="309061AB"/>
    <w:rsid w:val="30913CD1"/>
    <w:rsid w:val="3091782D"/>
    <w:rsid w:val="309D640F"/>
    <w:rsid w:val="309D715F"/>
    <w:rsid w:val="30AA08EF"/>
    <w:rsid w:val="30AC34E5"/>
    <w:rsid w:val="30AE6631"/>
    <w:rsid w:val="30BB6765"/>
    <w:rsid w:val="30C002BE"/>
    <w:rsid w:val="30C100D1"/>
    <w:rsid w:val="30C10112"/>
    <w:rsid w:val="30C84BF8"/>
    <w:rsid w:val="30CE58F6"/>
    <w:rsid w:val="30CF7529"/>
    <w:rsid w:val="30D836AE"/>
    <w:rsid w:val="30DC4BCB"/>
    <w:rsid w:val="30DF2C8E"/>
    <w:rsid w:val="30EE2753"/>
    <w:rsid w:val="30EF0324"/>
    <w:rsid w:val="30FA3624"/>
    <w:rsid w:val="310A4DC7"/>
    <w:rsid w:val="310D15A9"/>
    <w:rsid w:val="31142151"/>
    <w:rsid w:val="31164B35"/>
    <w:rsid w:val="31215291"/>
    <w:rsid w:val="31216E03"/>
    <w:rsid w:val="312D1C4B"/>
    <w:rsid w:val="312D54CE"/>
    <w:rsid w:val="31327262"/>
    <w:rsid w:val="313C3C3D"/>
    <w:rsid w:val="31411FEA"/>
    <w:rsid w:val="31487073"/>
    <w:rsid w:val="315D146F"/>
    <w:rsid w:val="316433D0"/>
    <w:rsid w:val="316F5A17"/>
    <w:rsid w:val="317E24A7"/>
    <w:rsid w:val="31815AF3"/>
    <w:rsid w:val="318A4527"/>
    <w:rsid w:val="319B6CE9"/>
    <w:rsid w:val="31A35A6A"/>
    <w:rsid w:val="31AF2660"/>
    <w:rsid w:val="31D10829"/>
    <w:rsid w:val="31D11107"/>
    <w:rsid w:val="31D125D7"/>
    <w:rsid w:val="31D5672E"/>
    <w:rsid w:val="31DB16A7"/>
    <w:rsid w:val="31E2086A"/>
    <w:rsid w:val="31E24E52"/>
    <w:rsid w:val="31E51FB7"/>
    <w:rsid w:val="31E97269"/>
    <w:rsid w:val="31ED1498"/>
    <w:rsid w:val="31F84007"/>
    <w:rsid w:val="31F92B93"/>
    <w:rsid w:val="31FD75B6"/>
    <w:rsid w:val="31FF5BF5"/>
    <w:rsid w:val="32036508"/>
    <w:rsid w:val="320D5506"/>
    <w:rsid w:val="32130E41"/>
    <w:rsid w:val="32150497"/>
    <w:rsid w:val="321B345B"/>
    <w:rsid w:val="32200C4A"/>
    <w:rsid w:val="3221139E"/>
    <w:rsid w:val="322E72FD"/>
    <w:rsid w:val="32382656"/>
    <w:rsid w:val="323B4D81"/>
    <w:rsid w:val="323D1712"/>
    <w:rsid w:val="324C128E"/>
    <w:rsid w:val="324C29D3"/>
    <w:rsid w:val="32516C6C"/>
    <w:rsid w:val="32564372"/>
    <w:rsid w:val="325E7BE3"/>
    <w:rsid w:val="325F069F"/>
    <w:rsid w:val="326BA840"/>
    <w:rsid w:val="326C67A3"/>
    <w:rsid w:val="32715F22"/>
    <w:rsid w:val="32747C01"/>
    <w:rsid w:val="32857238"/>
    <w:rsid w:val="32861853"/>
    <w:rsid w:val="328E04C8"/>
    <w:rsid w:val="328E671A"/>
    <w:rsid w:val="32920CD2"/>
    <w:rsid w:val="32935ADE"/>
    <w:rsid w:val="329365A6"/>
    <w:rsid w:val="32943604"/>
    <w:rsid w:val="3297D504"/>
    <w:rsid w:val="329872B1"/>
    <w:rsid w:val="32A01FA9"/>
    <w:rsid w:val="32A34C53"/>
    <w:rsid w:val="32A96E69"/>
    <w:rsid w:val="32B21002"/>
    <w:rsid w:val="32BEF6F0"/>
    <w:rsid w:val="32C00D6D"/>
    <w:rsid w:val="32C01FB2"/>
    <w:rsid w:val="32C0635D"/>
    <w:rsid w:val="32CE0B8D"/>
    <w:rsid w:val="32D3412D"/>
    <w:rsid w:val="32D56D5A"/>
    <w:rsid w:val="32DB3574"/>
    <w:rsid w:val="32DD4E74"/>
    <w:rsid w:val="32DF0D23"/>
    <w:rsid w:val="32E504C8"/>
    <w:rsid w:val="32FB0E7D"/>
    <w:rsid w:val="3301513E"/>
    <w:rsid w:val="330F2B13"/>
    <w:rsid w:val="33123CA9"/>
    <w:rsid w:val="33160FD7"/>
    <w:rsid w:val="33246311"/>
    <w:rsid w:val="332901F1"/>
    <w:rsid w:val="332E1CAB"/>
    <w:rsid w:val="332E3CBE"/>
    <w:rsid w:val="333746BC"/>
    <w:rsid w:val="333A7EF1"/>
    <w:rsid w:val="333C43C8"/>
    <w:rsid w:val="333D7D6E"/>
    <w:rsid w:val="334A2505"/>
    <w:rsid w:val="335039CF"/>
    <w:rsid w:val="3350629C"/>
    <w:rsid w:val="33557238"/>
    <w:rsid w:val="3364747B"/>
    <w:rsid w:val="3367BC9A"/>
    <w:rsid w:val="336D6F11"/>
    <w:rsid w:val="337D7031"/>
    <w:rsid w:val="33800C9E"/>
    <w:rsid w:val="338B435B"/>
    <w:rsid w:val="33912998"/>
    <w:rsid w:val="339C08ED"/>
    <w:rsid w:val="339E298D"/>
    <w:rsid w:val="33A146B4"/>
    <w:rsid w:val="33AA78FC"/>
    <w:rsid w:val="33AE32BE"/>
    <w:rsid w:val="33B4169A"/>
    <w:rsid w:val="33B52BE2"/>
    <w:rsid w:val="33B57CD6"/>
    <w:rsid w:val="33BA009C"/>
    <w:rsid w:val="33BB54C8"/>
    <w:rsid w:val="33BC72B7"/>
    <w:rsid w:val="33BD46BD"/>
    <w:rsid w:val="33BD5082"/>
    <w:rsid w:val="33C54C52"/>
    <w:rsid w:val="33C9467F"/>
    <w:rsid w:val="33CD57FF"/>
    <w:rsid w:val="33D66C74"/>
    <w:rsid w:val="33D71EC5"/>
    <w:rsid w:val="33D95773"/>
    <w:rsid w:val="33D961D4"/>
    <w:rsid w:val="33E06A1E"/>
    <w:rsid w:val="33E800AC"/>
    <w:rsid w:val="33E83C08"/>
    <w:rsid w:val="33E91944"/>
    <w:rsid w:val="33EA2984"/>
    <w:rsid w:val="33EA3FB3"/>
    <w:rsid w:val="33F15ACC"/>
    <w:rsid w:val="33F34853"/>
    <w:rsid w:val="33F77B94"/>
    <w:rsid w:val="33FECFF2"/>
    <w:rsid w:val="34031313"/>
    <w:rsid w:val="340623D2"/>
    <w:rsid w:val="340D1B3C"/>
    <w:rsid w:val="34136086"/>
    <w:rsid w:val="34140EA1"/>
    <w:rsid w:val="341449FD"/>
    <w:rsid w:val="34164D31"/>
    <w:rsid w:val="34190B34"/>
    <w:rsid w:val="341E6BA4"/>
    <w:rsid w:val="342A5397"/>
    <w:rsid w:val="342D571B"/>
    <w:rsid w:val="342FB0B4"/>
    <w:rsid w:val="34326903"/>
    <w:rsid w:val="344D0788"/>
    <w:rsid w:val="344E43B3"/>
    <w:rsid w:val="34512686"/>
    <w:rsid w:val="345614B9"/>
    <w:rsid w:val="34570B48"/>
    <w:rsid w:val="346C2A8B"/>
    <w:rsid w:val="34727975"/>
    <w:rsid w:val="347ED4A3"/>
    <w:rsid w:val="34973D30"/>
    <w:rsid w:val="34982BDB"/>
    <w:rsid w:val="349873DC"/>
    <w:rsid w:val="34A02734"/>
    <w:rsid w:val="34A57E48"/>
    <w:rsid w:val="34AE3A24"/>
    <w:rsid w:val="34B70380"/>
    <w:rsid w:val="34BBBCAD"/>
    <w:rsid w:val="34BE0AAF"/>
    <w:rsid w:val="34CA3E47"/>
    <w:rsid w:val="34D728C5"/>
    <w:rsid w:val="34D73428"/>
    <w:rsid w:val="34EE6C96"/>
    <w:rsid w:val="34EFCE55"/>
    <w:rsid w:val="34F1372C"/>
    <w:rsid w:val="34F56954"/>
    <w:rsid w:val="34F6C189"/>
    <w:rsid w:val="34FA0346"/>
    <w:rsid w:val="34FA4F5F"/>
    <w:rsid w:val="34FB5AB8"/>
    <w:rsid w:val="34FC2474"/>
    <w:rsid w:val="34FE35F4"/>
    <w:rsid w:val="34FF70E6"/>
    <w:rsid w:val="35004AF6"/>
    <w:rsid w:val="35054FC8"/>
    <w:rsid w:val="350B11EA"/>
    <w:rsid w:val="35122BEE"/>
    <w:rsid w:val="351849C1"/>
    <w:rsid w:val="351A4295"/>
    <w:rsid w:val="351D0FBD"/>
    <w:rsid w:val="351D3AFD"/>
    <w:rsid w:val="351F081A"/>
    <w:rsid w:val="35236CE8"/>
    <w:rsid w:val="35252AD2"/>
    <w:rsid w:val="35343820"/>
    <w:rsid w:val="3538471B"/>
    <w:rsid w:val="353F1F4D"/>
    <w:rsid w:val="354237EC"/>
    <w:rsid w:val="35457A02"/>
    <w:rsid w:val="354C4FE6"/>
    <w:rsid w:val="354E000B"/>
    <w:rsid w:val="354F6404"/>
    <w:rsid w:val="35531DB4"/>
    <w:rsid w:val="35559AFC"/>
    <w:rsid w:val="3555A8E0"/>
    <w:rsid w:val="355D18A7"/>
    <w:rsid w:val="355E57AD"/>
    <w:rsid w:val="356067C2"/>
    <w:rsid w:val="35683D82"/>
    <w:rsid w:val="35717656"/>
    <w:rsid w:val="3574128D"/>
    <w:rsid w:val="3579264A"/>
    <w:rsid w:val="357B37B9"/>
    <w:rsid w:val="357CC907"/>
    <w:rsid w:val="358142E1"/>
    <w:rsid w:val="35817F5D"/>
    <w:rsid w:val="358508ED"/>
    <w:rsid w:val="3589141A"/>
    <w:rsid w:val="358F062C"/>
    <w:rsid w:val="358FCFB0"/>
    <w:rsid w:val="359279C3"/>
    <w:rsid w:val="359A3628"/>
    <w:rsid w:val="359F9F28"/>
    <w:rsid w:val="35A57C7F"/>
    <w:rsid w:val="35AA46E7"/>
    <w:rsid w:val="35AC6EA0"/>
    <w:rsid w:val="35B347BB"/>
    <w:rsid w:val="35B5DDD2"/>
    <w:rsid w:val="35B93AAE"/>
    <w:rsid w:val="35BB490D"/>
    <w:rsid w:val="35BE3793"/>
    <w:rsid w:val="35BF16A9"/>
    <w:rsid w:val="35BF4F02"/>
    <w:rsid w:val="35C81F43"/>
    <w:rsid w:val="35DB1101"/>
    <w:rsid w:val="35DDBCD8"/>
    <w:rsid w:val="35DF9F6B"/>
    <w:rsid w:val="35E30B2B"/>
    <w:rsid w:val="35E50E0A"/>
    <w:rsid w:val="35EA0E10"/>
    <w:rsid w:val="35F04FF6"/>
    <w:rsid w:val="35F05BDE"/>
    <w:rsid w:val="35F06FBD"/>
    <w:rsid w:val="35F46723"/>
    <w:rsid w:val="35F70F6E"/>
    <w:rsid w:val="35F72828"/>
    <w:rsid w:val="35F79B4E"/>
    <w:rsid w:val="35F7F658"/>
    <w:rsid w:val="35FEAFEA"/>
    <w:rsid w:val="360008E6"/>
    <w:rsid w:val="360C24AB"/>
    <w:rsid w:val="36105698"/>
    <w:rsid w:val="36141BBC"/>
    <w:rsid w:val="36146716"/>
    <w:rsid w:val="3618021C"/>
    <w:rsid w:val="361B02C4"/>
    <w:rsid w:val="36280C33"/>
    <w:rsid w:val="363A0473"/>
    <w:rsid w:val="36411E74"/>
    <w:rsid w:val="36464FAC"/>
    <w:rsid w:val="364F61C0"/>
    <w:rsid w:val="36583757"/>
    <w:rsid w:val="36616112"/>
    <w:rsid w:val="366E16D9"/>
    <w:rsid w:val="36743E79"/>
    <w:rsid w:val="367620E5"/>
    <w:rsid w:val="36765302"/>
    <w:rsid w:val="36785717"/>
    <w:rsid w:val="367B7128"/>
    <w:rsid w:val="367E0A3D"/>
    <w:rsid w:val="367F4CF7"/>
    <w:rsid w:val="3684230E"/>
    <w:rsid w:val="3686280C"/>
    <w:rsid w:val="3694343E"/>
    <w:rsid w:val="3697ACF5"/>
    <w:rsid w:val="369839FD"/>
    <w:rsid w:val="36AA5AEC"/>
    <w:rsid w:val="36AF3103"/>
    <w:rsid w:val="36B61E0B"/>
    <w:rsid w:val="36B64491"/>
    <w:rsid w:val="36B6CCEE"/>
    <w:rsid w:val="36BC63AA"/>
    <w:rsid w:val="36BC6BCC"/>
    <w:rsid w:val="36C0745B"/>
    <w:rsid w:val="36CC5A63"/>
    <w:rsid w:val="36D668E1"/>
    <w:rsid w:val="36DCE098"/>
    <w:rsid w:val="36DF40B1"/>
    <w:rsid w:val="36E74BCF"/>
    <w:rsid w:val="36E96615"/>
    <w:rsid w:val="36EC36E9"/>
    <w:rsid w:val="36EFF9C1"/>
    <w:rsid w:val="36F04CBD"/>
    <w:rsid w:val="36F532E2"/>
    <w:rsid w:val="36F56F35"/>
    <w:rsid w:val="36FF9699"/>
    <w:rsid w:val="37015C42"/>
    <w:rsid w:val="370A3B63"/>
    <w:rsid w:val="370C40B1"/>
    <w:rsid w:val="371116C7"/>
    <w:rsid w:val="37133692"/>
    <w:rsid w:val="37170710"/>
    <w:rsid w:val="37200240"/>
    <w:rsid w:val="37213662"/>
    <w:rsid w:val="37270EEB"/>
    <w:rsid w:val="372F1658"/>
    <w:rsid w:val="37335AE2"/>
    <w:rsid w:val="373374EF"/>
    <w:rsid w:val="37350AF3"/>
    <w:rsid w:val="37425D25"/>
    <w:rsid w:val="37472E2C"/>
    <w:rsid w:val="374A56DA"/>
    <w:rsid w:val="37591B4A"/>
    <w:rsid w:val="375C50DA"/>
    <w:rsid w:val="3765796B"/>
    <w:rsid w:val="37667C65"/>
    <w:rsid w:val="37690C0C"/>
    <w:rsid w:val="376911DC"/>
    <w:rsid w:val="376F7F2C"/>
    <w:rsid w:val="37702892"/>
    <w:rsid w:val="377063EE"/>
    <w:rsid w:val="3773249A"/>
    <w:rsid w:val="37741137"/>
    <w:rsid w:val="3775A62E"/>
    <w:rsid w:val="377A4C40"/>
    <w:rsid w:val="377A5AA5"/>
    <w:rsid w:val="377F558B"/>
    <w:rsid w:val="37846421"/>
    <w:rsid w:val="378A9B79"/>
    <w:rsid w:val="378B76CC"/>
    <w:rsid w:val="37920A5A"/>
    <w:rsid w:val="37956005"/>
    <w:rsid w:val="379794F0"/>
    <w:rsid w:val="379B5F0D"/>
    <w:rsid w:val="379B6047"/>
    <w:rsid w:val="379D2F5B"/>
    <w:rsid w:val="379F20E3"/>
    <w:rsid w:val="37A2131D"/>
    <w:rsid w:val="37A80F99"/>
    <w:rsid w:val="37AF61DE"/>
    <w:rsid w:val="37B8269D"/>
    <w:rsid w:val="37BD18D0"/>
    <w:rsid w:val="37BD5CA8"/>
    <w:rsid w:val="37BF3B68"/>
    <w:rsid w:val="37BFA169"/>
    <w:rsid w:val="37C30CAC"/>
    <w:rsid w:val="37CDDB4B"/>
    <w:rsid w:val="37CFACC6"/>
    <w:rsid w:val="37D00FEF"/>
    <w:rsid w:val="37D921E5"/>
    <w:rsid w:val="37DA5843"/>
    <w:rsid w:val="37DE71E7"/>
    <w:rsid w:val="37DE9160"/>
    <w:rsid w:val="37E376B7"/>
    <w:rsid w:val="37E7521D"/>
    <w:rsid w:val="37E92F44"/>
    <w:rsid w:val="37EB605E"/>
    <w:rsid w:val="37EB62B4"/>
    <w:rsid w:val="37F3FD81"/>
    <w:rsid w:val="37F46968"/>
    <w:rsid w:val="37F572DD"/>
    <w:rsid w:val="37F61ECE"/>
    <w:rsid w:val="37F75D28"/>
    <w:rsid w:val="37F7680D"/>
    <w:rsid w:val="37F7F201"/>
    <w:rsid w:val="37FA741D"/>
    <w:rsid w:val="37FD4A22"/>
    <w:rsid w:val="37FD8CD2"/>
    <w:rsid w:val="37FE1227"/>
    <w:rsid w:val="37FFBD7C"/>
    <w:rsid w:val="38003C16"/>
    <w:rsid w:val="3801798E"/>
    <w:rsid w:val="38034CAF"/>
    <w:rsid w:val="38035A5A"/>
    <w:rsid w:val="3810197F"/>
    <w:rsid w:val="381646D1"/>
    <w:rsid w:val="381A7091"/>
    <w:rsid w:val="38260110"/>
    <w:rsid w:val="38267406"/>
    <w:rsid w:val="38351EAB"/>
    <w:rsid w:val="38353D62"/>
    <w:rsid w:val="384F06F9"/>
    <w:rsid w:val="384F6F52"/>
    <w:rsid w:val="38601B63"/>
    <w:rsid w:val="386046B4"/>
    <w:rsid w:val="386677F1"/>
    <w:rsid w:val="38693011"/>
    <w:rsid w:val="386D6DD1"/>
    <w:rsid w:val="386F36AB"/>
    <w:rsid w:val="38740E0B"/>
    <w:rsid w:val="3887217A"/>
    <w:rsid w:val="388E3785"/>
    <w:rsid w:val="38991974"/>
    <w:rsid w:val="389E4E7A"/>
    <w:rsid w:val="38A279A1"/>
    <w:rsid w:val="38A359B8"/>
    <w:rsid w:val="38B16CBE"/>
    <w:rsid w:val="38B927E7"/>
    <w:rsid w:val="38B95B73"/>
    <w:rsid w:val="38BC07AA"/>
    <w:rsid w:val="38BC6103"/>
    <w:rsid w:val="38BD52D9"/>
    <w:rsid w:val="38BD569C"/>
    <w:rsid w:val="38BE762D"/>
    <w:rsid w:val="38C84008"/>
    <w:rsid w:val="38E45372"/>
    <w:rsid w:val="38E54498"/>
    <w:rsid w:val="38F1098C"/>
    <w:rsid w:val="38F70B90"/>
    <w:rsid w:val="38F71B02"/>
    <w:rsid w:val="38FEC01B"/>
    <w:rsid w:val="38FF33B3"/>
    <w:rsid w:val="38FF383F"/>
    <w:rsid w:val="390239BE"/>
    <w:rsid w:val="39033292"/>
    <w:rsid w:val="39072D82"/>
    <w:rsid w:val="39132A1A"/>
    <w:rsid w:val="3915142C"/>
    <w:rsid w:val="39164781"/>
    <w:rsid w:val="39183451"/>
    <w:rsid w:val="391919F8"/>
    <w:rsid w:val="391B523E"/>
    <w:rsid w:val="391F4E2B"/>
    <w:rsid w:val="392F206B"/>
    <w:rsid w:val="393578EF"/>
    <w:rsid w:val="393666B9"/>
    <w:rsid w:val="3938118D"/>
    <w:rsid w:val="393D157A"/>
    <w:rsid w:val="393D6750"/>
    <w:rsid w:val="393F216E"/>
    <w:rsid w:val="394144E6"/>
    <w:rsid w:val="394E29A9"/>
    <w:rsid w:val="395A56E8"/>
    <w:rsid w:val="395B4B56"/>
    <w:rsid w:val="395D2E2E"/>
    <w:rsid w:val="395FC45A"/>
    <w:rsid w:val="39621E55"/>
    <w:rsid w:val="396B660E"/>
    <w:rsid w:val="3970A86B"/>
    <w:rsid w:val="397321C6"/>
    <w:rsid w:val="39755578"/>
    <w:rsid w:val="397E1E2F"/>
    <w:rsid w:val="397E79BB"/>
    <w:rsid w:val="3986639D"/>
    <w:rsid w:val="398F38B3"/>
    <w:rsid w:val="3993381E"/>
    <w:rsid w:val="39984F4F"/>
    <w:rsid w:val="39985A72"/>
    <w:rsid w:val="399A2605"/>
    <w:rsid w:val="399B1E64"/>
    <w:rsid w:val="399E72E2"/>
    <w:rsid w:val="399F8F07"/>
    <w:rsid w:val="39A3055B"/>
    <w:rsid w:val="39A34B80"/>
    <w:rsid w:val="39A61043"/>
    <w:rsid w:val="39AE2A03"/>
    <w:rsid w:val="39BF5789"/>
    <w:rsid w:val="39C91DA5"/>
    <w:rsid w:val="39C96289"/>
    <w:rsid w:val="39D325B7"/>
    <w:rsid w:val="39D3395B"/>
    <w:rsid w:val="39DA5936"/>
    <w:rsid w:val="39DE7A57"/>
    <w:rsid w:val="39DF2709"/>
    <w:rsid w:val="39E62997"/>
    <w:rsid w:val="39E700E2"/>
    <w:rsid w:val="39EDBC6B"/>
    <w:rsid w:val="39EF3F42"/>
    <w:rsid w:val="39EFED19"/>
    <w:rsid w:val="39F37A9C"/>
    <w:rsid w:val="39F3AE1A"/>
    <w:rsid w:val="39F4146D"/>
    <w:rsid w:val="39F68B57"/>
    <w:rsid w:val="39FA3DA9"/>
    <w:rsid w:val="39FD0609"/>
    <w:rsid w:val="39FEBC25"/>
    <w:rsid w:val="39FF9C09"/>
    <w:rsid w:val="3A03179B"/>
    <w:rsid w:val="3A033549"/>
    <w:rsid w:val="3A045513"/>
    <w:rsid w:val="3A121F97"/>
    <w:rsid w:val="3A154512"/>
    <w:rsid w:val="3A154929"/>
    <w:rsid w:val="3A1D486E"/>
    <w:rsid w:val="3A241712"/>
    <w:rsid w:val="3A2F1BFF"/>
    <w:rsid w:val="3A31337A"/>
    <w:rsid w:val="3A313FD8"/>
    <w:rsid w:val="3A43428E"/>
    <w:rsid w:val="3A4A1178"/>
    <w:rsid w:val="3A4A42A0"/>
    <w:rsid w:val="3A572B32"/>
    <w:rsid w:val="3A60099C"/>
    <w:rsid w:val="3A623E3D"/>
    <w:rsid w:val="3A6C4ACA"/>
    <w:rsid w:val="3A6D1ABE"/>
    <w:rsid w:val="3A713CCC"/>
    <w:rsid w:val="3A7F1959"/>
    <w:rsid w:val="3A7F65B4"/>
    <w:rsid w:val="3A8013C4"/>
    <w:rsid w:val="3A822988"/>
    <w:rsid w:val="3A871D46"/>
    <w:rsid w:val="3A970472"/>
    <w:rsid w:val="3A9E1B37"/>
    <w:rsid w:val="3A9F85AD"/>
    <w:rsid w:val="3AA430AB"/>
    <w:rsid w:val="3AA54601"/>
    <w:rsid w:val="3AA97077"/>
    <w:rsid w:val="3AAB65A3"/>
    <w:rsid w:val="3AAC215F"/>
    <w:rsid w:val="3AAE15B7"/>
    <w:rsid w:val="3AB4098F"/>
    <w:rsid w:val="3AB72586"/>
    <w:rsid w:val="3AB75A56"/>
    <w:rsid w:val="3ABE089D"/>
    <w:rsid w:val="3AC9050D"/>
    <w:rsid w:val="3ACF167E"/>
    <w:rsid w:val="3AD112E2"/>
    <w:rsid w:val="3AD27C14"/>
    <w:rsid w:val="3AD3B8C7"/>
    <w:rsid w:val="3AD849D6"/>
    <w:rsid w:val="3AD969A0"/>
    <w:rsid w:val="3ADED1CE"/>
    <w:rsid w:val="3AE10553"/>
    <w:rsid w:val="3AE113B1"/>
    <w:rsid w:val="3AE174A3"/>
    <w:rsid w:val="3AE42F53"/>
    <w:rsid w:val="3AEAAFAF"/>
    <w:rsid w:val="3AEDF282"/>
    <w:rsid w:val="3AEF7F72"/>
    <w:rsid w:val="3AFC845A"/>
    <w:rsid w:val="3AFE01B5"/>
    <w:rsid w:val="3AFF67B0"/>
    <w:rsid w:val="3AFF85A9"/>
    <w:rsid w:val="3AFF9ECB"/>
    <w:rsid w:val="3AFFB976"/>
    <w:rsid w:val="3B003F2D"/>
    <w:rsid w:val="3B0357CB"/>
    <w:rsid w:val="3B0B5566"/>
    <w:rsid w:val="3B0C74FC"/>
    <w:rsid w:val="3B0F8D91"/>
    <w:rsid w:val="3B173090"/>
    <w:rsid w:val="3B174FE4"/>
    <w:rsid w:val="3B183024"/>
    <w:rsid w:val="3B19146C"/>
    <w:rsid w:val="3B2031E1"/>
    <w:rsid w:val="3B213282"/>
    <w:rsid w:val="3B27316E"/>
    <w:rsid w:val="3B292ED4"/>
    <w:rsid w:val="3B2F7A47"/>
    <w:rsid w:val="3B364427"/>
    <w:rsid w:val="3B365BA1"/>
    <w:rsid w:val="3B36794F"/>
    <w:rsid w:val="3B37016E"/>
    <w:rsid w:val="3B3B31B7"/>
    <w:rsid w:val="3B3F2590"/>
    <w:rsid w:val="3B441599"/>
    <w:rsid w:val="3B451940"/>
    <w:rsid w:val="3B4756B8"/>
    <w:rsid w:val="3B4C30A8"/>
    <w:rsid w:val="3B547DD5"/>
    <w:rsid w:val="3B55589E"/>
    <w:rsid w:val="3B5F3F9B"/>
    <w:rsid w:val="3B5F7F5B"/>
    <w:rsid w:val="3B660234"/>
    <w:rsid w:val="3B6ABF96"/>
    <w:rsid w:val="3B6D4D27"/>
    <w:rsid w:val="3B706A2B"/>
    <w:rsid w:val="3B795BF4"/>
    <w:rsid w:val="3B7B16F8"/>
    <w:rsid w:val="3B7F7094"/>
    <w:rsid w:val="3B806E1C"/>
    <w:rsid w:val="3B87902C"/>
    <w:rsid w:val="3B89694A"/>
    <w:rsid w:val="3B8C5043"/>
    <w:rsid w:val="3B8F4148"/>
    <w:rsid w:val="3B9528FA"/>
    <w:rsid w:val="3B97423A"/>
    <w:rsid w:val="3B9C3C56"/>
    <w:rsid w:val="3BA7C0CE"/>
    <w:rsid w:val="3BAB2A26"/>
    <w:rsid w:val="3BAD4C2D"/>
    <w:rsid w:val="3BB44524"/>
    <w:rsid w:val="3BB71C84"/>
    <w:rsid w:val="3BBA40DC"/>
    <w:rsid w:val="3BBDE379"/>
    <w:rsid w:val="3BBF6DB5"/>
    <w:rsid w:val="3BBFAD28"/>
    <w:rsid w:val="3BBFC613"/>
    <w:rsid w:val="3BBFCF0C"/>
    <w:rsid w:val="3BC60CD2"/>
    <w:rsid w:val="3BC94414"/>
    <w:rsid w:val="3BCC8100"/>
    <w:rsid w:val="3BD05DA8"/>
    <w:rsid w:val="3BD06DA1"/>
    <w:rsid w:val="3BD12DEB"/>
    <w:rsid w:val="3BD1C7EB"/>
    <w:rsid w:val="3BDE15C5"/>
    <w:rsid w:val="3BDF7A44"/>
    <w:rsid w:val="3BE72A31"/>
    <w:rsid w:val="3BE7386E"/>
    <w:rsid w:val="3BE86EB7"/>
    <w:rsid w:val="3BEB101E"/>
    <w:rsid w:val="3BEB95ED"/>
    <w:rsid w:val="3BEC6954"/>
    <w:rsid w:val="3BED1CA3"/>
    <w:rsid w:val="3BED7943"/>
    <w:rsid w:val="3BEE0229"/>
    <w:rsid w:val="3BF27D19"/>
    <w:rsid w:val="3BF316E1"/>
    <w:rsid w:val="3BF88F97"/>
    <w:rsid w:val="3BF903F2"/>
    <w:rsid w:val="3BF95D48"/>
    <w:rsid w:val="3BF9EA63"/>
    <w:rsid w:val="3BFBB2F2"/>
    <w:rsid w:val="3BFCCCAB"/>
    <w:rsid w:val="3BFD17A8"/>
    <w:rsid w:val="3BFDF95C"/>
    <w:rsid w:val="3BFE357B"/>
    <w:rsid w:val="3BFE372F"/>
    <w:rsid w:val="3BFE3EA2"/>
    <w:rsid w:val="3BFE79BC"/>
    <w:rsid w:val="3BFF09B0"/>
    <w:rsid w:val="3C074E47"/>
    <w:rsid w:val="3C0B2B89"/>
    <w:rsid w:val="3C0F3CD2"/>
    <w:rsid w:val="3C114363"/>
    <w:rsid w:val="3C19512D"/>
    <w:rsid w:val="3C24649A"/>
    <w:rsid w:val="3C291261"/>
    <w:rsid w:val="3C397F0C"/>
    <w:rsid w:val="3C3E2F5F"/>
    <w:rsid w:val="3C3F2833"/>
    <w:rsid w:val="3C3F6133"/>
    <w:rsid w:val="3C406CD7"/>
    <w:rsid w:val="3C485B8B"/>
    <w:rsid w:val="3C4C02AC"/>
    <w:rsid w:val="3C59051F"/>
    <w:rsid w:val="3C591F50"/>
    <w:rsid w:val="3C616C4D"/>
    <w:rsid w:val="3C644133"/>
    <w:rsid w:val="3C6776CB"/>
    <w:rsid w:val="3C6817B3"/>
    <w:rsid w:val="3C796CB5"/>
    <w:rsid w:val="3C7B7989"/>
    <w:rsid w:val="3C7C3A87"/>
    <w:rsid w:val="3C7E335B"/>
    <w:rsid w:val="3C872BFA"/>
    <w:rsid w:val="3C896390"/>
    <w:rsid w:val="3C8A1D00"/>
    <w:rsid w:val="3C8D7B5B"/>
    <w:rsid w:val="3C9A5CBB"/>
    <w:rsid w:val="3C9D2543"/>
    <w:rsid w:val="3C9E7C2D"/>
    <w:rsid w:val="3CA95927"/>
    <w:rsid w:val="3CAC21A2"/>
    <w:rsid w:val="3CAC5F43"/>
    <w:rsid w:val="3CB72F42"/>
    <w:rsid w:val="3CBD4C39"/>
    <w:rsid w:val="3CC20984"/>
    <w:rsid w:val="3CC475E4"/>
    <w:rsid w:val="3CC47895"/>
    <w:rsid w:val="3CC86CCC"/>
    <w:rsid w:val="3CCB2319"/>
    <w:rsid w:val="3CDBAD2C"/>
    <w:rsid w:val="3CDE45B1"/>
    <w:rsid w:val="3CE15A2C"/>
    <w:rsid w:val="3CE354CC"/>
    <w:rsid w:val="3CEC29BB"/>
    <w:rsid w:val="3CF248ED"/>
    <w:rsid w:val="3CF7E60C"/>
    <w:rsid w:val="3CF80A49"/>
    <w:rsid w:val="3CFEDCD1"/>
    <w:rsid w:val="3CFF709C"/>
    <w:rsid w:val="3CFFF602"/>
    <w:rsid w:val="3D015D3A"/>
    <w:rsid w:val="3D096A38"/>
    <w:rsid w:val="3D0D2931"/>
    <w:rsid w:val="3D0D3616"/>
    <w:rsid w:val="3D17252A"/>
    <w:rsid w:val="3D295E51"/>
    <w:rsid w:val="3D2A34E3"/>
    <w:rsid w:val="3D2A47D1"/>
    <w:rsid w:val="3D2E0723"/>
    <w:rsid w:val="3D3640CC"/>
    <w:rsid w:val="3D3878F0"/>
    <w:rsid w:val="3D3A1978"/>
    <w:rsid w:val="3D3B217B"/>
    <w:rsid w:val="3D3B262F"/>
    <w:rsid w:val="3D4B53F5"/>
    <w:rsid w:val="3D4D4CED"/>
    <w:rsid w:val="3D5219C7"/>
    <w:rsid w:val="3D57653B"/>
    <w:rsid w:val="3D613D22"/>
    <w:rsid w:val="3D6537DC"/>
    <w:rsid w:val="3D68277C"/>
    <w:rsid w:val="3D6C4254"/>
    <w:rsid w:val="3D7B886B"/>
    <w:rsid w:val="3D7BFD2B"/>
    <w:rsid w:val="3D7D4329"/>
    <w:rsid w:val="3D7E24F4"/>
    <w:rsid w:val="3D840A17"/>
    <w:rsid w:val="3D8D1B75"/>
    <w:rsid w:val="3D986D8C"/>
    <w:rsid w:val="3D9C9347"/>
    <w:rsid w:val="3D9F0CFA"/>
    <w:rsid w:val="3DA10EEA"/>
    <w:rsid w:val="3DAB6365"/>
    <w:rsid w:val="3DAC214A"/>
    <w:rsid w:val="3DB65324"/>
    <w:rsid w:val="3DB7E1C8"/>
    <w:rsid w:val="3DBA361B"/>
    <w:rsid w:val="3DBF6BD4"/>
    <w:rsid w:val="3DBF9E00"/>
    <w:rsid w:val="3DBFBAE5"/>
    <w:rsid w:val="3DC56950"/>
    <w:rsid w:val="3DCB733F"/>
    <w:rsid w:val="3DCBFBBC"/>
    <w:rsid w:val="3DD13C22"/>
    <w:rsid w:val="3DD72725"/>
    <w:rsid w:val="3DDF0D02"/>
    <w:rsid w:val="3DDFC22D"/>
    <w:rsid w:val="3DDFCA1D"/>
    <w:rsid w:val="3DE70BCB"/>
    <w:rsid w:val="3DEA72AE"/>
    <w:rsid w:val="3DEC2546"/>
    <w:rsid w:val="3DEE4673"/>
    <w:rsid w:val="3DF21F90"/>
    <w:rsid w:val="3DF24001"/>
    <w:rsid w:val="3DF36038"/>
    <w:rsid w:val="3DF5764D"/>
    <w:rsid w:val="3DF685FB"/>
    <w:rsid w:val="3DF6E3CA"/>
    <w:rsid w:val="3DF7AE0A"/>
    <w:rsid w:val="3DF8BBB0"/>
    <w:rsid w:val="3DF92983"/>
    <w:rsid w:val="3DFB6595"/>
    <w:rsid w:val="3DFBDB6E"/>
    <w:rsid w:val="3DFC13AE"/>
    <w:rsid w:val="3DFE213C"/>
    <w:rsid w:val="3DFECD8A"/>
    <w:rsid w:val="3DFED682"/>
    <w:rsid w:val="3DFF6D17"/>
    <w:rsid w:val="3DFF841F"/>
    <w:rsid w:val="3DFFBF58"/>
    <w:rsid w:val="3DFFC7DF"/>
    <w:rsid w:val="3DFFCD20"/>
    <w:rsid w:val="3E031CDF"/>
    <w:rsid w:val="3E0368E3"/>
    <w:rsid w:val="3E0C2BE9"/>
    <w:rsid w:val="3E0F33A3"/>
    <w:rsid w:val="3E1C72D0"/>
    <w:rsid w:val="3E24396F"/>
    <w:rsid w:val="3E37A026"/>
    <w:rsid w:val="3E3A1504"/>
    <w:rsid w:val="3E3A59A8"/>
    <w:rsid w:val="3E3D198D"/>
    <w:rsid w:val="3E3D58BD"/>
    <w:rsid w:val="3E3EFB48"/>
    <w:rsid w:val="3E401699"/>
    <w:rsid w:val="3E4546F9"/>
    <w:rsid w:val="3E45722C"/>
    <w:rsid w:val="3E4B34D7"/>
    <w:rsid w:val="3E4B54BF"/>
    <w:rsid w:val="3E4E3201"/>
    <w:rsid w:val="3E5C4052"/>
    <w:rsid w:val="3E5D49C9"/>
    <w:rsid w:val="3E5F9FFF"/>
    <w:rsid w:val="3E6447D3"/>
    <w:rsid w:val="3E683F05"/>
    <w:rsid w:val="3E6E7F05"/>
    <w:rsid w:val="3E6F9E56"/>
    <w:rsid w:val="3E738F80"/>
    <w:rsid w:val="3E7A4AD6"/>
    <w:rsid w:val="3E7E7ACD"/>
    <w:rsid w:val="3E7F8060"/>
    <w:rsid w:val="3E8D1F7B"/>
    <w:rsid w:val="3EA03A5D"/>
    <w:rsid w:val="3EAA4DA9"/>
    <w:rsid w:val="3EAB0654"/>
    <w:rsid w:val="3EAEB72E"/>
    <w:rsid w:val="3EB82C3C"/>
    <w:rsid w:val="3EBA0082"/>
    <w:rsid w:val="3EBA1FCA"/>
    <w:rsid w:val="3EBD48C0"/>
    <w:rsid w:val="3EBD99C0"/>
    <w:rsid w:val="3EBF4353"/>
    <w:rsid w:val="3ECA0ADA"/>
    <w:rsid w:val="3ECBFC8F"/>
    <w:rsid w:val="3ECD4854"/>
    <w:rsid w:val="3ED37070"/>
    <w:rsid w:val="3ED522E2"/>
    <w:rsid w:val="3ED7EF05"/>
    <w:rsid w:val="3EDA67F1"/>
    <w:rsid w:val="3EDBBF1D"/>
    <w:rsid w:val="3EDE3DFF"/>
    <w:rsid w:val="3EDE7B4C"/>
    <w:rsid w:val="3EDFFA33"/>
    <w:rsid w:val="3EE1492D"/>
    <w:rsid w:val="3EE6F703"/>
    <w:rsid w:val="3EED2A1A"/>
    <w:rsid w:val="3EF797FC"/>
    <w:rsid w:val="3EF7EFE7"/>
    <w:rsid w:val="3EF9156E"/>
    <w:rsid w:val="3EFA3544"/>
    <w:rsid w:val="3EFAC405"/>
    <w:rsid w:val="3EFD275C"/>
    <w:rsid w:val="3EFFCC08"/>
    <w:rsid w:val="3EFFEF37"/>
    <w:rsid w:val="3F012022"/>
    <w:rsid w:val="3F0328A7"/>
    <w:rsid w:val="3F041B4A"/>
    <w:rsid w:val="3F1B3793"/>
    <w:rsid w:val="3F1D1D3F"/>
    <w:rsid w:val="3F1D7F6E"/>
    <w:rsid w:val="3F1F2934"/>
    <w:rsid w:val="3F229A54"/>
    <w:rsid w:val="3F2768B4"/>
    <w:rsid w:val="3F2C3542"/>
    <w:rsid w:val="3F310B59"/>
    <w:rsid w:val="3F314B61"/>
    <w:rsid w:val="3F33B20C"/>
    <w:rsid w:val="3F366C7B"/>
    <w:rsid w:val="3F367F1D"/>
    <w:rsid w:val="3F3D5124"/>
    <w:rsid w:val="3F3E415C"/>
    <w:rsid w:val="3F3E6D9F"/>
    <w:rsid w:val="3F3E7ADC"/>
    <w:rsid w:val="3F3F6279"/>
    <w:rsid w:val="3F473024"/>
    <w:rsid w:val="3F4820BF"/>
    <w:rsid w:val="3F4B8C78"/>
    <w:rsid w:val="3F4C3DD3"/>
    <w:rsid w:val="3F4D6710"/>
    <w:rsid w:val="3F4E289D"/>
    <w:rsid w:val="3F5213D1"/>
    <w:rsid w:val="3F57187F"/>
    <w:rsid w:val="3F57EB65"/>
    <w:rsid w:val="3F5B3839"/>
    <w:rsid w:val="3F5B8693"/>
    <w:rsid w:val="3F5C54AA"/>
    <w:rsid w:val="3F5DDCE0"/>
    <w:rsid w:val="3F602880"/>
    <w:rsid w:val="3F66537D"/>
    <w:rsid w:val="3F6902F3"/>
    <w:rsid w:val="3F6B44E7"/>
    <w:rsid w:val="3F6DC199"/>
    <w:rsid w:val="3F6E132E"/>
    <w:rsid w:val="3F6E5A9A"/>
    <w:rsid w:val="3F7717DF"/>
    <w:rsid w:val="3F77FC39"/>
    <w:rsid w:val="3F780E74"/>
    <w:rsid w:val="3F7B1DD4"/>
    <w:rsid w:val="3F7C0E08"/>
    <w:rsid w:val="3F7D18E8"/>
    <w:rsid w:val="3F7D45BC"/>
    <w:rsid w:val="3F7F438A"/>
    <w:rsid w:val="3F7F8DB8"/>
    <w:rsid w:val="3F7F96A8"/>
    <w:rsid w:val="3F7FBFB9"/>
    <w:rsid w:val="3F7FC23C"/>
    <w:rsid w:val="3F806E2F"/>
    <w:rsid w:val="3F854D4B"/>
    <w:rsid w:val="3F8A2017"/>
    <w:rsid w:val="3F8D2177"/>
    <w:rsid w:val="3F8FF11B"/>
    <w:rsid w:val="3F8FF360"/>
    <w:rsid w:val="3F978718"/>
    <w:rsid w:val="3F99352D"/>
    <w:rsid w:val="3F9B7D02"/>
    <w:rsid w:val="3F9B8403"/>
    <w:rsid w:val="3F9F9FB5"/>
    <w:rsid w:val="3F9FDE95"/>
    <w:rsid w:val="3FA3215D"/>
    <w:rsid w:val="3FA537E6"/>
    <w:rsid w:val="3FA550A3"/>
    <w:rsid w:val="3FAB5EF5"/>
    <w:rsid w:val="3FAE21A9"/>
    <w:rsid w:val="3FAE2EBC"/>
    <w:rsid w:val="3FB03EE2"/>
    <w:rsid w:val="3FB082C8"/>
    <w:rsid w:val="3FB35C3A"/>
    <w:rsid w:val="3FB57EC7"/>
    <w:rsid w:val="3FB711FC"/>
    <w:rsid w:val="3FB7169F"/>
    <w:rsid w:val="3FB727A6"/>
    <w:rsid w:val="3FB928FC"/>
    <w:rsid w:val="3FB995DA"/>
    <w:rsid w:val="3FBB5C1C"/>
    <w:rsid w:val="3FBBF9E5"/>
    <w:rsid w:val="3FBD4CC5"/>
    <w:rsid w:val="3FBDBF8B"/>
    <w:rsid w:val="3FBE03F6"/>
    <w:rsid w:val="3FBF062F"/>
    <w:rsid w:val="3FBF645D"/>
    <w:rsid w:val="3FBF7CE7"/>
    <w:rsid w:val="3FBFD4CA"/>
    <w:rsid w:val="3FBFD889"/>
    <w:rsid w:val="3FBFE79E"/>
    <w:rsid w:val="3FBFFB1D"/>
    <w:rsid w:val="3FC00808"/>
    <w:rsid w:val="3FC07E75"/>
    <w:rsid w:val="3FC93873"/>
    <w:rsid w:val="3FCB38A2"/>
    <w:rsid w:val="3FCBB57D"/>
    <w:rsid w:val="3FCF2588"/>
    <w:rsid w:val="3FCF935E"/>
    <w:rsid w:val="3FD70A41"/>
    <w:rsid w:val="3FD77130"/>
    <w:rsid w:val="3FD7ED40"/>
    <w:rsid w:val="3FD94AD5"/>
    <w:rsid w:val="3FDA279E"/>
    <w:rsid w:val="3FDAA1FE"/>
    <w:rsid w:val="3FDCFCED"/>
    <w:rsid w:val="3FDD842F"/>
    <w:rsid w:val="3FDDEB51"/>
    <w:rsid w:val="3FDE7E94"/>
    <w:rsid w:val="3FDEDD4A"/>
    <w:rsid w:val="3FDF08F5"/>
    <w:rsid w:val="3FDF17DE"/>
    <w:rsid w:val="3FDF195D"/>
    <w:rsid w:val="3FDFFFC6"/>
    <w:rsid w:val="3FE02575"/>
    <w:rsid w:val="3FE1F01A"/>
    <w:rsid w:val="3FE49797"/>
    <w:rsid w:val="3FE5E9E3"/>
    <w:rsid w:val="3FE6A9C2"/>
    <w:rsid w:val="3FE7CA28"/>
    <w:rsid w:val="3FE91433"/>
    <w:rsid w:val="3FEB6F5A"/>
    <w:rsid w:val="3FEB7079"/>
    <w:rsid w:val="3FED1AB8"/>
    <w:rsid w:val="3FED3D82"/>
    <w:rsid w:val="3FEE54FE"/>
    <w:rsid w:val="3FEE7F68"/>
    <w:rsid w:val="3FEF2E0C"/>
    <w:rsid w:val="3FEF41E5"/>
    <w:rsid w:val="3FF24FC1"/>
    <w:rsid w:val="3FF25231"/>
    <w:rsid w:val="3FF35E0E"/>
    <w:rsid w:val="3FF3DB9D"/>
    <w:rsid w:val="3FF56524"/>
    <w:rsid w:val="3FF639CE"/>
    <w:rsid w:val="3FF66B3C"/>
    <w:rsid w:val="3FF781DA"/>
    <w:rsid w:val="3FF7D9B2"/>
    <w:rsid w:val="3FF7F4BF"/>
    <w:rsid w:val="3FF84602"/>
    <w:rsid w:val="3FF993EF"/>
    <w:rsid w:val="3FF9BFCD"/>
    <w:rsid w:val="3FFA1D24"/>
    <w:rsid w:val="3FFA88B5"/>
    <w:rsid w:val="3FFB4B89"/>
    <w:rsid w:val="3FFBBB81"/>
    <w:rsid w:val="3FFBDD75"/>
    <w:rsid w:val="3FFC7308"/>
    <w:rsid w:val="3FFD0297"/>
    <w:rsid w:val="3FFD1C0B"/>
    <w:rsid w:val="3FFDDF31"/>
    <w:rsid w:val="3FFE5D4C"/>
    <w:rsid w:val="3FFE88DB"/>
    <w:rsid w:val="3FFF0754"/>
    <w:rsid w:val="3FFF3070"/>
    <w:rsid w:val="3FFF3690"/>
    <w:rsid w:val="3FFF381A"/>
    <w:rsid w:val="3FFF3AA9"/>
    <w:rsid w:val="3FFF3C8C"/>
    <w:rsid w:val="3FFF61B6"/>
    <w:rsid w:val="3FFF7486"/>
    <w:rsid w:val="3FFF8977"/>
    <w:rsid w:val="3FFF97B9"/>
    <w:rsid w:val="3FFFA137"/>
    <w:rsid w:val="3FFFBB89"/>
    <w:rsid w:val="3FFFC33A"/>
    <w:rsid w:val="40014F7E"/>
    <w:rsid w:val="4008267A"/>
    <w:rsid w:val="400C0C7E"/>
    <w:rsid w:val="4012583F"/>
    <w:rsid w:val="40127BF8"/>
    <w:rsid w:val="40147334"/>
    <w:rsid w:val="401732FE"/>
    <w:rsid w:val="40195E74"/>
    <w:rsid w:val="40350DE5"/>
    <w:rsid w:val="40463B1E"/>
    <w:rsid w:val="404A2A6F"/>
    <w:rsid w:val="404A3A83"/>
    <w:rsid w:val="4059648A"/>
    <w:rsid w:val="40596E1C"/>
    <w:rsid w:val="405D1635"/>
    <w:rsid w:val="40610FCA"/>
    <w:rsid w:val="40645CC5"/>
    <w:rsid w:val="40684F14"/>
    <w:rsid w:val="406C49FA"/>
    <w:rsid w:val="40793ED9"/>
    <w:rsid w:val="407F76A2"/>
    <w:rsid w:val="40805871"/>
    <w:rsid w:val="40836138"/>
    <w:rsid w:val="408B53C4"/>
    <w:rsid w:val="40906AC8"/>
    <w:rsid w:val="40923879"/>
    <w:rsid w:val="40951261"/>
    <w:rsid w:val="409638D0"/>
    <w:rsid w:val="409C64A6"/>
    <w:rsid w:val="40A225F6"/>
    <w:rsid w:val="40A30188"/>
    <w:rsid w:val="40A354D7"/>
    <w:rsid w:val="40B437EF"/>
    <w:rsid w:val="40B76E3C"/>
    <w:rsid w:val="40CA66A9"/>
    <w:rsid w:val="40D211F8"/>
    <w:rsid w:val="40D847A6"/>
    <w:rsid w:val="40DFCB59"/>
    <w:rsid w:val="40E31DBF"/>
    <w:rsid w:val="410B53D9"/>
    <w:rsid w:val="410D2260"/>
    <w:rsid w:val="411424E0"/>
    <w:rsid w:val="4116725D"/>
    <w:rsid w:val="411C61E6"/>
    <w:rsid w:val="41202C33"/>
    <w:rsid w:val="41297BA8"/>
    <w:rsid w:val="41326E0A"/>
    <w:rsid w:val="41354204"/>
    <w:rsid w:val="41425B1E"/>
    <w:rsid w:val="41435F45"/>
    <w:rsid w:val="414C7E88"/>
    <w:rsid w:val="41546164"/>
    <w:rsid w:val="41623755"/>
    <w:rsid w:val="41636FC4"/>
    <w:rsid w:val="416A0DA8"/>
    <w:rsid w:val="4171281F"/>
    <w:rsid w:val="41756B51"/>
    <w:rsid w:val="41840425"/>
    <w:rsid w:val="419504B9"/>
    <w:rsid w:val="41962EF5"/>
    <w:rsid w:val="41A01FC6"/>
    <w:rsid w:val="41AA68AB"/>
    <w:rsid w:val="41AC280F"/>
    <w:rsid w:val="41B25933"/>
    <w:rsid w:val="41BE2082"/>
    <w:rsid w:val="41D848A7"/>
    <w:rsid w:val="41DEDB28"/>
    <w:rsid w:val="41E2613A"/>
    <w:rsid w:val="41E26D36"/>
    <w:rsid w:val="41E36C41"/>
    <w:rsid w:val="41E73A48"/>
    <w:rsid w:val="41EB39C1"/>
    <w:rsid w:val="41F27582"/>
    <w:rsid w:val="41F84AD7"/>
    <w:rsid w:val="41FF6E4C"/>
    <w:rsid w:val="42022339"/>
    <w:rsid w:val="420A5B11"/>
    <w:rsid w:val="420A743F"/>
    <w:rsid w:val="420E3E5C"/>
    <w:rsid w:val="420F0158"/>
    <w:rsid w:val="42114C71"/>
    <w:rsid w:val="42274495"/>
    <w:rsid w:val="42401BA1"/>
    <w:rsid w:val="42451E12"/>
    <w:rsid w:val="42472441"/>
    <w:rsid w:val="42521893"/>
    <w:rsid w:val="42553A5C"/>
    <w:rsid w:val="425919AD"/>
    <w:rsid w:val="425B5BC8"/>
    <w:rsid w:val="42601716"/>
    <w:rsid w:val="4286740D"/>
    <w:rsid w:val="428B4BBB"/>
    <w:rsid w:val="42910E20"/>
    <w:rsid w:val="4293296F"/>
    <w:rsid w:val="429531AD"/>
    <w:rsid w:val="429C13EC"/>
    <w:rsid w:val="429E24FE"/>
    <w:rsid w:val="42A1447A"/>
    <w:rsid w:val="42A47894"/>
    <w:rsid w:val="42A94EAA"/>
    <w:rsid w:val="42AD0B36"/>
    <w:rsid w:val="42B17978"/>
    <w:rsid w:val="42B574A2"/>
    <w:rsid w:val="42B850ED"/>
    <w:rsid w:val="42BD50C4"/>
    <w:rsid w:val="42BE6BA7"/>
    <w:rsid w:val="42C13FA2"/>
    <w:rsid w:val="42C776D1"/>
    <w:rsid w:val="42D21D5E"/>
    <w:rsid w:val="42DA1512"/>
    <w:rsid w:val="42DB79D7"/>
    <w:rsid w:val="42DC0DDB"/>
    <w:rsid w:val="42E47C90"/>
    <w:rsid w:val="42EA1242"/>
    <w:rsid w:val="42EB54C2"/>
    <w:rsid w:val="42EB600A"/>
    <w:rsid w:val="42FFBDF4"/>
    <w:rsid w:val="42FFFF17"/>
    <w:rsid w:val="430B1EE2"/>
    <w:rsid w:val="430E321A"/>
    <w:rsid w:val="431B1B3C"/>
    <w:rsid w:val="431E48C8"/>
    <w:rsid w:val="432E0164"/>
    <w:rsid w:val="432E715D"/>
    <w:rsid w:val="433724B6"/>
    <w:rsid w:val="43430E5B"/>
    <w:rsid w:val="43446334"/>
    <w:rsid w:val="4345281D"/>
    <w:rsid w:val="4348021F"/>
    <w:rsid w:val="43487EAF"/>
    <w:rsid w:val="434A1A9F"/>
    <w:rsid w:val="436F2D8C"/>
    <w:rsid w:val="437152C3"/>
    <w:rsid w:val="4375D06B"/>
    <w:rsid w:val="437D5632"/>
    <w:rsid w:val="43842CD9"/>
    <w:rsid w:val="43902A34"/>
    <w:rsid w:val="43944D00"/>
    <w:rsid w:val="439671DC"/>
    <w:rsid w:val="439E46B4"/>
    <w:rsid w:val="43B733D1"/>
    <w:rsid w:val="43BBC342"/>
    <w:rsid w:val="43BD5855"/>
    <w:rsid w:val="43BF2BD7"/>
    <w:rsid w:val="43C24475"/>
    <w:rsid w:val="43C9F8A9"/>
    <w:rsid w:val="43D016A0"/>
    <w:rsid w:val="43D5C649"/>
    <w:rsid w:val="43DD0CA1"/>
    <w:rsid w:val="43E20674"/>
    <w:rsid w:val="43E32C3E"/>
    <w:rsid w:val="43E333B4"/>
    <w:rsid w:val="43E96375"/>
    <w:rsid w:val="43E9786D"/>
    <w:rsid w:val="43EA577A"/>
    <w:rsid w:val="43FD36FF"/>
    <w:rsid w:val="440054AD"/>
    <w:rsid w:val="44065357"/>
    <w:rsid w:val="440B445D"/>
    <w:rsid w:val="440F72B8"/>
    <w:rsid w:val="44137209"/>
    <w:rsid w:val="44147C24"/>
    <w:rsid w:val="441647C1"/>
    <w:rsid w:val="44174FED"/>
    <w:rsid w:val="441E0D48"/>
    <w:rsid w:val="441F5424"/>
    <w:rsid w:val="443A33D4"/>
    <w:rsid w:val="444078CC"/>
    <w:rsid w:val="44421112"/>
    <w:rsid w:val="4454106F"/>
    <w:rsid w:val="445554AC"/>
    <w:rsid w:val="445E5395"/>
    <w:rsid w:val="446C05A5"/>
    <w:rsid w:val="446C6707"/>
    <w:rsid w:val="447D214A"/>
    <w:rsid w:val="44800B30"/>
    <w:rsid w:val="4490274F"/>
    <w:rsid w:val="44957494"/>
    <w:rsid w:val="449649FB"/>
    <w:rsid w:val="449B0A4F"/>
    <w:rsid w:val="44A26055"/>
    <w:rsid w:val="44A84E71"/>
    <w:rsid w:val="44A92F3F"/>
    <w:rsid w:val="44A973E3"/>
    <w:rsid w:val="44BD1375"/>
    <w:rsid w:val="44CB735A"/>
    <w:rsid w:val="44DD0BB4"/>
    <w:rsid w:val="44DF1057"/>
    <w:rsid w:val="44DF4BB3"/>
    <w:rsid w:val="44E04B88"/>
    <w:rsid w:val="44E7342E"/>
    <w:rsid w:val="44EB64CD"/>
    <w:rsid w:val="44EF3FD1"/>
    <w:rsid w:val="44F25A9B"/>
    <w:rsid w:val="44FC64F4"/>
    <w:rsid w:val="44FE61F8"/>
    <w:rsid w:val="45060392"/>
    <w:rsid w:val="45074180"/>
    <w:rsid w:val="450834CB"/>
    <w:rsid w:val="450B3BFA"/>
    <w:rsid w:val="450B4A8B"/>
    <w:rsid w:val="450F0E56"/>
    <w:rsid w:val="450F28CE"/>
    <w:rsid w:val="451378A4"/>
    <w:rsid w:val="451D0117"/>
    <w:rsid w:val="451F1453"/>
    <w:rsid w:val="451F1F34"/>
    <w:rsid w:val="453273D9"/>
    <w:rsid w:val="45373ADD"/>
    <w:rsid w:val="454828DA"/>
    <w:rsid w:val="454C0199"/>
    <w:rsid w:val="4561670A"/>
    <w:rsid w:val="45625151"/>
    <w:rsid w:val="45694731"/>
    <w:rsid w:val="45703A5D"/>
    <w:rsid w:val="457C2CC4"/>
    <w:rsid w:val="458319E2"/>
    <w:rsid w:val="45926845"/>
    <w:rsid w:val="45943BEF"/>
    <w:rsid w:val="45AD2F03"/>
    <w:rsid w:val="45AF0A29"/>
    <w:rsid w:val="45AF4585"/>
    <w:rsid w:val="45B002FD"/>
    <w:rsid w:val="45B83EC1"/>
    <w:rsid w:val="45B84C42"/>
    <w:rsid w:val="45BD7258"/>
    <w:rsid w:val="45C05E37"/>
    <w:rsid w:val="45D06D1C"/>
    <w:rsid w:val="45D24718"/>
    <w:rsid w:val="45D36916"/>
    <w:rsid w:val="45D4223E"/>
    <w:rsid w:val="45D71E7F"/>
    <w:rsid w:val="45DA479D"/>
    <w:rsid w:val="45DF6247"/>
    <w:rsid w:val="45E16705"/>
    <w:rsid w:val="45EE7C15"/>
    <w:rsid w:val="45EF7078"/>
    <w:rsid w:val="45F251B6"/>
    <w:rsid w:val="45F77408"/>
    <w:rsid w:val="45F80ECA"/>
    <w:rsid w:val="45FBDCAD"/>
    <w:rsid w:val="45FC3EB0"/>
    <w:rsid w:val="46046235"/>
    <w:rsid w:val="460743C1"/>
    <w:rsid w:val="460E39A2"/>
    <w:rsid w:val="46123637"/>
    <w:rsid w:val="46132D66"/>
    <w:rsid w:val="462238A9"/>
    <w:rsid w:val="4622744D"/>
    <w:rsid w:val="463A4797"/>
    <w:rsid w:val="463C5D9D"/>
    <w:rsid w:val="46461101"/>
    <w:rsid w:val="46496788"/>
    <w:rsid w:val="464A5CFD"/>
    <w:rsid w:val="464CBFDD"/>
    <w:rsid w:val="464E27F6"/>
    <w:rsid w:val="4656274A"/>
    <w:rsid w:val="465E2A06"/>
    <w:rsid w:val="46603AD2"/>
    <w:rsid w:val="46607F75"/>
    <w:rsid w:val="466138F1"/>
    <w:rsid w:val="46677590"/>
    <w:rsid w:val="466A347F"/>
    <w:rsid w:val="46713F31"/>
    <w:rsid w:val="467337D4"/>
    <w:rsid w:val="46777349"/>
    <w:rsid w:val="4678706D"/>
    <w:rsid w:val="467EC14B"/>
    <w:rsid w:val="468537C7"/>
    <w:rsid w:val="469750EF"/>
    <w:rsid w:val="469B1347"/>
    <w:rsid w:val="469D7C80"/>
    <w:rsid w:val="46A11B2B"/>
    <w:rsid w:val="46A20D18"/>
    <w:rsid w:val="46A272BB"/>
    <w:rsid w:val="46A32FF7"/>
    <w:rsid w:val="46A63BDA"/>
    <w:rsid w:val="46AC31BB"/>
    <w:rsid w:val="46AE157B"/>
    <w:rsid w:val="46B75D3F"/>
    <w:rsid w:val="46BF6A4A"/>
    <w:rsid w:val="46C10A14"/>
    <w:rsid w:val="46C55DB4"/>
    <w:rsid w:val="46CA5C0C"/>
    <w:rsid w:val="46CC1DEE"/>
    <w:rsid w:val="46DA0CA5"/>
    <w:rsid w:val="46E14C12"/>
    <w:rsid w:val="46EF6468"/>
    <w:rsid w:val="46F15764"/>
    <w:rsid w:val="46F506BE"/>
    <w:rsid w:val="46FA2178"/>
    <w:rsid w:val="46FE52B2"/>
    <w:rsid w:val="47043DC3"/>
    <w:rsid w:val="470B038B"/>
    <w:rsid w:val="471F1BDF"/>
    <w:rsid w:val="472B75FD"/>
    <w:rsid w:val="4745001B"/>
    <w:rsid w:val="4764175D"/>
    <w:rsid w:val="476A2E5A"/>
    <w:rsid w:val="476E6AE6"/>
    <w:rsid w:val="477A6033"/>
    <w:rsid w:val="477DCE1E"/>
    <w:rsid w:val="477E3728"/>
    <w:rsid w:val="477F1591"/>
    <w:rsid w:val="479E0D55"/>
    <w:rsid w:val="47B70069"/>
    <w:rsid w:val="47B95B93"/>
    <w:rsid w:val="47D227AD"/>
    <w:rsid w:val="47D7940E"/>
    <w:rsid w:val="47E04ECA"/>
    <w:rsid w:val="47F13697"/>
    <w:rsid w:val="47F320E7"/>
    <w:rsid w:val="47F60AD8"/>
    <w:rsid w:val="47F646ED"/>
    <w:rsid w:val="47F84572"/>
    <w:rsid w:val="47F866B8"/>
    <w:rsid w:val="47FC03D8"/>
    <w:rsid w:val="47FE6C2E"/>
    <w:rsid w:val="47FF09B1"/>
    <w:rsid w:val="47FF0CB9"/>
    <w:rsid w:val="47FF6B99"/>
    <w:rsid w:val="480000CE"/>
    <w:rsid w:val="480C7ABD"/>
    <w:rsid w:val="48116838"/>
    <w:rsid w:val="48180B08"/>
    <w:rsid w:val="481F2B54"/>
    <w:rsid w:val="48272AF9"/>
    <w:rsid w:val="482A1464"/>
    <w:rsid w:val="4832149E"/>
    <w:rsid w:val="4833716D"/>
    <w:rsid w:val="48353EC3"/>
    <w:rsid w:val="48407EF6"/>
    <w:rsid w:val="48484E52"/>
    <w:rsid w:val="48517B76"/>
    <w:rsid w:val="48732F88"/>
    <w:rsid w:val="487358E0"/>
    <w:rsid w:val="487815A6"/>
    <w:rsid w:val="48795D5A"/>
    <w:rsid w:val="487B2E45"/>
    <w:rsid w:val="487D47D4"/>
    <w:rsid w:val="48816480"/>
    <w:rsid w:val="488501C8"/>
    <w:rsid w:val="488B4F7B"/>
    <w:rsid w:val="48914416"/>
    <w:rsid w:val="48A25794"/>
    <w:rsid w:val="48A2736B"/>
    <w:rsid w:val="48A62240"/>
    <w:rsid w:val="48AB62AA"/>
    <w:rsid w:val="48B858F4"/>
    <w:rsid w:val="48B904EC"/>
    <w:rsid w:val="48B93D4C"/>
    <w:rsid w:val="48BB2692"/>
    <w:rsid w:val="48BC6F7A"/>
    <w:rsid w:val="48BE0C93"/>
    <w:rsid w:val="48C90054"/>
    <w:rsid w:val="48D16F09"/>
    <w:rsid w:val="48E8208B"/>
    <w:rsid w:val="48FD385A"/>
    <w:rsid w:val="49115E22"/>
    <w:rsid w:val="493125DA"/>
    <w:rsid w:val="493241DA"/>
    <w:rsid w:val="493D4778"/>
    <w:rsid w:val="4944592C"/>
    <w:rsid w:val="494476DB"/>
    <w:rsid w:val="4946141A"/>
    <w:rsid w:val="494C4A78"/>
    <w:rsid w:val="49526EDF"/>
    <w:rsid w:val="495518E8"/>
    <w:rsid w:val="495C0AA0"/>
    <w:rsid w:val="495C2C76"/>
    <w:rsid w:val="49687A3E"/>
    <w:rsid w:val="49690EEF"/>
    <w:rsid w:val="496B1F0A"/>
    <w:rsid w:val="496D4E83"/>
    <w:rsid w:val="497C2C57"/>
    <w:rsid w:val="498229F3"/>
    <w:rsid w:val="49875162"/>
    <w:rsid w:val="498B2E59"/>
    <w:rsid w:val="499D6818"/>
    <w:rsid w:val="499E282F"/>
    <w:rsid w:val="49A39656"/>
    <w:rsid w:val="49A62087"/>
    <w:rsid w:val="49A81A17"/>
    <w:rsid w:val="49AE2DA6"/>
    <w:rsid w:val="49CA5E32"/>
    <w:rsid w:val="49D21CBC"/>
    <w:rsid w:val="49D62A28"/>
    <w:rsid w:val="49DB2F85"/>
    <w:rsid w:val="49E17E97"/>
    <w:rsid w:val="49E35145"/>
    <w:rsid w:val="49E78A4F"/>
    <w:rsid w:val="49F42AD9"/>
    <w:rsid w:val="49FB423D"/>
    <w:rsid w:val="49FC19CF"/>
    <w:rsid w:val="4A0560D6"/>
    <w:rsid w:val="4A0749E0"/>
    <w:rsid w:val="4A0B4D14"/>
    <w:rsid w:val="4A0E5583"/>
    <w:rsid w:val="4A0F1784"/>
    <w:rsid w:val="4A125911"/>
    <w:rsid w:val="4A15042C"/>
    <w:rsid w:val="4A1C2405"/>
    <w:rsid w:val="4A205A52"/>
    <w:rsid w:val="4A230BEB"/>
    <w:rsid w:val="4A2A352B"/>
    <w:rsid w:val="4A2D17DA"/>
    <w:rsid w:val="4A2E4370"/>
    <w:rsid w:val="4A2F6C19"/>
    <w:rsid w:val="4A2F7EDA"/>
    <w:rsid w:val="4A444DFB"/>
    <w:rsid w:val="4A4B5402"/>
    <w:rsid w:val="4A506EBA"/>
    <w:rsid w:val="4A511AC0"/>
    <w:rsid w:val="4A5A33C8"/>
    <w:rsid w:val="4A5B2E22"/>
    <w:rsid w:val="4A6022F2"/>
    <w:rsid w:val="4A6223F2"/>
    <w:rsid w:val="4A644D18"/>
    <w:rsid w:val="4A686E5C"/>
    <w:rsid w:val="4A6873F9"/>
    <w:rsid w:val="4A696EE5"/>
    <w:rsid w:val="4A6D35C0"/>
    <w:rsid w:val="4A7045EA"/>
    <w:rsid w:val="4A7367A7"/>
    <w:rsid w:val="4A810B41"/>
    <w:rsid w:val="4A8430BD"/>
    <w:rsid w:val="4A857FAB"/>
    <w:rsid w:val="4A8741CA"/>
    <w:rsid w:val="4A8A736F"/>
    <w:rsid w:val="4A8B3F25"/>
    <w:rsid w:val="4A8E1C25"/>
    <w:rsid w:val="4A8E20F7"/>
    <w:rsid w:val="4A8E50B1"/>
    <w:rsid w:val="4A914BA1"/>
    <w:rsid w:val="4A9463DF"/>
    <w:rsid w:val="4A991BFA"/>
    <w:rsid w:val="4A9B25E6"/>
    <w:rsid w:val="4A9B332A"/>
    <w:rsid w:val="4AA1777F"/>
    <w:rsid w:val="4AA246B9"/>
    <w:rsid w:val="4AAF7B99"/>
    <w:rsid w:val="4AB42009"/>
    <w:rsid w:val="4AB670D1"/>
    <w:rsid w:val="4ABE19F6"/>
    <w:rsid w:val="4ABE1B92"/>
    <w:rsid w:val="4ABE7DA5"/>
    <w:rsid w:val="4ABED871"/>
    <w:rsid w:val="4ABF6616"/>
    <w:rsid w:val="4AC26B09"/>
    <w:rsid w:val="4AD52AA1"/>
    <w:rsid w:val="4AD666AF"/>
    <w:rsid w:val="4AD76AB0"/>
    <w:rsid w:val="4ADA448E"/>
    <w:rsid w:val="4ADA6548"/>
    <w:rsid w:val="4ADF590D"/>
    <w:rsid w:val="4AE40168"/>
    <w:rsid w:val="4AE44E9E"/>
    <w:rsid w:val="4AE90539"/>
    <w:rsid w:val="4AEC627C"/>
    <w:rsid w:val="4AF52A88"/>
    <w:rsid w:val="4AF7CA82"/>
    <w:rsid w:val="4AFA5BA7"/>
    <w:rsid w:val="4AFC7261"/>
    <w:rsid w:val="4AFF2D26"/>
    <w:rsid w:val="4B044794"/>
    <w:rsid w:val="4B122EC6"/>
    <w:rsid w:val="4B1368CD"/>
    <w:rsid w:val="4B1D01E3"/>
    <w:rsid w:val="4B2606EF"/>
    <w:rsid w:val="4B343D27"/>
    <w:rsid w:val="4B384825"/>
    <w:rsid w:val="4B3D2633"/>
    <w:rsid w:val="4B4B7D51"/>
    <w:rsid w:val="4B5A31E5"/>
    <w:rsid w:val="4B5B750A"/>
    <w:rsid w:val="4B5C51AF"/>
    <w:rsid w:val="4B62560B"/>
    <w:rsid w:val="4B6D2F19"/>
    <w:rsid w:val="4B6E90D0"/>
    <w:rsid w:val="4B753A52"/>
    <w:rsid w:val="4B756F90"/>
    <w:rsid w:val="4B764BD1"/>
    <w:rsid w:val="4B7D7331"/>
    <w:rsid w:val="4B7F00EF"/>
    <w:rsid w:val="4B8F1A2B"/>
    <w:rsid w:val="4B9B0716"/>
    <w:rsid w:val="4BA220E9"/>
    <w:rsid w:val="4BA6642B"/>
    <w:rsid w:val="4BA9153A"/>
    <w:rsid w:val="4BB5639C"/>
    <w:rsid w:val="4BC03043"/>
    <w:rsid w:val="4BC10A73"/>
    <w:rsid w:val="4BC44BC0"/>
    <w:rsid w:val="4BCC5E00"/>
    <w:rsid w:val="4BCD61D2"/>
    <w:rsid w:val="4BD81C48"/>
    <w:rsid w:val="4BDB662F"/>
    <w:rsid w:val="4BDC243B"/>
    <w:rsid w:val="4BEE06BF"/>
    <w:rsid w:val="4BF0515F"/>
    <w:rsid w:val="4BF754CB"/>
    <w:rsid w:val="4BF7AB83"/>
    <w:rsid w:val="4BFDBA8C"/>
    <w:rsid w:val="4C012058"/>
    <w:rsid w:val="4C053A07"/>
    <w:rsid w:val="4C095157"/>
    <w:rsid w:val="4C09719A"/>
    <w:rsid w:val="4C0A69B9"/>
    <w:rsid w:val="4C0D7CF3"/>
    <w:rsid w:val="4C1207B4"/>
    <w:rsid w:val="4C143394"/>
    <w:rsid w:val="4C1677E9"/>
    <w:rsid w:val="4C1E4213"/>
    <w:rsid w:val="4C20442F"/>
    <w:rsid w:val="4C2A0B13"/>
    <w:rsid w:val="4C2C61E0"/>
    <w:rsid w:val="4C2FF311"/>
    <w:rsid w:val="4C304467"/>
    <w:rsid w:val="4C3A1686"/>
    <w:rsid w:val="4C3FA161"/>
    <w:rsid w:val="4C44439A"/>
    <w:rsid w:val="4C550DC6"/>
    <w:rsid w:val="4C623D3C"/>
    <w:rsid w:val="4C6267F5"/>
    <w:rsid w:val="4C675291"/>
    <w:rsid w:val="4C692FE8"/>
    <w:rsid w:val="4C714C8A"/>
    <w:rsid w:val="4C746529"/>
    <w:rsid w:val="4C770187"/>
    <w:rsid w:val="4C7C718B"/>
    <w:rsid w:val="4C8C6860"/>
    <w:rsid w:val="4C942727"/>
    <w:rsid w:val="4C942B6D"/>
    <w:rsid w:val="4C9914D8"/>
    <w:rsid w:val="4C9B5863"/>
    <w:rsid w:val="4CA124E3"/>
    <w:rsid w:val="4CA74208"/>
    <w:rsid w:val="4CB22BAD"/>
    <w:rsid w:val="4CB26E4C"/>
    <w:rsid w:val="4CB42DC9"/>
    <w:rsid w:val="4CB70AE5"/>
    <w:rsid w:val="4CCA0782"/>
    <w:rsid w:val="4CDB65A8"/>
    <w:rsid w:val="4CDC35C1"/>
    <w:rsid w:val="4CDC7B3D"/>
    <w:rsid w:val="4CE36F4D"/>
    <w:rsid w:val="4CE511D4"/>
    <w:rsid w:val="4CE92A73"/>
    <w:rsid w:val="4CEE1E37"/>
    <w:rsid w:val="4CFDDF80"/>
    <w:rsid w:val="4CFEC740"/>
    <w:rsid w:val="4CFF5AB9"/>
    <w:rsid w:val="4D0A2F51"/>
    <w:rsid w:val="4D0F7FFF"/>
    <w:rsid w:val="4D137AF0"/>
    <w:rsid w:val="4D1E17E5"/>
    <w:rsid w:val="4D1E3D40"/>
    <w:rsid w:val="4D1F0450"/>
    <w:rsid w:val="4D1F46E6"/>
    <w:rsid w:val="4D240875"/>
    <w:rsid w:val="4D2B5BC9"/>
    <w:rsid w:val="4D2F777A"/>
    <w:rsid w:val="4D2FE910"/>
    <w:rsid w:val="4D3B2BA3"/>
    <w:rsid w:val="4D4079E1"/>
    <w:rsid w:val="4D4A2A90"/>
    <w:rsid w:val="4D4B6A9F"/>
    <w:rsid w:val="4D573E80"/>
    <w:rsid w:val="4D5A289C"/>
    <w:rsid w:val="4D5C5691"/>
    <w:rsid w:val="4D640F8B"/>
    <w:rsid w:val="4D662315"/>
    <w:rsid w:val="4D6C5536"/>
    <w:rsid w:val="4D702828"/>
    <w:rsid w:val="4D737564"/>
    <w:rsid w:val="4D752F99"/>
    <w:rsid w:val="4D754306"/>
    <w:rsid w:val="4D782049"/>
    <w:rsid w:val="4D7F7799"/>
    <w:rsid w:val="4DAE3E48"/>
    <w:rsid w:val="4DAE5A6A"/>
    <w:rsid w:val="4DB017E2"/>
    <w:rsid w:val="4DB376C4"/>
    <w:rsid w:val="4DBF79B1"/>
    <w:rsid w:val="4DC332C4"/>
    <w:rsid w:val="4DD12E39"/>
    <w:rsid w:val="4DD37C07"/>
    <w:rsid w:val="4DD5E3A8"/>
    <w:rsid w:val="4DD7F886"/>
    <w:rsid w:val="4DD827C4"/>
    <w:rsid w:val="4DD92AE7"/>
    <w:rsid w:val="4DDB51B1"/>
    <w:rsid w:val="4DDB7A77"/>
    <w:rsid w:val="4DDD0570"/>
    <w:rsid w:val="4DEF2722"/>
    <w:rsid w:val="4DF13B8E"/>
    <w:rsid w:val="4DF4CA3C"/>
    <w:rsid w:val="4DF55447"/>
    <w:rsid w:val="4DF777FC"/>
    <w:rsid w:val="4DFEB18E"/>
    <w:rsid w:val="4DFF6A4A"/>
    <w:rsid w:val="4E0137D6"/>
    <w:rsid w:val="4E027C3F"/>
    <w:rsid w:val="4E033948"/>
    <w:rsid w:val="4E04521A"/>
    <w:rsid w:val="4E061E9B"/>
    <w:rsid w:val="4E15350E"/>
    <w:rsid w:val="4E1A50C0"/>
    <w:rsid w:val="4E1C0928"/>
    <w:rsid w:val="4E20310C"/>
    <w:rsid w:val="4E371BEE"/>
    <w:rsid w:val="4E3917D8"/>
    <w:rsid w:val="4E3E0B9C"/>
    <w:rsid w:val="4E46667C"/>
    <w:rsid w:val="4E4F4B24"/>
    <w:rsid w:val="4E507B45"/>
    <w:rsid w:val="4E52289A"/>
    <w:rsid w:val="4E523590"/>
    <w:rsid w:val="4E571C5E"/>
    <w:rsid w:val="4E5A52AA"/>
    <w:rsid w:val="4E5F9982"/>
    <w:rsid w:val="4E606D65"/>
    <w:rsid w:val="4E6319FC"/>
    <w:rsid w:val="4E6600F3"/>
    <w:rsid w:val="4E683E6B"/>
    <w:rsid w:val="4E75F88A"/>
    <w:rsid w:val="4E775E5C"/>
    <w:rsid w:val="4E7B594C"/>
    <w:rsid w:val="4E7D7917"/>
    <w:rsid w:val="4E7EAD30"/>
    <w:rsid w:val="4E7FEF47"/>
    <w:rsid w:val="4E84436F"/>
    <w:rsid w:val="4E856BF1"/>
    <w:rsid w:val="4E870795"/>
    <w:rsid w:val="4E8C15C7"/>
    <w:rsid w:val="4E946A0E"/>
    <w:rsid w:val="4E990F2F"/>
    <w:rsid w:val="4E99624F"/>
    <w:rsid w:val="4EA66BE5"/>
    <w:rsid w:val="4EA718D2"/>
    <w:rsid w:val="4EB86BA1"/>
    <w:rsid w:val="4EC78F80"/>
    <w:rsid w:val="4ECB9158"/>
    <w:rsid w:val="4ED079B5"/>
    <w:rsid w:val="4ED17C62"/>
    <w:rsid w:val="4ED345EB"/>
    <w:rsid w:val="4ED41007"/>
    <w:rsid w:val="4ED41501"/>
    <w:rsid w:val="4ED56CDE"/>
    <w:rsid w:val="4ED66DFC"/>
    <w:rsid w:val="4ED7A9DA"/>
    <w:rsid w:val="4ED97087"/>
    <w:rsid w:val="4EDEBB3B"/>
    <w:rsid w:val="4EE23F89"/>
    <w:rsid w:val="4EE5ED31"/>
    <w:rsid w:val="4EEB612E"/>
    <w:rsid w:val="4EEB7EDE"/>
    <w:rsid w:val="4EED043D"/>
    <w:rsid w:val="4EF10441"/>
    <w:rsid w:val="4EF708F2"/>
    <w:rsid w:val="4EF78DA5"/>
    <w:rsid w:val="4EF7BE4A"/>
    <w:rsid w:val="4EFEC9FA"/>
    <w:rsid w:val="4F0EBFF4"/>
    <w:rsid w:val="4F1069DA"/>
    <w:rsid w:val="4F1D0B1E"/>
    <w:rsid w:val="4F1EE549"/>
    <w:rsid w:val="4F20252F"/>
    <w:rsid w:val="4F22553E"/>
    <w:rsid w:val="4F243B24"/>
    <w:rsid w:val="4F244AED"/>
    <w:rsid w:val="4F257E7F"/>
    <w:rsid w:val="4F2C6C47"/>
    <w:rsid w:val="4F325912"/>
    <w:rsid w:val="4F391364"/>
    <w:rsid w:val="4F3A5808"/>
    <w:rsid w:val="4F3D19A2"/>
    <w:rsid w:val="4F3EA466"/>
    <w:rsid w:val="4F4D50CB"/>
    <w:rsid w:val="4F4F1436"/>
    <w:rsid w:val="4F533E4B"/>
    <w:rsid w:val="4F5AAA15"/>
    <w:rsid w:val="4F6739BD"/>
    <w:rsid w:val="4F6818EC"/>
    <w:rsid w:val="4F7838D9"/>
    <w:rsid w:val="4F7930E1"/>
    <w:rsid w:val="4F7C2757"/>
    <w:rsid w:val="4F7F2889"/>
    <w:rsid w:val="4F7F7AA1"/>
    <w:rsid w:val="4F7FA37F"/>
    <w:rsid w:val="4F822D0B"/>
    <w:rsid w:val="4F874C3E"/>
    <w:rsid w:val="4F8971FE"/>
    <w:rsid w:val="4F8C7497"/>
    <w:rsid w:val="4F8F45D7"/>
    <w:rsid w:val="4F9AD012"/>
    <w:rsid w:val="4F9F9C73"/>
    <w:rsid w:val="4FA113E3"/>
    <w:rsid w:val="4FA5716A"/>
    <w:rsid w:val="4FAD69F1"/>
    <w:rsid w:val="4FAF41EC"/>
    <w:rsid w:val="4FB243B2"/>
    <w:rsid w:val="4FB60946"/>
    <w:rsid w:val="4FBB511D"/>
    <w:rsid w:val="4FBC08BA"/>
    <w:rsid w:val="4FBD3D43"/>
    <w:rsid w:val="4FBFAC56"/>
    <w:rsid w:val="4FBFFCFD"/>
    <w:rsid w:val="4FC13833"/>
    <w:rsid w:val="4FC5D4D2"/>
    <w:rsid w:val="4FC93839"/>
    <w:rsid w:val="4FCB66D1"/>
    <w:rsid w:val="4FCF16C8"/>
    <w:rsid w:val="4FD55642"/>
    <w:rsid w:val="4FD80F74"/>
    <w:rsid w:val="4FDB6B28"/>
    <w:rsid w:val="4FDD26A9"/>
    <w:rsid w:val="4FDD637B"/>
    <w:rsid w:val="4FDF015D"/>
    <w:rsid w:val="4FDF2ACE"/>
    <w:rsid w:val="4FE72B80"/>
    <w:rsid w:val="4FEA77A6"/>
    <w:rsid w:val="4FEE75CD"/>
    <w:rsid w:val="4FEF8E39"/>
    <w:rsid w:val="4FF677EC"/>
    <w:rsid w:val="4FF72285"/>
    <w:rsid w:val="4FF77F33"/>
    <w:rsid w:val="4FF7CCA4"/>
    <w:rsid w:val="4FF9569C"/>
    <w:rsid w:val="4FF97471"/>
    <w:rsid w:val="4FF9D800"/>
    <w:rsid w:val="4FFBA42C"/>
    <w:rsid w:val="4FFC486B"/>
    <w:rsid w:val="4FFCB5A3"/>
    <w:rsid w:val="4FFEC7EF"/>
    <w:rsid w:val="4FFF0FF7"/>
    <w:rsid w:val="4FFF3F91"/>
    <w:rsid w:val="4FFF60DD"/>
    <w:rsid w:val="4FFF6B9A"/>
    <w:rsid w:val="4FFF7C4B"/>
    <w:rsid w:val="500260AA"/>
    <w:rsid w:val="5003539E"/>
    <w:rsid w:val="500A3DE0"/>
    <w:rsid w:val="500D6DF0"/>
    <w:rsid w:val="501F4F53"/>
    <w:rsid w:val="50210776"/>
    <w:rsid w:val="503069BE"/>
    <w:rsid w:val="5031471C"/>
    <w:rsid w:val="503362B0"/>
    <w:rsid w:val="503C4051"/>
    <w:rsid w:val="503E30D6"/>
    <w:rsid w:val="50436713"/>
    <w:rsid w:val="5044111C"/>
    <w:rsid w:val="50444D71"/>
    <w:rsid w:val="50490A35"/>
    <w:rsid w:val="504C2066"/>
    <w:rsid w:val="504D7564"/>
    <w:rsid w:val="50566671"/>
    <w:rsid w:val="505C1647"/>
    <w:rsid w:val="50631789"/>
    <w:rsid w:val="506348EA"/>
    <w:rsid w:val="50684FA2"/>
    <w:rsid w:val="50717BB5"/>
    <w:rsid w:val="507638BC"/>
    <w:rsid w:val="507A7515"/>
    <w:rsid w:val="507B1DC9"/>
    <w:rsid w:val="507F3F56"/>
    <w:rsid w:val="508052CB"/>
    <w:rsid w:val="50852AB2"/>
    <w:rsid w:val="508A7A43"/>
    <w:rsid w:val="509832FB"/>
    <w:rsid w:val="509845C5"/>
    <w:rsid w:val="5099030C"/>
    <w:rsid w:val="509947B0"/>
    <w:rsid w:val="50A05B3E"/>
    <w:rsid w:val="50AD2735"/>
    <w:rsid w:val="50AFC1C7"/>
    <w:rsid w:val="50BB7A74"/>
    <w:rsid w:val="50BE5FC4"/>
    <w:rsid w:val="50C050D6"/>
    <w:rsid w:val="50C17863"/>
    <w:rsid w:val="50C221A5"/>
    <w:rsid w:val="50C335DB"/>
    <w:rsid w:val="50C54ADA"/>
    <w:rsid w:val="50CA61C8"/>
    <w:rsid w:val="50CA6717"/>
    <w:rsid w:val="50D073B6"/>
    <w:rsid w:val="50E33C4B"/>
    <w:rsid w:val="50E4164D"/>
    <w:rsid w:val="50E91498"/>
    <w:rsid w:val="50E942E2"/>
    <w:rsid w:val="50F815B1"/>
    <w:rsid w:val="50FB40FF"/>
    <w:rsid w:val="51095E03"/>
    <w:rsid w:val="510A55DB"/>
    <w:rsid w:val="510E0CFA"/>
    <w:rsid w:val="51113A57"/>
    <w:rsid w:val="511C2ED2"/>
    <w:rsid w:val="51226553"/>
    <w:rsid w:val="512C1180"/>
    <w:rsid w:val="512F2A1E"/>
    <w:rsid w:val="51387B25"/>
    <w:rsid w:val="513E5E10"/>
    <w:rsid w:val="514069D9"/>
    <w:rsid w:val="51407A55"/>
    <w:rsid w:val="51453FF0"/>
    <w:rsid w:val="51581F75"/>
    <w:rsid w:val="51625807"/>
    <w:rsid w:val="51644DBE"/>
    <w:rsid w:val="516A1CA8"/>
    <w:rsid w:val="516F5A73"/>
    <w:rsid w:val="5176226E"/>
    <w:rsid w:val="517FCD86"/>
    <w:rsid w:val="518508DF"/>
    <w:rsid w:val="51871CA3"/>
    <w:rsid w:val="518A5306"/>
    <w:rsid w:val="51906B62"/>
    <w:rsid w:val="519805C3"/>
    <w:rsid w:val="51990EDC"/>
    <w:rsid w:val="519F0FB2"/>
    <w:rsid w:val="51A258E6"/>
    <w:rsid w:val="51A91EF1"/>
    <w:rsid w:val="51C71931"/>
    <w:rsid w:val="51C71A20"/>
    <w:rsid w:val="51C71DD3"/>
    <w:rsid w:val="51CB0999"/>
    <w:rsid w:val="51CE738D"/>
    <w:rsid w:val="51D830B6"/>
    <w:rsid w:val="51DF2696"/>
    <w:rsid w:val="51E657D3"/>
    <w:rsid w:val="51EE6435"/>
    <w:rsid w:val="51EFFF35"/>
    <w:rsid w:val="51F07F4B"/>
    <w:rsid w:val="51F3539E"/>
    <w:rsid w:val="51F42B99"/>
    <w:rsid w:val="51F779E0"/>
    <w:rsid w:val="51F8D03F"/>
    <w:rsid w:val="51FF189A"/>
    <w:rsid w:val="52056C28"/>
    <w:rsid w:val="521E3E1C"/>
    <w:rsid w:val="522343BC"/>
    <w:rsid w:val="522462FB"/>
    <w:rsid w:val="523302EC"/>
    <w:rsid w:val="5233218F"/>
    <w:rsid w:val="52397B4D"/>
    <w:rsid w:val="523A6203"/>
    <w:rsid w:val="52426781"/>
    <w:rsid w:val="525766EF"/>
    <w:rsid w:val="525A6150"/>
    <w:rsid w:val="526130AB"/>
    <w:rsid w:val="52634E37"/>
    <w:rsid w:val="52655B91"/>
    <w:rsid w:val="527252B8"/>
    <w:rsid w:val="527F3531"/>
    <w:rsid w:val="52842483"/>
    <w:rsid w:val="52854FEC"/>
    <w:rsid w:val="528C3065"/>
    <w:rsid w:val="528E4FD1"/>
    <w:rsid w:val="52921B66"/>
    <w:rsid w:val="52953B57"/>
    <w:rsid w:val="52976ACD"/>
    <w:rsid w:val="529E3361"/>
    <w:rsid w:val="52A42BD5"/>
    <w:rsid w:val="52A501FA"/>
    <w:rsid w:val="52AF058B"/>
    <w:rsid w:val="52CB25C2"/>
    <w:rsid w:val="52D27F49"/>
    <w:rsid w:val="52DB5D60"/>
    <w:rsid w:val="52E13AAE"/>
    <w:rsid w:val="52E2243E"/>
    <w:rsid w:val="52E2699B"/>
    <w:rsid w:val="52E42682"/>
    <w:rsid w:val="52F76E9E"/>
    <w:rsid w:val="52F8304B"/>
    <w:rsid w:val="52FE07B2"/>
    <w:rsid w:val="53154594"/>
    <w:rsid w:val="53193986"/>
    <w:rsid w:val="531E1269"/>
    <w:rsid w:val="531E2D4A"/>
    <w:rsid w:val="53285A20"/>
    <w:rsid w:val="532C5467"/>
    <w:rsid w:val="533B113A"/>
    <w:rsid w:val="533D58C6"/>
    <w:rsid w:val="5349B8B3"/>
    <w:rsid w:val="53617C07"/>
    <w:rsid w:val="53624E0A"/>
    <w:rsid w:val="536270DB"/>
    <w:rsid w:val="53642E53"/>
    <w:rsid w:val="53650979"/>
    <w:rsid w:val="53656BCB"/>
    <w:rsid w:val="537F3C51"/>
    <w:rsid w:val="53845DF5"/>
    <w:rsid w:val="53892460"/>
    <w:rsid w:val="538B39A0"/>
    <w:rsid w:val="539510D4"/>
    <w:rsid w:val="53964FD7"/>
    <w:rsid w:val="539E0967"/>
    <w:rsid w:val="53A828BF"/>
    <w:rsid w:val="53AC6653"/>
    <w:rsid w:val="53B14BFB"/>
    <w:rsid w:val="53B55FA9"/>
    <w:rsid w:val="53B97094"/>
    <w:rsid w:val="53BEE7D8"/>
    <w:rsid w:val="53C02167"/>
    <w:rsid w:val="53C658BC"/>
    <w:rsid w:val="53D12594"/>
    <w:rsid w:val="53D95C57"/>
    <w:rsid w:val="53DA4C2C"/>
    <w:rsid w:val="53DE4EAD"/>
    <w:rsid w:val="53E17484"/>
    <w:rsid w:val="53E50E28"/>
    <w:rsid w:val="53ED169D"/>
    <w:rsid w:val="53ED41A3"/>
    <w:rsid w:val="53EE799C"/>
    <w:rsid w:val="53EF4B1B"/>
    <w:rsid w:val="53F37FCC"/>
    <w:rsid w:val="53FB19BF"/>
    <w:rsid w:val="53FD55D9"/>
    <w:rsid w:val="53FD79EF"/>
    <w:rsid w:val="53FD8FEE"/>
    <w:rsid w:val="53FD94F8"/>
    <w:rsid w:val="53FF52F7"/>
    <w:rsid w:val="53FF5748"/>
    <w:rsid w:val="53FFB377"/>
    <w:rsid w:val="53FFE420"/>
    <w:rsid w:val="54041540"/>
    <w:rsid w:val="54077FBB"/>
    <w:rsid w:val="54166797"/>
    <w:rsid w:val="541E4DAD"/>
    <w:rsid w:val="54214A3E"/>
    <w:rsid w:val="542C6177"/>
    <w:rsid w:val="54354498"/>
    <w:rsid w:val="5443781B"/>
    <w:rsid w:val="54493113"/>
    <w:rsid w:val="54556C40"/>
    <w:rsid w:val="5458161B"/>
    <w:rsid w:val="545F2ADA"/>
    <w:rsid w:val="54604B65"/>
    <w:rsid w:val="5463404B"/>
    <w:rsid w:val="54646E83"/>
    <w:rsid w:val="54787173"/>
    <w:rsid w:val="547A2977"/>
    <w:rsid w:val="547B05C7"/>
    <w:rsid w:val="547E0CAE"/>
    <w:rsid w:val="54843081"/>
    <w:rsid w:val="54851C5F"/>
    <w:rsid w:val="549A77EE"/>
    <w:rsid w:val="54A8045F"/>
    <w:rsid w:val="54AD25D8"/>
    <w:rsid w:val="54AE421C"/>
    <w:rsid w:val="54BEA8CD"/>
    <w:rsid w:val="54BF82BD"/>
    <w:rsid w:val="54CC6443"/>
    <w:rsid w:val="54D24A43"/>
    <w:rsid w:val="54D371BA"/>
    <w:rsid w:val="54ED1D2C"/>
    <w:rsid w:val="54EF7864"/>
    <w:rsid w:val="54F12C2A"/>
    <w:rsid w:val="54F7ECBB"/>
    <w:rsid w:val="54F9581D"/>
    <w:rsid w:val="54FB2D2D"/>
    <w:rsid w:val="54FC1220"/>
    <w:rsid w:val="55111BA1"/>
    <w:rsid w:val="5512068D"/>
    <w:rsid w:val="551B5793"/>
    <w:rsid w:val="552000A3"/>
    <w:rsid w:val="5522413C"/>
    <w:rsid w:val="55275942"/>
    <w:rsid w:val="552C1094"/>
    <w:rsid w:val="552C5BF2"/>
    <w:rsid w:val="553B3FF0"/>
    <w:rsid w:val="554967A4"/>
    <w:rsid w:val="554A09E5"/>
    <w:rsid w:val="55533CC8"/>
    <w:rsid w:val="55657695"/>
    <w:rsid w:val="55657CA2"/>
    <w:rsid w:val="55713605"/>
    <w:rsid w:val="55722A84"/>
    <w:rsid w:val="55774994"/>
    <w:rsid w:val="557B70AC"/>
    <w:rsid w:val="55833339"/>
    <w:rsid w:val="5595230F"/>
    <w:rsid w:val="55987349"/>
    <w:rsid w:val="559E4304"/>
    <w:rsid w:val="559F0202"/>
    <w:rsid w:val="55A27C63"/>
    <w:rsid w:val="55AC0AE1"/>
    <w:rsid w:val="55AD03B6"/>
    <w:rsid w:val="55BBB0B5"/>
    <w:rsid w:val="55BF31FD"/>
    <w:rsid w:val="55BFA47E"/>
    <w:rsid w:val="55C23E61"/>
    <w:rsid w:val="55D0251B"/>
    <w:rsid w:val="55D676A6"/>
    <w:rsid w:val="55DA1CA8"/>
    <w:rsid w:val="55E115A8"/>
    <w:rsid w:val="55F312DF"/>
    <w:rsid w:val="55F34CF7"/>
    <w:rsid w:val="55F72CAE"/>
    <w:rsid w:val="55FF932F"/>
    <w:rsid w:val="5606119F"/>
    <w:rsid w:val="560C5B61"/>
    <w:rsid w:val="561B1473"/>
    <w:rsid w:val="561D19DF"/>
    <w:rsid w:val="561D2C04"/>
    <w:rsid w:val="56345BE4"/>
    <w:rsid w:val="56382375"/>
    <w:rsid w:val="56384123"/>
    <w:rsid w:val="56390C26"/>
    <w:rsid w:val="563D5CE8"/>
    <w:rsid w:val="56493591"/>
    <w:rsid w:val="56521689"/>
    <w:rsid w:val="56535401"/>
    <w:rsid w:val="56674E4C"/>
    <w:rsid w:val="5677A6AF"/>
    <w:rsid w:val="567D633A"/>
    <w:rsid w:val="567F201A"/>
    <w:rsid w:val="567F61F6"/>
    <w:rsid w:val="568B268E"/>
    <w:rsid w:val="568B4B9E"/>
    <w:rsid w:val="569E7520"/>
    <w:rsid w:val="56A55C04"/>
    <w:rsid w:val="56A773DF"/>
    <w:rsid w:val="56B063AF"/>
    <w:rsid w:val="56B1700C"/>
    <w:rsid w:val="56B315F3"/>
    <w:rsid w:val="56B34CEC"/>
    <w:rsid w:val="56B42C4F"/>
    <w:rsid w:val="56B94712"/>
    <w:rsid w:val="56BA4ED8"/>
    <w:rsid w:val="56C0241F"/>
    <w:rsid w:val="56CC2C4E"/>
    <w:rsid w:val="56D04F7D"/>
    <w:rsid w:val="56D13F4F"/>
    <w:rsid w:val="56D5201D"/>
    <w:rsid w:val="56D55E16"/>
    <w:rsid w:val="56D852AB"/>
    <w:rsid w:val="56DA41E1"/>
    <w:rsid w:val="56DC0634"/>
    <w:rsid w:val="56DE0939"/>
    <w:rsid w:val="56E3A14F"/>
    <w:rsid w:val="56E72CFA"/>
    <w:rsid w:val="56F05B4A"/>
    <w:rsid w:val="56F26A48"/>
    <w:rsid w:val="56F50CFF"/>
    <w:rsid w:val="56F75059"/>
    <w:rsid w:val="56F758B9"/>
    <w:rsid w:val="56FA2043"/>
    <w:rsid w:val="56FE4FFF"/>
    <w:rsid w:val="56FEF426"/>
    <w:rsid w:val="57004C5E"/>
    <w:rsid w:val="5702732E"/>
    <w:rsid w:val="57073FCC"/>
    <w:rsid w:val="57090A62"/>
    <w:rsid w:val="570B6406"/>
    <w:rsid w:val="571C3A45"/>
    <w:rsid w:val="571E77BD"/>
    <w:rsid w:val="571F505E"/>
    <w:rsid w:val="572F3856"/>
    <w:rsid w:val="5731087A"/>
    <w:rsid w:val="573535F7"/>
    <w:rsid w:val="57364071"/>
    <w:rsid w:val="573B0C35"/>
    <w:rsid w:val="573D1A55"/>
    <w:rsid w:val="573E1E21"/>
    <w:rsid w:val="5747038C"/>
    <w:rsid w:val="57580F21"/>
    <w:rsid w:val="575A3D0A"/>
    <w:rsid w:val="575D181C"/>
    <w:rsid w:val="576A2A02"/>
    <w:rsid w:val="576BE19A"/>
    <w:rsid w:val="576F0018"/>
    <w:rsid w:val="576FD5FE"/>
    <w:rsid w:val="5777CAB5"/>
    <w:rsid w:val="5777D99B"/>
    <w:rsid w:val="577C271A"/>
    <w:rsid w:val="577D2418"/>
    <w:rsid w:val="577E35FC"/>
    <w:rsid w:val="577F28AB"/>
    <w:rsid w:val="577F723A"/>
    <w:rsid w:val="577FE10C"/>
    <w:rsid w:val="57833AC4"/>
    <w:rsid w:val="57843BC6"/>
    <w:rsid w:val="57871A43"/>
    <w:rsid w:val="57913D66"/>
    <w:rsid w:val="579950CF"/>
    <w:rsid w:val="57998692"/>
    <w:rsid w:val="579D2DD8"/>
    <w:rsid w:val="57A4256B"/>
    <w:rsid w:val="57AD5BD4"/>
    <w:rsid w:val="57B33042"/>
    <w:rsid w:val="57B3FFBB"/>
    <w:rsid w:val="57B65DFC"/>
    <w:rsid w:val="57B65FE1"/>
    <w:rsid w:val="57B7E1C5"/>
    <w:rsid w:val="57BB14B0"/>
    <w:rsid w:val="57BF8181"/>
    <w:rsid w:val="57BFBBDA"/>
    <w:rsid w:val="57C96164"/>
    <w:rsid w:val="57CFDE8E"/>
    <w:rsid w:val="57D60097"/>
    <w:rsid w:val="57D70609"/>
    <w:rsid w:val="57D76134"/>
    <w:rsid w:val="57D7D3A6"/>
    <w:rsid w:val="57DC1FF2"/>
    <w:rsid w:val="57DE1AB0"/>
    <w:rsid w:val="57DE239D"/>
    <w:rsid w:val="57DEBF5F"/>
    <w:rsid w:val="57DF6470"/>
    <w:rsid w:val="57DFAA2B"/>
    <w:rsid w:val="57E33262"/>
    <w:rsid w:val="57E35245"/>
    <w:rsid w:val="57E560F5"/>
    <w:rsid w:val="57E91785"/>
    <w:rsid w:val="57EBDEEF"/>
    <w:rsid w:val="57EC4380"/>
    <w:rsid w:val="57EF02C7"/>
    <w:rsid w:val="57EF337D"/>
    <w:rsid w:val="57EFB391"/>
    <w:rsid w:val="57F30870"/>
    <w:rsid w:val="57F709A8"/>
    <w:rsid w:val="57F90C9C"/>
    <w:rsid w:val="57FA5D64"/>
    <w:rsid w:val="57FB4B04"/>
    <w:rsid w:val="57FB5FAF"/>
    <w:rsid w:val="57FBA782"/>
    <w:rsid w:val="57FBFDDB"/>
    <w:rsid w:val="57FC5B58"/>
    <w:rsid w:val="57FD73D2"/>
    <w:rsid w:val="57FD7638"/>
    <w:rsid w:val="57FD7C44"/>
    <w:rsid w:val="57FE66A6"/>
    <w:rsid w:val="57FEC065"/>
    <w:rsid w:val="57FF12E4"/>
    <w:rsid w:val="57FF1709"/>
    <w:rsid w:val="57FF80E5"/>
    <w:rsid w:val="57FFA882"/>
    <w:rsid w:val="580132D4"/>
    <w:rsid w:val="580249E9"/>
    <w:rsid w:val="580F7BDF"/>
    <w:rsid w:val="58105524"/>
    <w:rsid w:val="58114A52"/>
    <w:rsid w:val="58134E48"/>
    <w:rsid w:val="58140DF3"/>
    <w:rsid w:val="58171515"/>
    <w:rsid w:val="581B1E8F"/>
    <w:rsid w:val="581B3E8B"/>
    <w:rsid w:val="58254B7B"/>
    <w:rsid w:val="582A166F"/>
    <w:rsid w:val="583059CD"/>
    <w:rsid w:val="58306BA9"/>
    <w:rsid w:val="58315248"/>
    <w:rsid w:val="58371254"/>
    <w:rsid w:val="584616CE"/>
    <w:rsid w:val="584D65AC"/>
    <w:rsid w:val="58506C47"/>
    <w:rsid w:val="585B62F1"/>
    <w:rsid w:val="58642EF1"/>
    <w:rsid w:val="586B2F4C"/>
    <w:rsid w:val="58877908"/>
    <w:rsid w:val="58905516"/>
    <w:rsid w:val="58920462"/>
    <w:rsid w:val="58931AE5"/>
    <w:rsid w:val="58A61CE7"/>
    <w:rsid w:val="58AC777F"/>
    <w:rsid w:val="58B448BD"/>
    <w:rsid w:val="58BB464A"/>
    <w:rsid w:val="58BC6BD7"/>
    <w:rsid w:val="58C12AF6"/>
    <w:rsid w:val="58C12F0D"/>
    <w:rsid w:val="58CB2521"/>
    <w:rsid w:val="58CF0EC3"/>
    <w:rsid w:val="58D223E9"/>
    <w:rsid w:val="58D42829"/>
    <w:rsid w:val="58E0179F"/>
    <w:rsid w:val="58E4189D"/>
    <w:rsid w:val="58FB2434"/>
    <w:rsid w:val="5902318D"/>
    <w:rsid w:val="590E1F88"/>
    <w:rsid w:val="590E560F"/>
    <w:rsid w:val="59103135"/>
    <w:rsid w:val="59193207"/>
    <w:rsid w:val="592103CD"/>
    <w:rsid w:val="59266DFD"/>
    <w:rsid w:val="593972E2"/>
    <w:rsid w:val="593C3F2A"/>
    <w:rsid w:val="593E4146"/>
    <w:rsid w:val="593E7CA2"/>
    <w:rsid w:val="59570D64"/>
    <w:rsid w:val="595E8DA1"/>
    <w:rsid w:val="59682F71"/>
    <w:rsid w:val="596F6E66"/>
    <w:rsid w:val="59734D3C"/>
    <w:rsid w:val="597933D0"/>
    <w:rsid w:val="597B613F"/>
    <w:rsid w:val="597D04F0"/>
    <w:rsid w:val="597F3501"/>
    <w:rsid w:val="597FEEBB"/>
    <w:rsid w:val="598B27B6"/>
    <w:rsid w:val="5998070C"/>
    <w:rsid w:val="599807F7"/>
    <w:rsid w:val="599825F2"/>
    <w:rsid w:val="599975CF"/>
    <w:rsid w:val="599D4186"/>
    <w:rsid w:val="59A0481F"/>
    <w:rsid w:val="59A41EBF"/>
    <w:rsid w:val="59A81C95"/>
    <w:rsid w:val="59B44408"/>
    <w:rsid w:val="59B5E776"/>
    <w:rsid w:val="59B83655"/>
    <w:rsid w:val="59B91A1F"/>
    <w:rsid w:val="59BF7208"/>
    <w:rsid w:val="59C208D3"/>
    <w:rsid w:val="59C70328"/>
    <w:rsid w:val="59DB1ACF"/>
    <w:rsid w:val="59DCD2CE"/>
    <w:rsid w:val="59E7088F"/>
    <w:rsid w:val="59E83C68"/>
    <w:rsid w:val="59EA21DC"/>
    <w:rsid w:val="59F35592"/>
    <w:rsid w:val="59F5704C"/>
    <w:rsid w:val="59F5DBE2"/>
    <w:rsid w:val="59F842F5"/>
    <w:rsid w:val="59FA0482"/>
    <w:rsid w:val="59FAAE26"/>
    <w:rsid w:val="59FCD347"/>
    <w:rsid w:val="59FD8669"/>
    <w:rsid w:val="59FF6CAE"/>
    <w:rsid w:val="5A0148B9"/>
    <w:rsid w:val="5A041094"/>
    <w:rsid w:val="5A05243D"/>
    <w:rsid w:val="5A1A5635"/>
    <w:rsid w:val="5A1D5B0A"/>
    <w:rsid w:val="5A274BDA"/>
    <w:rsid w:val="5A290952"/>
    <w:rsid w:val="5A364E1D"/>
    <w:rsid w:val="5A4A7EBE"/>
    <w:rsid w:val="5A574331"/>
    <w:rsid w:val="5A5B12B5"/>
    <w:rsid w:val="5A624779"/>
    <w:rsid w:val="5A6279C1"/>
    <w:rsid w:val="5A7476F4"/>
    <w:rsid w:val="5A778387"/>
    <w:rsid w:val="5A7D2A4C"/>
    <w:rsid w:val="5A7FB459"/>
    <w:rsid w:val="5A7FC531"/>
    <w:rsid w:val="5A820063"/>
    <w:rsid w:val="5A9009D2"/>
    <w:rsid w:val="5A92474A"/>
    <w:rsid w:val="5A9F1C77"/>
    <w:rsid w:val="5AA1498D"/>
    <w:rsid w:val="5AA4622B"/>
    <w:rsid w:val="5AAB2EB7"/>
    <w:rsid w:val="5AAE2914"/>
    <w:rsid w:val="5AAF779E"/>
    <w:rsid w:val="5ABD20D4"/>
    <w:rsid w:val="5ABF62C1"/>
    <w:rsid w:val="5AC221FF"/>
    <w:rsid w:val="5AC661A1"/>
    <w:rsid w:val="5ACE75A8"/>
    <w:rsid w:val="5AD14B46"/>
    <w:rsid w:val="5AD676A3"/>
    <w:rsid w:val="5ADC3431"/>
    <w:rsid w:val="5ADD4D38"/>
    <w:rsid w:val="5ADD8A57"/>
    <w:rsid w:val="5ADF5D54"/>
    <w:rsid w:val="5ADF7C89"/>
    <w:rsid w:val="5ADF9E61"/>
    <w:rsid w:val="5AEA6714"/>
    <w:rsid w:val="5AF05E30"/>
    <w:rsid w:val="5AF1353F"/>
    <w:rsid w:val="5AF344C4"/>
    <w:rsid w:val="5AF86853"/>
    <w:rsid w:val="5AFA23F2"/>
    <w:rsid w:val="5AFA5E4B"/>
    <w:rsid w:val="5AFD6E55"/>
    <w:rsid w:val="5AFE5E55"/>
    <w:rsid w:val="5AFF2D7F"/>
    <w:rsid w:val="5B057FB8"/>
    <w:rsid w:val="5B1C2D81"/>
    <w:rsid w:val="5B2353A2"/>
    <w:rsid w:val="5B353885"/>
    <w:rsid w:val="5B3550D5"/>
    <w:rsid w:val="5B363095"/>
    <w:rsid w:val="5B392E17"/>
    <w:rsid w:val="5B39962B"/>
    <w:rsid w:val="5B3A8650"/>
    <w:rsid w:val="5B44356A"/>
    <w:rsid w:val="5B484E08"/>
    <w:rsid w:val="5B487E91"/>
    <w:rsid w:val="5B4A10CF"/>
    <w:rsid w:val="5B523ED9"/>
    <w:rsid w:val="5B5742DF"/>
    <w:rsid w:val="5B5FE52D"/>
    <w:rsid w:val="5B5FF44D"/>
    <w:rsid w:val="5B604E65"/>
    <w:rsid w:val="5B670D96"/>
    <w:rsid w:val="5B6F4EDC"/>
    <w:rsid w:val="5B6F8B06"/>
    <w:rsid w:val="5B72C49C"/>
    <w:rsid w:val="5B733DF5"/>
    <w:rsid w:val="5B7976B8"/>
    <w:rsid w:val="5B7A1BA5"/>
    <w:rsid w:val="5B7B2807"/>
    <w:rsid w:val="5B7EF10C"/>
    <w:rsid w:val="5B7F4D8C"/>
    <w:rsid w:val="5B7F81C3"/>
    <w:rsid w:val="5B7FAC75"/>
    <w:rsid w:val="5B894932"/>
    <w:rsid w:val="5B8A315D"/>
    <w:rsid w:val="5B9B4C09"/>
    <w:rsid w:val="5B9E2C7A"/>
    <w:rsid w:val="5B9F8732"/>
    <w:rsid w:val="5BA62120"/>
    <w:rsid w:val="5BABA01B"/>
    <w:rsid w:val="5BAD55B3"/>
    <w:rsid w:val="5BB6ADA9"/>
    <w:rsid w:val="5BB6D968"/>
    <w:rsid w:val="5BB701E0"/>
    <w:rsid w:val="5BB72D78"/>
    <w:rsid w:val="5BB8406C"/>
    <w:rsid w:val="5BB97AB4"/>
    <w:rsid w:val="5BBAF1D2"/>
    <w:rsid w:val="5BBB51AD"/>
    <w:rsid w:val="5BC255C2"/>
    <w:rsid w:val="5BC546AB"/>
    <w:rsid w:val="5BC56459"/>
    <w:rsid w:val="5BC7AE7C"/>
    <w:rsid w:val="5BCB6A90"/>
    <w:rsid w:val="5BCEA68F"/>
    <w:rsid w:val="5BD20B76"/>
    <w:rsid w:val="5BD35CA1"/>
    <w:rsid w:val="5BD6689C"/>
    <w:rsid w:val="5BDF954D"/>
    <w:rsid w:val="5BE211F7"/>
    <w:rsid w:val="5BE21313"/>
    <w:rsid w:val="5BE72873"/>
    <w:rsid w:val="5BEB40B2"/>
    <w:rsid w:val="5BEB7638"/>
    <w:rsid w:val="5BEDB64B"/>
    <w:rsid w:val="5BEF59CA"/>
    <w:rsid w:val="5BF13230"/>
    <w:rsid w:val="5BF2151D"/>
    <w:rsid w:val="5BF50059"/>
    <w:rsid w:val="5BF5F479"/>
    <w:rsid w:val="5BF92585"/>
    <w:rsid w:val="5BFA9EA7"/>
    <w:rsid w:val="5BFC1ADF"/>
    <w:rsid w:val="5BFD7C9C"/>
    <w:rsid w:val="5BFDD1BF"/>
    <w:rsid w:val="5BFF2F20"/>
    <w:rsid w:val="5BFF3415"/>
    <w:rsid w:val="5BFF3EB3"/>
    <w:rsid w:val="5BFF49F3"/>
    <w:rsid w:val="5BFF9611"/>
    <w:rsid w:val="5BFFA62D"/>
    <w:rsid w:val="5C0351D3"/>
    <w:rsid w:val="5C1D134D"/>
    <w:rsid w:val="5C1E563C"/>
    <w:rsid w:val="5C2C472A"/>
    <w:rsid w:val="5C2C64D8"/>
    <w:rsid w:val="5C2D3FFE"/>
    <w:rsid w:val="5C3979B4"/>
    <w:rsid w:val="5C3A17F5"/>
    <w:rsid w:val="5C3F0EA4"/>
    <w:rsid w:val="5C411D6A"/>
    <w:rsid w:val="5C455FC2"/>
    <w:rsid w:val="5C4C0AAF"/>
    <w:rsid w:val="5C4E46A0"/>
    <w:rsid w:val="5C4F0694"/>
    <w:rsid w:val="5C533B64"/>
    <w:rsid w:val="5C577173"/>
    <w:rsid w:val="5C5E240A"/>
    <w:rsid w:val="5C653E6B"/>
    <w:rsid w:val="5C65B625"/>
    <w:rsid w:val="5C6A01AA"/>
    <w:rsid w:val="5C6FB24B"/>
    <w:rsid w:val="5C710EE5"/>
    <w:rsid w:val="5C733286"/>
    <w:rsid w:val="5C763079"/>
    <w:rsid w:val="5C7B1E9B"/>
    <w:rsid w:val="5C816B29"/>
    <w:rsid w:val="5C840187"/>
    <w:rsid w:val="5C844566"/>
    <w:rsid w:val="5C875E04"/>
    <w:rsid w:val="5C9AF1FA"/>
    <w:rsid w:val="5C9D42F2"/>
    <w:rsid w:val="5C9D4F05"/>
    <w:rsid w:val="5CA20296"/>
    <w:rsid w:val="5CA42CAA"/>
    <w:rsid w:val="5CA56A42"/>
    <w:rsid w:val="5CAC2D90"/>
    <w:rsid w:val="5CAD58A7"/>
    <w:rsid w:val="5CB2051D"/>
    <w:rsid w:val="5CB3C789"/>
    <w:rsid w:val="5CBE7A4C"/>
    <w:rsid w:val="5CD34BA6"/>
    <w:rsid w:val="5CDD6245"/>
    <w:rsid w:val="5CDF3E69"/>
    <w:rsid w:val="5CDF7F04"/>
    <w:rsid w:val="5CE07864"/>
    <w:rsid w:val="5CE329E1"/>
    <w:rsid w:val="5CE605C8"/>
    <w:rsid w:val="5CEA5FFB"/>
    <w:rsid w:val="5CF90E52"/>
    <w:rsid w:val="5CF9550F"/>
    <w:rsid w:val="5CFA0384"/>
    <w:rsid w:val="5CFB46B2"/>
    <w:rsid w:val="5CFFA7DC"/>
    <w:rsid w:val="5D094A6B"/>
    <w:rsid w:val="5D0D4D06"/>
    <w:rsid w:val="5D11459E"/>
    <w:rsid w:val="5D137698"/>
    <w:rsid w:val="5D165AA1"/>
    <w:rsid w:val="5D223F4F"/>
    <w:rsid w:val="5D2437E3"/>
    <w:rsid w:val="5D276FD6"/>
    <w:rsid w:val="5D2E2B33"/>
    <w:rsid w:val="5D335644"/>
    <w:rsid w:val="5D36D1C1"/>
    <w:rsid w:val="5D3B55E5"/>
    <w:rsid w:val="5D465377"/>
    <w:rsid w:val="5D4D7F34"/>
    <w:rsid w:val="5D50269A"/>
    <w:rsid w:val="5D5555ED"/>
    <w:rsid w:val="5D57D1D1"/>
    <w:rsid w:val="5D5A52C7"/>
    <w:rsid w:val="5D5E04D4"/>
    <w:rsid w:val="5D5FB42E"/>
    <w:rsid w:val="5D5FD80D"/>
    <w:rsid w:val="5D616655"/>
    <w:rsid w:val="5D622EBA"/>
    <w:rsid w:val="5D653439"/>
    <w:rsid w:val="5D6E2C44"/>
    <w:rsid w:val="5D6E6F8C"/>
    <w:rsid w:val="5D746389"/>
    <w:rsid w:val="5D755C5D"/>
    <w:rsid w:val="5D771C95"/>
    <w:rsid w:val="5D772B4F"/>
    <w:rsid w:val="5D77BCD1"/>
    <w:rsid w:val="5D7BBD0E"/>
    <w:rsid w:val="5D7D4B27"/>
    <w:rsid w:val="5D7DB392"/>
    <w:rsid w:val="5D7F1DD0"/>
    <w:rsid w:val="5D7F6616"/>
    <w:rsid w:val="5D8024D0"/>
    <w:rsid w:val="5D844A07"/>
    <w:rsid w:val="5D85F72B"/>
    <w:rsid w:val="5D971EED"/>
    <w:rsid w:val="5D977EE5"/>
    <w:rsid w:val="5D99194B"/>
    <w:rsid w:val="5D9DF404"/>
    <w:rsid w:val="5DA606A1"/>
    <w:rsid w:val="5DB0643F"/>
    <w:rsid w:val="5DB06C95"/>
    <w:rsid w:val="5DB720AD"/>
    <w:rsid w:val="5DBA7B13"/>
    <w:rsid w:val="5DBC0DAF"/>
    <w:rsid w:val="5DBF6048"/>
    <w:rsid w:val="5DD14C79"/>
    <w:rsid w:val="5DD1709F"/>
    <w:rsid w:val="5DD7580F"/>
    <w:rsid w:val="5DD84B0A"/>
    <w:rsid w:val="5DD9155E"/>
    <w:rsid w:val="5DDB9CD4"/>
    <w:rsid w:val="5DDE4BFF"/>
    <w:rsid w:val="5DDF1636"/>
    <w:rsid w:val="5DDF6BD8"/>
    <w:rsid w:val="5DE1C96A"/>
    <w:rsid w:val="5DE51034"/>
    <w:rsid w:val="5DE624F9"/>
    <w:rsid w:val="5DE7A883"/>
    <w:rsid w:val="5DEBF8A1"/>
    <w:rsid w:val="5DED127B"/>
    <w:rsid w:val="5DEEBD39"/>
    <w:rsid w:val="5DEF469A"/>
    <w:rsid w:val="5DEF58CA"/>
    <w:rsid w:val="5DEFC235"/>
    <w:rsid w:val="5DF474C9"/>
    <w:rsid w:val="5DF5CC9D"/>
    <w:rsid w:val="5DF9D3B2"/>
    <w:rsid w:val="5DFBF881"/>
    <w:rsid w:val="5DFC285F"/>
    <w:rsid w:val="5DFE3951"/>
    <w:rsid w:val="5DFE44C2"/>
    <w:rsid w:val="5DFFCB4C"/>
    <w:rsid w:val="5E010383"/>
    <w:rsid w:val="5E041626"/>
    <w:rsid w:val="5E050575"/>
    <w:rsid w:val="5E0D0C8C"/>
    <w:rsid w:val="5E0E0B57"/>
    <w:rsid w:val="5E115985"/>
    <w:rsid w:val="5E145476"/>
    <w:rsid w:val="5E1577F7"/>
    <w:rsid w:val="5E1A4117"/>
    <w:rsid w:val="5E1B4A56"/>
    <w:rsid w:val="5E231B5D"/>
    <w:rsid w:val="5E2E3E85"/>
    <w:rsid w:val="5E3570B1"/>
    <w:rsid w:val="5E36400C"/>
    <w:rsid w:val="5E394EDC"/>
    <w:rsid w:val="5E3BE3C7"/>
    <w:rsid w:val="5E40069D"/>
    <w:rsid w:val="5E4775F9"/>
    <w:rsid w:val="5E4A0E97"/>
    <w:rsid w:val="5E5B22B9"/>
    <w:rsid w:val="5E5D6E1D"/>
    <w:rsid w:val="5E5E374E"/>
    <w:rsid w:val="5E656474"/>
    <w:rsid w:val="5E6C9A67"/>
    <w:rsid w:val="5E734892"/>
    <w:rsid w:val="5E734C2C"/>
    <w:rsid w:val="5E762809"/>
    <w:rsid w:val="5E773C79"/>
    <w:rsid w:val="5E77B284"/>
    <w:rsid w:val="5E7E2DBB"/>
    <w:rsid w:val="5E7E4A0C"/>
    <w:rsid w:val="5E822A4A"/>
    <w:rsid w:val="5E840976"/>
    <w:rsid w:val="5E856D27"/>
    <w:rsid w:val="5E8E122B"/>
    <w:rsid w:val="5E9583D6"/>
    <w:rsid w:val="5E961547"/>
    <w:rsid w:val="5E9F9153"/>
    <w:rsid w:val="5EA3565D"/>
    <w:rsid w:val="5EA762EA"/>
    <w:rsid w:val="5EA76383"/>
    <w:rsid w:val="5EA945C1"/>
    <w:rsid w:val="5EAC1FB8"/>
    <w:rsid w:val="5EAC6582"/>
    <w:rsid w:val="5EACAB15"/>
    <w:rsid w:val="5EACFE54"/>
    <w:rsid w:val="5EAF519E"/>
    <w:rsid w:val="5EB18BEB"/>
    <w:rsid w:val="5EB629D1"/>
    <w:rsid w:val="5EB84053"/>
    <w:rsid w:val="5EBD01FF"/>
    <w:rsid w:val="5EBF7C79"/>
    <w:rsid w:val="5EC334BE"/>
    <w:rsid w:val="5ECE54C0"/>
    <w:rsid w:val="5ED2409E"/>
    <w:rsid w:val="5ED6250C"/>
    <w:rsid w:val="5ED74F15"/>
    <w:rsid w:val="5EDA3100"/>
    <w:rsid w:val="5EDD3157"/>
    <w:rsid w:val="5EE31705"/>
    <w:rsid w:val="5EE59BBA"/>
    <w:rsid w:val="5EE6CA15"/>
    <w:rsid w:val="5EEB765F"/>
    <w:rsid w:val="5EEDFBA6"/>
    <w:rsid w:val="5EEFDAE6"/>
    <w:rsid w:val="5EF2D37A"/>
    <w:rsid w:val="5EF6C9A4"/>
    <w:rsid w:val="5EF79D1B"/>
    <w:rsid w:val="5EFA4E82"/>
    <w:rsid w:val="5EFD0BE2"/>
    <w:rsid w:val="5EFEBDE8"/>
    <w:rsid w:val="5EFF0043"/>
    <w:rsid w:val="5EFF1291"/>
    <w:rsid w:val="5EFF1EF8"/>
    <w:rsid w:val="5EFF500C"/>
    <w:rsid w:val="5EFF7BF8"/>
    <w:rsid w:val="5EFF80FF"/>
    <w:rsid w:val="5F095378"/>
    <w:rsid w:val="5F1078F1"/>
    <w:rsid w:val="5F1115F5"/>
    <w:rsid w:val="5F1C04EC"/>
    <w:rsid w:val="5F1D171D"/>
    <w:rsid w:val="5F1F6D1C"/>
    <w:rsid w:val="5F266BF2"/>
    <w:rsid w:val="5F3062DF"/>
    <w:rsid w:val="5F33406F"/>
    <w:rsid w:val="5F357D99"/>
    <w:rsid w:val="5F3A5436"/>
    <w:rsid w:val="5F3B00B7"/>
    <w:rsid w:val="5F3B879D"/>
    <w:rsid w:val="5F3D3904"/>
    <w:rsid w:val="5F447FDD"/>
    <w:rsid w:val="5F492E7F"/>
    <w:rsid w:val="5F4AE5D2"/>
    <w:rsid w:val="5F4C3788"/>
    <w:rsid w:val="5F4D084A"/>
    <w:rsid w:val="5F546472"/>
    <w:rsid w:val="5F574DB8"/>
    <w:rsid w:val="5F5AF615"/>
    <w:rsid w:val="5F5D4BFA"/>
    <w:rsid w:val="5F5D4CBE"/>
    <w:rsid w:val="5F5DE6A1"/>
    <w:rsid w:val="5F5E97CE"/>
    <w:rsid w:val="5F5EEEC3"/>
    <w:rsid w:val="5F5F9E56"/>
    <w:rsid w:val="5F6917F1"/>
    <w:rsid w:val="5F6D12E1"/>
    <w:rsid w:val="5F6E4AB7"/>
    <w:rsid w:val="5F6EE32B"/>
    <w:rsid w:val="5F6FC4E4"/>
    <w:rsid w:val="5F75A4A5"/>
    <w:rsid w:val="5F77A97D"/>
    <w:rsid w:val="5F77D427"/>
    <w:rsid w:val="5F7B57EC"/>
    <w:rsid w:val="5F7BFDEB"/>
    <w:rsid w:val="5F7C1524"/>
    <w:rsid w:val="5F7F207E"/>
    <w:rsid w:val="5F7F2EEF"/>
    <w:rsid w:val="5F7F6BD4"/>
    <w:rsid w:val="5F7F8B43"/>
    <w:rsid w:val="5F8D4C00"/>
    <w:rsid w:val="5F8D91A1"/>
    <w:rsid w:val="5F8F6282"/>
    <w:rsid w:val="5F950965"/>
    <w:rsid w:val="5F9C368D"/>
    <w:rsid w:val="5F9C3975"/>
    <w:rsid w:val="5F9D61ED"/>
    <w:rsid w:val="5F9F3465"/>
    <w:rsid w:val="5FA5283A"/>
    <w:rsid w:val="5FA6034F"/>
    <w:rsid w:val="5FA665A1"/>
    <w:rsid w:val="5FA77803"/>
    <w:rsid w:val="5FA7B2AC"/>
    <w:rsid w:val="5FABEB90"/>
    <w:rsid w:val="5FAD2348"/>
    <w:rsid w:val="5FAF4498"/>
    <w:rsid w:val="5FB3E51B"/>
    <w:rsid w:val="5FB43438"/>
    <w:rsid w:val="5FB5B790"/>
    <w:rsid w:val="5FB67842"/>
    <w:rsid w:val="5FB78D95"/>
    <w:rsid w:val="5FB7E0F2"/>
    <w:rsid w:val="5FBA10F2"/>
    <w:rsid w:val="5FBAC984"/>
    <w:rsid w:val="5FBD1F9D"/>
    <w:rsid w:val="5FBDC42B"/>
    <w:rsid w:val="5FBF0043"/>
    <w:rsid w:val="5FBF53F6"/>
    <w:rsid w:val="5FBF5D57"/>
    <w:rsid w:val="5FC727D2"/>
    <w:rsid w:val="5FCA6EB5"/>
    <w:rsid w:val="5FCBB338"/>
    <w:rsid w:val="5FCF29AA"/>
    <w:rsid w:val="5FCF5AF8"/>
    <w:rsid w:val="5FCFA8AD"/>
    <w:rsid w:val="5FCFEF4B"/>
    <w:rsid w:val="5FD0D74A"/>
    <w:rsid w:val="5FD375B3"/>
    <w:rsid w:val="5FD56E87"/>
    <w:rsid w:val="5FD5FF39"/>
    <w:rsid w:val="5FD6B2E9"/>
    <w:rsid w:val="5FD7631A"/>
    <w:rsid w:val="5FD7CF46"/>
    <w:rsid w:val="5FD7E569"/>
    <w:rsid w:val="5FD7F3FC"/>
    <w:rsid w:val="5FDA1C9A"/>
    <w:rsid w:val="5FDB892E"/>
    <w:rsid w:val="5FDBA401"/>
    <w:rsid w:val="5FDDAA19"/>
    <w:rsid w:val="5FDE3179"/>
    <w:rsid w:val="5FDF21DD"/>
    <w:rsid w:val="5FDF6C15"/>
    <w:rsid w:val="5FDF720B"/>
    <w:rsid w:val="5FDF81E5"/>
    <w:rsid w:val="5FDFA665"/>
    <w:rsid w:val="5FDFB53A"/>
    <w:rsid w:val="5FE6F3FC"/>
    <w:rsid w:val="5FE7AB49"/>
    <w:rsid w:val="5FE993C0"/>
    <w:rsid w:val="5FED6DA8"/>
    <w:rsid w:val="5FED8C2D"/>
    <w:rsid w:val="5FEDBF06"/>
    <w:rsid w:val="5FEEB389"/>
    <w:rsid w:val="5FEF59B8"/>
    <w:rsid w:val="5FEF5BF0"/>
    <w:rsid w:val="5FEF73B7"/>
    <w:rsid w:val="5FEFDE06"/>
    <w:rsid w:val="5FEFF9FD"/>
    <w:rsid w:val="5FF06B8E"/>
    <w:rsid w:val="5FF437B1"/>
    <w:rsid w:val="5FF43A48"/>
    <w:rsid w:val="5FF4423B"/>
    <w:rsid w:val="5FF63264"/>
    <w:rsid w:val="5FF69614"/>
    <w:rsid w:val="5FF6BA7F"/>
    <w:rsid w:val="5FF6EDCD"/>
    <w:rsid w:val="5FF718D5"/>
    <w:rsid w:val="5FF722BB"/>
    <w:rsid w:val="5FF77512"/>
    <w:rsid w:val="5FF788F7"/>
    <w:rsid w:val="5FF7915C"/>
    <w:rsid w:val="5FF7E437"/>
    <w:rsid w:val="5FF7F5B5"/>
    <w:rsid w:val="5FF8FE62"/>
    <w:rsid w:val="5FFB6D08"/>
    <w:rsid w:val="5FFB6F59"/>
    <w:rsid w:val="5FFBFB4B"/>
    <w:rsid w:val="5FFC542B"/>
    <w:rsid w:val="5FFD3BD1"/>
    <w:rsid w:val="5FFE75A2"/>
    <w:rsid w:val="5FFE7F10"/>
    <w:rsid w:val="5FFEF4CF"/>
    <w:rsid w:val="5FFF022B"/>
    <w:rsid w:val="5FFF0889"/>
    <w:rsid w:val="5FFF4D5A"/>
    <w:rsid w:val="5FFF5C95"/>
    <w:rsid w:val="5FFF6922"/>
    <w:rsid w:val="5FFF6F25"/>
    <w:rsid w:val="5FFF835D"/>
    <w:rsid w:val="5FFF8E30"/>
    <w:rsid w:val="5FFFA854"/>
    <w:rsid w:val="5FFFAF2B"/>
    <w:rsid w:val="5FFFB96E"/>
    <w:rsid w:val="5FFFDC36"/>
    <w:rsid w:val="5FFFDCE0"/>
    <w:rsid w:val="5FFFE76F"/>
    <w:rsid w:val="600410B7"/>
    <w:rsid w:val="60057C38"/>
    <w:rsid w:val="600734E4"/>
    <w:rsid w:val="600C2CBA"/>
    <w:rsid w:val="60151D76"/>
    <w:rsid w:val="603B7574"/>
    <w:rsid w:val="603E2C7E"/>
    <w:rsid w:val="604E5940"/>
    <w:rsid w:val="60590E6C"/>
    <w:rsid w:val="605B3904"/>
    <w:rsid w:val="606257F5"/>
    <w:rsid w:val="60673FEE"/>
    <w:rsid w:val="606752F5"/>
    <w:rsid w:val="60677735"/>
    <w:rsid w:val="606E2D6B"/>
    <w:rsid w:val="60932FCA"/>
    <w:rsid w:val="60A65DC5"/>
    <w:rsid w:val="60A96349"/>
    <w:rsid w:val="60AA0DE3"/>
    <w:rsid w:val="60AD3682"/>
    <w:rsid w:val="60AF34D7"/>
    <w:rsid w:val="60B864EA"/>
    <w:rsid w:val="60BB42CE"/>
    <w:rsid w:val="60BD4E13"/>
    <w:rsid w:val="60C313F2"/>
    <w:rsid w:val="60D61108"/>
    <w:rsid w:val="61005532"/>
    <w:rsid w:val="6103342C"/>
    <w:rsid w:val="6116198D"/>
    <w:rsid w:val="611763CB"/>
    <w:rsid w:val="611A25A1"/>
    <w:rsid w:val="612260FC"/>
    <w:rsid w:val="613992C3"/>
    <w:rsid w:val="613D0337"/>
    <w:rsid w:val="615362B5"/>
    <w:rsid w:val="61670003"/>
    <w:rsid w:val="617F2CC8"/>
    <w:rsid w:val="61843D4F"/>
    <w:rsid w:val="618A021C"/>
    <w:rsid w:val="6199333E"/>
    <w:rsid w:val="61BC42DB"/>
    <w:rsid w:val="61C00549"/>
    <w:rsid w:val="61C46F73"/>
    <w:rsid w:val="61C471B3"/>
    <w:rsid w:val="61CA707C"/>
    <w:rsid w:val="61DF3FED"/>
    <w:rsid w:val="61E11B13"/>
    <w:rsid w:val="61E968F6"/>
    <w:rsid w:val="61EF3FCF"/>
    <w:rsid w:val="61EFAF9F"/>
    <w:rsid w:val="61F47A98"/>
    <w:rsid w:val="61F53E57"/>
    <w:rsid w:val="61F5736C"/>
    <w:rsid w:val="61F65A66"/>
    <w:rsid w:val="61F65C1C"/>
    <w:rsid w:val="61FFAA7A"/>
    <w:rsid w:val="62051CA5"/>
    <w:rsid w:val="620572E1"/>
    <w:rsid w:val="620872DF"/>
    <w:rsid w:val="621A521D"/>
    <w:rsid w:val="621E0BD4"/>
    <w:rsid w:val="621E4B15"/>
    <w:rsid w:val="6220263B"/>
    <w:rsid w:val="62205443"/>
    <w:rsid w:val="62214605"/>
    <w:rsid w:val="622540F5"/>
    <w:rsid w:val="622A34BA"/>
    <w:rsid w:val="623C62E9"/>
    <w:rsid w:val="623C7D94"/>
    <w:rsid w:val="623E51B7"/>
    <w:rsid w:val="625114EB"/>
    <w:rsid w:val="626B762E"/>
    <w:rsid w:val="62754478"/>
    <w:rsid w:val="6275B1F8"/>
    <w:rsid w:val="62787ED0"/>
    <w:rsid w:val="627B676B"/>
    <w:rsid w:val="627E9A2D"/>
    <w:rsid w:val="6280132C"/>
    <w:rsid w:val="628A633F"/>
    <w:rsid w:val="62950339"/>
    <w:rsid w:val="629E217A"/>
    <w:rsid w:val="62B01DB5"/>
    <w:rsid w:val="62B334AF"/>
    <w:rsid w:val="62B401CC"/>
    <w:rsid w:val="62B87DC6"/>
    <w:rsid w:val="62C30E7C"/>
    <w:rsid w:val="62C562DB"/>
    <w:rsid w:val="62C84D65"/>
    <w:rsid w:val="62D76283"/>
    <w:rsid w:val="62DC5115"/>
    <w:rsid w:val="62E177C7"/>
    <w:rsid w:val="62ED7E47"/>
    <w:rsid w:val="62EDAF18"/>
    <w:rsid w:val="62EE0A07"/>
    <w:rsid w:val="62EE3651"/>
    <w:rsid w:val="62F67840"/>
    <w:rsid w:val="62FF1540"/>
    <w:rsid w:val="6300246C"/>
    <w:rsid w:val="63083CE5"/>
    <w:rsid w:val="630C4486"/>
    <w:rsid w:val="63134508"/>
    <w:rsid w:val="63196965"/>
    <w:rsid w:val="63223418"/>
    <w:rsid w:val="632857BE"/>
    <w:rsid w:val="632B5658"/>
    <w:rsid w:val="632F29C7"/>
    <w:rsid w:val="633F11E7"/>
    <w:rsid w:val="6344708E"/>
    <w:rsid w:val="634B5349"/>
    <w:rsid w:val="63510202"/>
    <w:rsid w:val="63525EB8"/>
    <w:rsid w:val="6356208C"/>
    <w:rsid w:val="635C2835"/>
    <w:rsid w:val="635F7193"/>
    <w:rsid w:val="63636986"/>
    <w:rsid w:val="637075F2"/>
    <w:rsid w:val="63711163"/>
    <w:rsid w:val="63767CBC"/>
    <w:rsid w:val="637A4A54"/>
    <w:rsid w:val="637A4F24"/>
    <w:rsid w:val="637B37E8"/>
    <w:rsid w:val="637BB93B"/>
    <w:rsid w:val="637D3C1C"/>
    <w:rsid w:val="637FF04C"/>
    <w:rsid w:val="638312A4"/>
    <w:rsid w:val="639D5F0D"/>
    <w:rsid w:val="639E5029"/>
    <w:rsid w:val="639F0CAE"/>
    <w:rsid w:val="639FE5F0"/>
    <w:rsid w:val="63A159FD"/>
    <w:rsid w:val="63AA09C9"/>
    <w:rsid w:val="63AB062A"/>
    <w:rsid w:val="63AF718C"/>
    <w:rsid w:val="63B35731"/>
    <w:rsid w:val="63B374DF"/>
    <w:rsid w:val="63B59CDB"/>
    <w:rsid w:val="63B6D1AA"/>
    <w:rsid w:val="63BCE1DB"/>
    <w:rsid w:val="63C02548"/>
    <w:rsid w:val="63C139AA"/>
    <w:rsid w:val="63C2364D"/>
    <w:rsid w:val="63C45C6D"/>
    <w:rsid w:val="63CA2C86"/>
    <w:rsid w:val="63CA2F0F"/>
    <w:rsid w:val="63CC19CD"/>
    <w:rsid w:val="63CC6F84"/>
    <w:rsid w:val="63CE60C7"/>
    <w:rsid w:val="63D70ADA"/>
    <w:rsid w:val="63DD455C"/>
    <w:rsid w:val="63DF2BD6"/>
    <w:rsid w:val="63DF51BF"/>
    <w:rsid w:val="63E1229E"/>
    <w:rsid w:val="63E36016"/>
    <w:rsid w:val="63ED479F"/>
    <w:rsid w:val="63F225DF"/>
    <w:rsid w:val="63F5BD52"/>
    <w:rsid w:val="63FAB3B5"/>
    <w:rsid w:val="63FAB478"/>
    <w:rsid w:val="63FC70D8"/>
    <w:rsid w:val="63FE27D4"/>
    <w:rsid w:val="63FEFE99"/>
    <w:rsid w:val="63FF43C9"/>
    <w:rsid w:val="63FFCBFC"/>
    <w:rsid w:val="64014A1E"/>
    <w:rsid w:val="640F6E0B"/>
    <w:rsid w:val="64144421"/>
    <w:rsid w:val="6417175C"/>
    <w:rsid w:val="641F0573"/>
    <w:rsid w:val="64225FEF"/>
    <w:rsid w:val="64322AF9"/>
    <w:rsid w:val="643779F6"/>
    <w:rsid w:val="643E62B8"/>
    <w:rsid w:val="644204E6"/>
    <w:rsid w:val="644338BB"/>
    <w:rsid w:val="64465F50"/>
    <w:rsid w:val="64484DB7"/>
    <w:rsid w:val="64515368"/>
    <w:rsid w:val="645230C5"/>
    <w:rsid w:val="64610CE9"/>
    <w:rsid w:val="646938B5"/>
    <w:rsid w:val="646F78AA"/>
    <w:rsid w:val="64720E72"/>
    <w:rsid w:val="647522D9"/>
    <w:rsid w:val="647B2964"/>
    <w:rsid w:val="647B6F42"/>
    <w:rsid w:val="647F3441"/>
    <w:rsid w:val="64801AB7"/>
    <w:rsid w:val="64804DD8"/>
    <w:rsid w:val="648B3F36"/>
    <w:rsid w:val="648B8E0A"/>
    <w:rsid w:val="649410BE"/>
    <w:rsid w:val="649421BA"/>
    <w:rsid w:val="64953F08"/>
    <w:rsid w:val="649844A9"/>
    <w:rsid w:val="64AD49B4"/>
    <w:rsid w:val="64AF66E6"/>
    <w:rsid w:val="64C144DE"/>
    <w:rsid w:val="64D28462"/>
    <w:rsid w:val="64D52140"/>
    <w:rsid w:val="64DB0A9B"/>
    <w:rsid w:val="64E2007C"/>
    <w:rsid w:val="64F37F38"/>
    <w:rsid w:val="64F733FB"/>
    <w:rsid w:val="64FB166D"/>
    <w:rsid w:val="64FB54D8"/>
    <w:rsid w:val="65000502"/>
    <w:rsid w:val="65006754"/>
    <w:rsid w:val="65011CE3"/>
    <w:rsid w:val="650F4BD3"/>
    <w:rsid w:val="652561BA"/>
    <w:rsid w:val="652D7DDC"/>
    <w:rsid w:val="6535587B"/>
    <w:rsid w:val="653A5A1F"/>
    <w:rsid w:val="653E3153"/>
    <w:rsid w:val="653F6933"/>
    <w:rsid w:val="65466BB7"/>
    <w:rsid w:val="654A611D"/>
    <w:rsid w:val="654B22CD"/>
    <w:rsid w:val="655C266C"/>
    <w:rsid w:val="655C5011"/>
    <w:rsid w:val="65627A2D"/>
    <w:rsid w:val="656C5E2C"/>
    <w:rsid w:val="656D58CD"/>
    <w:rsid w:val="65707CE4"/>
    <w:rsid w:val="657BE69D"/>
    <w:rsid w:val="658A78AB"/>
    <w:rsid w:val="659C0775"/>
    <w:rsid w:val="659E6ED8"/>
    <w:rsid w:val="65A123D5"/>
    <w:rsid w:val="65A13A93"/>
    <w:rsid w:val="65A4166B"/>
    <w:rsid w:val="65AB4911"/>
    <w:rsid w:val="65AB6F91"/>
    <w:rsid w:val="65CF331B"/>
    <w:rsid w:val="65D42AD7"/>
    <w:rsid w:val="65D92300"/>
    <w:rsid w:val="65DDAF3D"/>
    <w:rsid w:val="65DF257D"/>
    <w:rsid w:val="65DF2BFC"/>
    <w:rsid w:val="65DF407F"/>
    <w:rsid w:val="65DF6369"/>
    <w:rsid w:val="65DF95BF"/>
    <w:rsid w:val="65E322FD"/>
    <w:rsid w:val="65E94483"/>
    <w:rsid w:val="65EF2015"/>
    <w:rsid w:val="65F12FD0"/>
    <w:rsid w:val="65F34CAD"/>
    <w:rsid w:val="65F7B807"/>
    <w:rsid w:val="65F865CC"/>
    <w:rsid w:val="65FAB732"/>
    <w:rsid w:val="65FC33BF"/>
    <w:rsid w:val="65FC516D"/>
    <w:rsid w:val="65FE06B6"/>
    <w:rsid w:val="65FE7137"/>
    <w:rsid w:val="65FF53DD"/>
    <w:rsid w:val="65FF639B"/>
    <w:rsid w:val="65FFB0C5"/>
    <w:rsid w:val="6608651D"/>
    <w:rsid w:val="663559DB"/>
    <w:rsid w:val="66395F68"/>
    <w:rsid w:val="66397036"/>
    <w:rsid w:val="66484E7A"/>
    <w:rsid w:val="66540B05"/>
    <w:rsid w:val="665947B7"/>
    <w:rsid w:val="665B5A12"/>
    <w:rsid w:val="665D285D"/>
    <w:rsid w:val="66610BBD"/>
    <w:rsid w:val="666B40A1"/>
    <w:rsid w:val="666E0EA7"/>
    <w:rsid w:val="66707909"/>
    <w:rsid w:val="66719BEB"/>
    <w:rsid w:val="6673F737"/>
    <w:rsid w:val="66937291"/>
    <w:rsid w:val="669FB48C"/>
    <w:rsid w:val="66AD3308"/>
    <w:rsid w:val="66B43DF1"/>
    <w:rsid w:val="66B479E6"/>
    <w:rsid w:val="66B75069"/>
    <w:rsid w:val="66B75538"/>
    <w:rsid w:val="66B912B0"/>
    <w:rsid w:val="66BC66AA"/>
    <w:rsid w:val="66BF2810"/>
    <w:rsid w:val="66C27892"/>
    <w:rsid w:val="66C35C8B"/>
    <w:rsid w:val="66C35E68"/>
    <w:rsid w:val="66C72837"/>
    <w:rsid w:val="66CA7019"/>
    <w:rsid w:val="66CC3515"/>
    <w:rsid w:val="66CD2666"/>
    <w:rsid w:val="66CE11E4"/>
    <w:rsid w:val="66CF2F3B"/>
    <w:rsid w:val="66D44878"/>
    <w:rsid w:val="66D718AA"/>
    <w:rsid w:val="66D71F2C"/>
    <w:rsid w:val="66D734E4"/>
    <w:rsid w:val="66D82471"/>
    <w:rsid w:val="66D8636F"/>
    <w:rsid w:val="66DA2F27"/>
    <w:rsid w:val="66DB02DB"/>
    <w:rsid w:val="66DF115E"/>
    <w:rsid w:val="66E6356D"/>
    <w:rsid w:val="66E732E3"/>
    <w:rsid w:val="66EED634"/>
    <w:rsid w:val="66F43704"/>
    <w:rsid w:val="66FB440F"/>
    <w:rsid w:val="66FC6A1A"/>
    <w:rsid w:val="66FDD82B"/>
    <w:rsid w:val="66FEDE15"/>
    <w:rsid w:val="66FF0421"/>
    <w:rsid w:val="66FF625A"/>
    <w:rsid w:val="66FF6AB4"/>
    <w:rsid w:val="67045135"/>
    <w:rsid w:val="670A5668"/>
    <w:rsid w:val="670E55AC"/>
    <w:rsid w:val="670F7122"/>
    <w:rsid w:val="671054D0"/>
    <w:rsid w:val="67143554"/>
    <w:rsid w:val="671C5FE3"/>
    <w:rsid w:val="671D192D"/>
    <w:rsid w:val="671E38F9"/>
    <w:rsid w:val="671E7EB8"/>
    <w:rsid w:val="671F635B"/>
    <w:rsid w:val="672020EF"/>
    <w:rsid w:val="6722111C"/>
    <w:rsid w:val="672C79AE"/>
    <w:rsid w:val="672E57FA"/>
    <w:rsid w:val="672F3320"/>
    <w:rsid w:val="672F6BBF"/>
    <w:rsid w:val="673204AE"/>
    <w:rsid w:val="67346D31"/>
    <w:rsid w:val="673A2C37"/>
    <w:rsid w:val="673BBF47"/>
    <w:rsid w:val="673C7E60"/>
    <w:rsid w:val="673E3247"/>
    <w:rsid w:val="673FA2B2"/>
    <w:rsid w:val="674E26D2"/>
    <w:rsid w:val="67555DA7"/>
    <w:rsid w:val="675608AD"/>
    <w:rsid w:val="675D03D3"/>
    <w:rsid w:val="67654F94"/>
    <w:rsid w:val="67676DCF"/>
    <w:rsid w:val="676C6E91"/>
    <w:rsid w:val="677B47B7"/>
    <w:rsid w:val="677BADEC"/>
    <w:rsid w:val="677BBB5B"/>
    <w:rsid w:val="677D4D83"/>
    <w:rsid w:val="677F124F"/>
    <w:rsid w:val="677F18F0"/>
    <w:rsid w:val="678016E5"/>
    <w:rsid w:val="6780498F"/>
    <w:rsid w:val="6784366C"/>
    <w:rsid w:val="679531A0"/>
    <w:rsid w:val="679B1933"/>
    <w:rsid w:val="67AB88B6"/>
    <w:rsid w:val="67AE2497"/>
    <w:rsid w:val="67B31DEF"/>
    <w:rsid w:val="67B385DB"/>
    <w:rsid w:val="67BBFA72"/>
    <w:rsid w:val="67BC1058"/>
    <w:rsid w:val="67BDC2FF"/>
    <w:rsid w:val="67BFA99B"/>
    <w:rsid w:val="67CC4D67"/>
    <w:rsid w:val="67CE2B39"/>
    <w:rsid w:val="67D54998"/>
    <w:rsid w:val="67D9A77D"/>
    <w:rsid w:val="67DAEBFD"/>
    <w:rsid w:val="67DB00F2"/>
    <w:rsid w:val="67DBC4BC"/>
    <w:rsid w:val="67DF08A2"/>
    <w:rsid w:val="67DFEE1F"/>
    <w:rsid w:val="67E272D9"/>
    <w:rsid w:val="67E61F5C"/>
    <w:rsid w:val="67E81795"/>
    <w:rsid w:val="67E918E5"/>
    <w:rsid w:val="67EBDAEE"/>
    <w:rsid w:val="67ED6375"/>
    <w:rsid w:val="67EE3B65"/>
    <w:rsid w:val="67EF934C"/>
    <w:rsid w:val="67F1AECC"/>
    <w:rsid w:val="67F354E3"/>
    <w:rsid w:val="67F7FBF4"/>
    <w:rsid w:val="67F8DE6A"/>
    <w:rsid w:val="67FA2417"/>
    <w:rsid w:val="67FB4AB6"/>
    <w:rsid w:val="67FDD282"/>
    <w:rsid w:val="67FE0AB6"/>
    <w:rsid w:val="67FEB5C2"/>
    <w:rsid w:val="67FF0245"/>
    <w:rsid w:val="67FF054E"/>
    <w:rsid w:val="67FF09EC"/>
    <w:rsid w:val="67FF61BF"/>
    <w:rsid w:val="67FF97F1"/>
    <w:rsid w:val="67FFA819"/>
    <w:rsid w:val="67FFF677"/>
    <w:rsid w:val="6808604B"/>
    <w:rsid w:val="680E3314"/>
    <w:rsid w:val="68117613"/>
    <w:rsid w:val="681317B4"/>
    <w:rsid w:val="68186BD1"/>
    <w:rsid w:val="6828200F"/>
    <w:rsid w:val="682C6F1B"/>
    <w:rsid w:val="68356714"/>
    <w:rsid w:val="68385A2C"/>
    <w:rsid w:val="68415F73"/>
    <w:rsid w:val="685E0B70"/>
    <w:rsid w:val="68602928"/>
    <w:rsid w:val="6864524C"/>
    <w:rsid w:val="687045C8"/>
    <w:rsid w:val="68831B76"/>
    <w:rsid w:val="688C2727"/>
    <w:rsid w:val="689843E3"/>
    <w:rsid w:val="68A8338A"/>
    <w:rsid w:val="68B7181F"/>
    <w:rsid w:val="68BA4262"/>
    <w:rsid w:val="68C623FC"/>
    <w:rsid w:val="68C87DFC"/>
    <w:rsid w:val="68C9702B"/>
    <w:rsid w:val="68CA2609"/>
    <w:rsid w:val="68CA5628"/>
    <w:rsid w:val="68CC1AED"/>
    <w:rsid w:val="68CD6427"/>
    <w:rsid w:val="68D75A50"/>
    <w:rsid w:val="68DE6DAC"/>
    <w:rsid w:val="68E3546E"/>
    <w:rsid w:val="68EA32FF"/>
    <w:rsid w:val="68EA538A"/>
    <w:rsid w:val="68EE2E29"/>
    <w:rsid w:val="68EF720B"/>
    <w:rsid w:val="68F120D5"/>
    <w:rsid w:val="68F77E6E"/>
    <w:rsid w:val="68F95994"/>
    <w:rsid w:val="68FD86F0"/>
    <w:rsid w:val="69083E29"/>
    <w:rsid w:val="69146885"/>
    <w:rsid w:val="691555DA"/>
    <w:rsid w:val="691B691C"/>
    <w:rsid w:val="691C0678"/>
    <w:rsid w:val="691E001F"/>
    <w:rsid w:val="692911FF"/>
    <w:rsid w:val="69322D84"/>
    <w:rsid w:val="693B2BDB"/>
    <w:rsid w:val="693E5A9D"/>
    <w:rsid w:val="694A1939"/>
    <w:rsid w:val="694B0CA4"/>
    <w:rsid w:val="694D12DA"/>
    <w:rsid w:val="69595127"/>
    <w:rsid w:val="695A58A7"/>
    <w:rsid w:val="69665A40"/>
    <w:rsid w:val="696F64C4"/>
    <w:rsid w:val="697221C1"/>
    <w:rsid w:val="6977D1CE"/>
    <w:rsid w:val="69825989"/>
    <w:rsid w:val="69852275"/>
    <w:rsid w:val="69863787"/>
    <w:rsid w:val="698E6280"/>
    <w:rsid w:val="699833FF"/>
    <w:rsid w:val="699E02E9"/>
    <w:rsid w:val="69AA611C"/>
    <w:rsid w:val="69AB1384"/>
    <w:rsid w:val="69AF0748"/>
    <w:rsid w:val="69B162B0"/>
    <w:rsid w:val="69B343B3"/>
    <w:rsid w:val="69B3514E"/>
    <w:rsid w:val="69B47B0D"/>
    <w:rsid w:val="69B933FE"/>
    <w:rsid w:val="69B95123"/>
    <w:rsid w:val="69BB0F42"/>
    <w:rsid w:val="69BD2E65"/>
    <w:rsid w:val="69BF4AFE"/>
    <w:rsid w:val="69C112CB"/>
    <w:rsid w:val="69C27265"/>
    <w:rsid w:val="69C86AD4"/>
    <w:rsid w:val="69C9A2A1"/>
    <w:rsid w:val="69D171F7"/>
    <w:rsid w:val="69D17846"/>
    <w:rsid w:val="69D463EC"/>
    <w:rsid w:val="69D7B2D3"/>
    <w:rsid w:val="69D7D3AE"/>
    <w:rsid w:val="69DC3906"/>
    <w:rsid w:val="69DD351E"/>
    <w:rsid w:val="69DF0F75"/>
    <w:rsid w:val="69E77EE2"/>
    <w:rsid w:val="69E845DB"/>
    <w:rsid w:val="69F95D7E"/>
    <w:rsid w:val="69FBB7B2"/>
    <w:rsid w:val="69FC1BE0"/>
    <w:rsid w:val="69FC7113"/>
    <w:rsid w:val="69FDD612"/>
    <w:rsid w:val="69FF2E20"/>
    <w:rsid w:val="6A0309F0"/>
    <w:rsid w:val="6A0720EC"/>
    <w:rsid w:val="6A083250"/>
    <w:rsid w:val="6A100FD1"/>
    <w:rsid w:val="6A161061"/>
    <w:rsid w:val="6A167C69"/>
    <w:rsid w:val="6A1A2066"/>
    <w:rsid w:val="6A1C3A22"/>
    <w:rsid w:val="6A2904FB"/>
    <w:rsid w:val="6A2D2663"/>
    <w:rsid w:val="6A315B59"/>
    <w:rsid w:val="6A364619"/>
    <w:rsid w:val="6A392BE9"/>
    <w:rsid w:val="6A3B0B46"/>
    <w:rsid w:val="6A3D439E"/>
    <w:rsid w:val="6A3F299E"/>
    <w:rsid w:val="6A413A96"/>
    <w:rsid w:val="6A424439"/>
    <w:rsid w:val="6A426B8C"/>
    <w:rsid w:val="6A4A3798"/>
    <w:rsid w:val="6A4C7B83"/>
    <w:rsid w:val="6A4F389E"/>
    <w:rsid w:val="6A4F4C6E"/>
    <w:rsid w:val="6A55256E"/>
    <w:rsid w:val="6A5F19C4"/>
    <w:rsid w:val="6A637494"/>
    <w:rsid w:val="6A67C7B4"/>
    <w:rsid w:val="6A6B466F"/>
    <w:rsid w:val="6A776534"/>
    <w:rsid w:val="6A7973F8"/>
    <w:rsid w:val="6A7D0570"/>
    <w:rsid w:val="6A8625CB"/>
    <w:rsid w:val="6A86594D"/>
    <w:rsid w:val="6A8B6AC0"/>
    <w:rsid w:val="6A8C1D88"/>
    <w:rsid w:val="6AA10091"/>
    <w:rsid w:val="6AA714FE"/>
    <w:rsid w:val="6AAB0492"/>
    <w:rsid w:val="6AAD73CC"/>
    <w:rsid w:val="6ABD05EE"/>
    <w:rsid w:val="6ABD1D7E"/>
    <w:rsid w:val="6ABE6E95"/>
    <w:rsid w:val="6ABF05F6"/>
    <w:rsid w:val="6AD404C6"/>
    <w:rsid w:val="6ADB5472"/>
    <w:rsid w:val="6ADB55F8"/>
    <w:rsid w:val="6ADE9808"/>
    <w:rsid w:val="6AEA1A38"/>
    <w:rsid w:val="6AEFCD25"/>
    <w:rsid w:val="6AFCD8DB"/>
    <w:rsid w:val="6AFDDFC2"/>
    <w:rsid w:val="6AFF300A"/>
    <w:rsid w:val="6B012D70"/>
    <w:rsid w:val="6B02276F"/>
    <w:rsid w:val="6B043EEA"/>
    <w:rsid w:val="6B047505"/>
    <w:rsid w:val="6B0D5C8A"/>
    <w:rsid w:val="6B142F59"/>
    <w:rsid w:val="6B15282D"/>
    <w:rsid w:val="6B234F4A"/>
    <w:rsid w:val="6B253A4F"/>
    <w:rsid w:val="6B275C14"/>
    <w:rsid w:val="6B2B3DFF"/>
    <w:rsid w:val="6B2B4D9D"/>
    <w:rsid w:val="6B2DF795"/>
    <w:rsid w:val="6B355FC3"/>
    <w:rsid w:val="6B39651C"/>
    <w:rsid w:val="6B3D5CA9"/>
    <w:rsid w:val="6B3E22B8"/>
    <w:rsid w:val="6B4355EC"/>
    <w:rsid w:val="6B4C26F3"/>
    <w:rsid w:val="6B5463F9"/>
    <w:rsid w:val="6B585B6E"/>
    <w:rsid w:val="6B5D58FF"/>
    <w:rsid w:val="6B5F9270"/>
    <w:rsid w:val="6B641521"/>
    <w:rsid w:val="6B6724AA"/>
    <w:rsid w:val="6B6D5CEF"/>
    <w:rsid w:val="6B6F717C"/>
    <w:rsid w:val="6B715F57"/>
    <w:rsid w:val="6B72817D"/>
    <w:rsid w:val="6B7A7E4A"/>
    <w:rsid w:val="6B7BFC6C"/>
    <w:rsid w:val="6B7D3277"/>
    <w:rsid w:val="6B7DEA7F"/>
    <w:rsid w:val="6B7E7B69"/>
    <w:rsid w:val="6B7F0B8D"/>
    <w:rsid w:val="6B7F6ABC"/>
    <w:rsid w:val="6B824FC0"/>
    <w:rsid w:val="6B855C05"/>
    <w:rsid w:val="6B8F08DB"/>
    <w:rsid w:val="6B9145AA"/>
    <w:rsid w:val="6B9B2D32"/>
    <w:rsid w:val="6BA16F19"/>
    <w:rsid w:val="6BA79EDB"/>
    <w:rsid w:val="6BAE29BD"/>
    <w:rsid w:val="6BB13EA5"/>
    <w:rsid w:val="6BB1CE4A"/>
    <w:rsid w:val="6BB31F44"/>
    <w:rsid w:val="6BB649E3"/>
    <w:rsid w:val="6BBBE2B3"/>
    <w:rsid w:val="6BBF3E0E"/>
    <w:rsid w:val="6BBFBE9C"/>
    <w:rsid w:val="6BC56699"/>
    <w:rsid w:val="6BC7341B"/>
    <w:rsid w:val="6BCF38A6"/>
    <w:rsid w:val="6BCF62E6"/>
    <w:rsid w:val="6BD15DAA"/>
    <w:rsid w:val="6BD2208E"/>
    <w:rsid w:val="6BD315CE"/>
    <w:rsid w:val="6BE80A95"/>
    <w:rsid w:val="6BEB5CEE"/>
    <w:rsid w:val="6BED8C1E"/>
    <w:rsid w:val="6BF012D0"/>
    <w:rsid w:val="6BF780B6"/>
    <w:rsid w:val="6BF78C3A"/>
    <w:rsid w:val="6BF7F9AA"/>
    <w:rsid w:val="6BF85E74"/>
    <w:rsid w:val="6BF904BE"/>
    <w:rsid w:val="6BF960EF"/>
    <w:rsid w:val="6BFB47DD"/>
    <w:rsid w:val="6BFB9468"/>
    <w:rsid w:val="6BFDCD6B"/>
    <w:rsid w:val="6BFE5DD4"/>
    <w:rsid w:val="6BFECF99"/>
    <w:rsid w:val="6BFEFA5A"/>
    <w:rsid w:val="6BFF5917"/>
    <w:rsid w:val="6BFF9522"/>
    <w:rsid w:val="6BFFF8C7"/>
    <w:rsid w:val="6C042FCD"/>
    <w:rsid w:val="6C07486C"/>
    <w:rsid w:val="6C07661A"/>
    <w:rsid w:val="6C0C59DE"/>
    <w:rsid w:val="6C0D540B"/>
    <w:rsid w:val="6C1655FB"/>
    <w:rsid w:val="6C1A00FB"/>
    <w:rsid w:val="6C1D5E3D"/>
    <w:rsid w:val="6C2B055A"/>
    <w:rsid w:val="6C2C60C4"/>
    <w:rsid w:val="6C2F3115"/>
    <w:rsid w:val="6C4E4249"/>
    <w:rsid w:val="6C581E94"/>
    <w:rsid w:val="6C5922CC"/>
    <w:rsid w:val="6C5A21CA"/>
    <w:rsid w:val="6C7155FB"/>
    <w:rsid w:val="6C7211AF"/>
    <w:rsid w:val="6C7B138A"/>
    <w:rsid w:val="6C8163CC"/>
    <w:rsid w:val="6C821755"/>
    <w:rsid w:val="6C855934"/>
    <w:rsid w:val="6C8D4D71"/>
    <w:rsid w:val="6C8FE757"/>
    <w:rsid w:val="6C922387"/>
    <w:rsid w:val="6C964017"/>
    <w:rsid w:val="6C9F4AA4"/>
    <w:rsid w:val="6CA34594"/>
    <w:rsid w:val="6CA67DBF"/>
    <w:rsid w:val="6CA77231"/>
    <w:rsid w:val="6CA9147F"/>
    <w:rsid w:val="6CB45E34"/>
    <w:rsid w:val="6CB6396B"/>
    <w:rsid w:val="6CBF06A8"/>
    <w:rsid w:val="6CBFDB77"/>
    <w:rsid w:val="6CBFFA36"/>
    <w:rsid w:val="6CC85DA9"/>
    <w:rsid w:val="6CCD0829"/>
    <w:rsid w:val="6CD3A16D"/>
    <w:rsid w:val="6CD41B88"/>
    <w:rsid w:val="6CD53F3B"/>
    <w:rsid w:val="6CD544BD"/>
    <w:rsid w:val="6CD8343A"/>
    <w:rsid w:val="6CDA45A0"/>
    <w:rsid w:val="6CDE738C"/>
    <w:rsid w:val="6CE33FE7"/>
    <w:rsid w:val="6CE41AE9"/>
    <w:rsid w:val="6CE54BAD"/>
    <w:rsid w:val="6CE626D3"/>
    <w:rsid w:val="6CF07C20"/>
    <w:rsid w:val="6CF308C6"/>
    <w:rsid w:val="6CF78C52"/>
    <w:rsid w:val="6CF9AE6F"/>
    <w:rsid w:val="6CFF0A54"/>
    <w:rsid w:val="6CFFCDAE"/>
    <w:rsid w:val="6D0019E7"/>
    <w:rsid w:val="6D002FBE"/>
    <w:rsid w:val="6D042B59"/>
    <w:rsid w:val="6D090170"/>
    <w:rsid w:val="6D140FEE"/>
    <w:rsid w:val="6D1857F0"/>
    <w:rsid w:val="6D197B91"/>
    <w:rsid w:val="6D1D6C3D"/>
    <w:rsid w:val="6D24003B"/>
    <w:rsid w:val="6D29033A"/>
    <w:rsid w:val="6D2A6A64"/>
    <w:rsid w:val="6D374518"/>
    <w:rsid w:val="6D3EC9CB"/>
    <w:rsid w:val="6D406985"/>
    <w:rsid w:val="6D485F60"/>
    <w:rsid w:val="6D535020"/>
    <w:rsid w:val="6D5D5729"/>
    <w:rsid w:val="6D68758C"/>
    <w:rsid w:val="6D6C08E2"/>
    <w:rsid w:val="6D6D06FE"/>
    <w:rsid w:val="6D6F29C7"/>
    <w:rsid w:val="6D6FDF48"/>
    <w:rsid w:val="6D6FFE49"/>
    <w:rsid w:val="6D737EB4"/>
    <w:rsid w:val="6D7A3958"/>
    <w:rsid w:val="6D7BE70D"/>
    <w:rsid w:val="6D7C3FC4"/>
    <w:rsid w:val="6D7F3C29"/>
    <w:rsid w:val="6D7FE691"/>
    <w:rsid w:val="6D9578A5"/>
    <w:rsid w:val="6D992BE2"/>
    <w:rsid w:val="6D9B1979"/>
    <w:rsid w:val="6D9B2006"/>
    <w:rsid w:val="6D9D4E29"/>
    <w:rsid w:val="6D9D4FCA"/>
    <w:rsid w:val="6D9E3F65"/>
    <w:rsid w:val="6DA32F6B"/>
    <w:rsid w:val="6DA9198A"/>
    <w:rsid w:val="6DAE216F"/>
    <w:rsid w:val="6DB1C387"/>
    <w:rsid w:val="6DBACEDA"/>
    <w:rsid w:val="6DBB4A1E"/>
    <w:rsid w:val="6DBD74C4"/>
    <w:rsid w:val="6DC01176"/>
    <w:rsid w:val="6DC12324"/>
    <w:rsid w:val="6DC902CA"/>
    <w:rsid w:val="6DCDD36F"/>
    <w:rsid w:val="6DCE6CB3"/>
    <w:rsid w:val="6DD35C2E"/>
    <w:rsid w:val="6DDBBF97"/>
    <w:rsid w:val="6DDD8BF4"/>
    <w:rsid w:val="6DDFBF15"/>
    <w:rsid w:val="6DE0491A"/>
    <w:rsid w:val="6DE1C216"/>
    <w:rsid w:val="6DE31839"/>
    <w:rsid w:val="6DE50BDD"/>
    <w:rsid w:val="6DE56617"/>
    <w:rsid w:val="6DE86A7B"/>
    <w:rsid w:val="6DE91C58"/>
    <w:rsid w:val="6DEBB9C5"/>
    <w:rsid w:val="6DEEC7C4"/>
    <w:rsid w:val="6DEF081C"/>
    <w:rsid w:val="6DEF95EA"/>
    <w:rsid w:val="6DEFA0E4"/>
    <w:rsid w:val="6DF25A1D"/>
    <w:rsid w:val="6DF3F25F"/>
    <w:rsid w:val="6DF73235"/>
    <w:rsid w:val="6DF99F81"/>
    <w:rsid w:val="6DFA81EE"/>
    <w:rsid w:val="6DFB2618"/>
    <w:rsid w:val="6DFB2DBF"/>
    <w:rsid w:val="6DFBFF8B"/>
    <w:rsid w:val="6DFC0D4D"/>
    <w:rsid w:val="6DFEC779"/>
    <w:rsid w:val="6DFF2477"/>
    <w:rsid w:val="6DFF2866"/>
    <w:rsid w:val="6DFF7FE8"/>
    <w:rsid w:val="6DFFB8B8"/>
    <w:rsid w:val="6DFFF0CA"/>
    <w:rsid w:val="6DFFF75A"/>
    <w:rsid w:val="6E001573"/>
    <w:rsid w:val="6E0375DA"/>
    <w:rsid w:val="6E0B03F1"/>
    <w:rsid w:val="6E115277"/>
    <w:rsid w:val="6E2039EF"/>
    <w:rsid w:val="6E262E07"/>
    <w:rsid w:val="6E2C7CF6"/>
    <w:rsid w:val="6E3000AA"/>
    <w:rsid w:val="6E372E5F"/>
    <w:rsid w:val="6E3D27C7"/>
    <w:rsid w:val="6E3E6082"/>
    <w:rsid w:val="6E3EE284"/>
    <w:rsid w:val="6E3FFC32"/>
    <w:rsid w:val="6E432C34"/>
    <w:rsid w:val="6E453429"/>
    <w:rsid w:val="6E46167B"/>
    <w:rsid w:val="6E4678CD"/>
    <w:rsid w:val="6E4A2AFE"/>
    <w:rsid w:val="6E577BD2"/>
    <w:rsid w:val="6E5B28B3"/>
    <w:rsid w:val="6E5F49A6"/>
    <w:rsid w:val="6E7837FF"/>
    <w:rsid w:val="6E7855AD"/>
    <w:rsid w:val="6E7C1B07"/>
    <w:rsid w:val="6E7F0666"/>
    <w:rsid w:val="6E7F0827"/>
    <w:rsid w:val="6E8E3022"/>
    <w:rsid w:val="6E8F81CF"/>
    <w:rsid w:val="6E92399F"/>
    <w:rsid w:val="6E9D8C0E"/>
    <w:rsid w:val="6E9EEF82"/>
    <w:rsid w:val="6EAE87C4"/>
    <w:rsid w:val="6EB50B32"/>
    <w:rsid w:val="6EB50F2B"/>
    <w:rsid w:val="6EB8009F"/>
    <w:rsid w:val="6EBB9868"/>
    <w:rsid w:val="6EBEA365"/>
    <w:rsid w:val="6EC647D7"/>
    <w:rsid w:val="6ECFE065"/>
    <w:rsid w:val="6ED5D892"/>
    <w:rsid w:val="6EDA1DC4"/>
    <w:rsid w:val="6EE832D0"/>
    <w:rsid w:val="6EEC3D92"/>
    <w:rsid w:val="6EED972C"/>
    <w:rsid w:val="6EEE42B3"/>
    <w:rsid w:val="6EEF5AB6"/>
    <w:rsid w:val="6EF01994"/>
    <w:rsid w:val="6EF1151A"/>
    <w:rsid w:val="6EF30A38"/>
    <w:rsid w:val="6EF31FD6"/>
    <w:rsid w:val="6EF5C16A"/>
    <w:rsid w:val="6EFD152B"/>
    <w:rsid w:val="6EFD863A"/>
    <w:rsid w:val="6EFD979B"/>
    <w:rsid w:val="6EFF24B7"/>
    <w:rsid w:val="6EFFAE26"/>
    <w:rsid w:val="6EFFDA78"/>
    <w:rsid w:val="6EFFEFC5"/>
    <w:rsid w:val="6F040D56"/>
    <w:rsid w:val="6F0D1342"/>
    <w:rsid w:val="6F1317DD"/>
    <w:rsid w:val="6F17D22B"/>
    <w:rsid w:val="6F193041"/>
    <w:rsid w:val="6F1E2474"/>
    <w:rsid w:val="6F1FFCC9"/>
    <w:rsid w:val="6F203936"/>
    <w:rsid w:val="6F221B63"/>
    <w:rsid w:val="6F2E62F2"/>
    <w:rsid w:val="6F33584D"/>
    <w:rsid w:val="6F39035A"/>
    <w:rsid w:val="6F3E9E94"/>
    <w:rsid w:val="6F3FC4F7"/>
    <w:rsid w:val="6F402188"/>
    <w:rsid w:val="6F49314D"/>
    <w:rsid w:val="6F4A519B"/>
    <w:rsid w:val="6F4DA796"/>
    <w:rsid w:val="6F57E999"/>
    <w:rsid w:val="6F59660B"/>
    <w:rsid w:val="6F5F998E"/>
    <w:rsid w:val="6F611A51"/>
    <w:rsid w:val="6F651FD5"/>
    <w:rsid w:val="6F667618"/>
    <w:rsid w:val="6F6B1273"/>
    <w:rsid w:val="6F6D70DC"/>
    <w:rsid w:val="6F73078C"/>
    <w:rsid w:val="6F7318FB"/>
    <w:rsid w:val="6F736093"/>
    <w:rsid w:val="6F7915DC"/>
    <w:rsid w:val="6F7B03AF"/>
    <w:rsid w:val="6F7C4309"/>
    <w:rsid w:val="6F7D5167"/>
    <w:rsid w:val="6F7E090D"/>
    <w:rsid w:val="6F7E949F"/>
    <w:rsid w:val="6F7F3152"/>
    <w:rsid w:val="6F7F9F25"/>
    <w:rsid w:val="6F7FB8A3"/>
    <w:rsid w:val="6F8DE2A2"/>
    <w:rsid w:val="6F8F6EBC"/>
    <w:rsid w:val="6F977CB5"/>
    <w:rsid w:val="6F992916"/>
    <w:rsid w:val="6F9937B8"/>
    <w:rsid w:val="6F9B1553"/>
    <w:rsid w:val="6F9B3AFF"/>
    <w:rsid w:val="6F9F82B4"/>
    <w:rsid w:val="6FA04DBB"/>
    <w:rsid w:val="6FA76651"/>
    <w:rsid w:val="6FADFAD7"/>
    <w:rsid w:val="6FAE8778"/>
    <w:rsid w:val="6FAFD936"/>
    <w:rsid w:val="6FAFDEFF"/>
    <w:rsid w:val="6FAFEF6D"/>
    <w:rsid w:val="6FB35C1F"/>
    <w:rsid w:val="6FB82314"/>
    <w:rsid w:val="6FB9E8F2"/>
    <w:rsid w:val="6FBA2899"/>
    <w:rsid w:val="6FBB1BF5"/>
    <w:rsid w:val="6FBC0FA1"/>
    <w:rsid w:val="6FBC59B4"/>
    <w:rsid w:val="6FBC7026"/>
    <w:rsid w:val="6FBE29EF"/>
    <w:rsid w:val="6FBE8331"/>
    <w:rsid w:val="6FBE88E7"/>
    <w:rsid w:val="6FC211D5"/>
    <w:rsid w:val="6FC79A32"/>
    <w:rsid w:val="6FC7B49F"/>
    <w:rsid w:val="6FCB66EF"/>
    <w:rsid w:val="6FCB9C50"/>
    <w:rsid w:val="6FCF3A4F"/>
    <w:rsid w:val="6FD131C7"/>
    <w:rsid w:val="6FD27FC5"/>
    <w:rsid w:val="6FD6E71A"/>
    <w:rsid w:val="6FD86214"/>
    <w:rsid w:val="6FDA979E"/>
    <w:rsid w:val="6FDB584A"/>
    <w:rsid w:val="6FDB7E78"/>
    <w:rsid w:val="6FDBB63D"/>
    <w:rsid w:val="6FDC5CF4"/>
    <w:rsid w:val="6FDC7583"/>
    <w:rsid w:val="6FDD7568"/>
    <w:rsid w:val="6FDF2934"/>
    <w:rsid w:val="6FDF418A"/>
    <w:rsid w:val="6FDFB1C6"/>
    <w:rsid w:val="6FDFB328"/>
    <w:rsid w:val="6FE3114C"/>
    <w:rsid w:val="6FE3A90E"/>
    <w:rsid w:val="6FE70FDA"/>
    <w:rsid w:val="6FE72EB4"/>
    <w:rsid w:val="6FE7E83D"/>
    <w:rsid w:val="6FED1604"/>
    <w:rsid w:val="6FED3D79"/>
    <w:rsid w:val="6FED5B27"/>
    <w:rsid w:val="6FEDC12B"/>
    <w:rsid w:val="6FEE1D15"/>
    <w:rsid w:val="6FEE58D8"/>
    <w:rsid w:val="6FEEE5B7"/>
    <w:rsid w:val="6FEF2818"/>
    <w:rsid w:val="6FEF7AF1"/>
    <w:rsid w:val="6FEF97E5"/>
    <w:rsid w:val="6FEF9B14"/>
    <w:rsid w:val="6FEFAFAB"/>
    <w:rsid w:val="6FF10CE7"/>
    <w:rsid w:val="6FF3AEA2"/>
    <w:rsid w:val="6FF3EAF8"/>
    <w:rsid w:val="6FF496F4"/>
    <w:rsid w:val="6FF51554"/>
    <w:rsid w:val="6FF70E2D"/>
    <w:rsid w:val="6FF7131B"/>
    <w:rsid w:val="6FF7320A"/>
    <w:rsid w:val="6FF77F50"/>
    <w:rsid w:val="6FF78728"/>
    <w:rsid w:val="6FF7A356"/>
    <w:rsid w:val="6FF7C0B0"/>
    <w:rsid w:val="6FF7DCBE"/>
    <w:rsid w:val="6FFA0647"/>
    <w:rsid w:val="6FFB438F"/>
    <w:rsid w:val="6FFB4E43"/>
    <w:rsid w:val="6FFB683B"/>
    <w:rsid w:val="6FFBE7B1"/>
    <w:rsid w:val="6FFC14C6"/>
    <w:rsid w:val="6FFD2F92"/>
    <w:rsid w:val="6FFD9CEB"/>
    <w:rsid w:val="6FFDAB8F"/>
    <w:rsid w:val="6FFDC352"/>
    <w:rsid w:val="6FFDFC50"/>
    <w:rsid w:val="6FFE0A3A"/>
    <w:rsid w:val="6FFEB72B"/>
    <w:rsid w:val="6FFF0C66"/>
    <w:rsid w:val="6FFF0F1C"/>
    <w:rsid w:val="6FFF126B"/>
    <w:rsid w:val="6FFF211D"/>
    <w:rsid w:val="6FFF27B2"/>
    <w:rsid w:val="6FFF37D2"/>
    <w:rsid w:val="6FFF3964"/>
    <w:rsid w:val="6FFF4CED"/>
    <w:rsid w:val="6FFF5A9A"/>
    <w:rsid w:val="6FFF755A"/>
    <w:rsid w:val="6FFF79DA"/>
    <w:rsid w:val="6FFF7C77"/>
    <w:rsid w:val="6FFF7D88"/>
    <w:rsid w:val="6FFF851A"/>
    <w:rsid w:val="6FFFA484"/>
    <w:rsid w:val="6FFFAE32"/>
    <w:rsid w:val="6FFFB138"/>
    <w:rsid w:val="6FFFD5EB"/>
    <w:rsid w:val="6FFFD955"/>
    <w:rsid w:val="6FFFE729"/>
    <w:rsid w:val="6FFFE7D8"/>
    <w:rsid w:val="700559DA"/>
    <w:rsid w:val="70113A6A"/>
    <w:rsid w:val="70237CAA"/>
    <w:rsid w:val="702459EC"/>
    <w:rsid w:val="702E20D4"/>
    <w:rsid w:val="7030345D"/>
    <w:rsid w:val="70352D5F"/>
    <w:rsid w:val="70393D5E"/>
    <w:rsid w:val="703A372F"/>
    <w:rsid w:val="7046457F"/>
    <w:rsid w:val="704716DB"/>
    <w:rsid w:val="7047792D"/>
    <w:rsid w:val="70524664"/>
    <w:rsid w:val="70531E2E"/>
    <w:rsid w:val="705927E9"/>
    <w:rsid w:val="705942F2"/>
    <w:rsid w:val="7069490C"/>
    <w:rsid w:val="706F7F3E"/>
    <w:rsid w:val="70725570"/>
    <w:rsid w:val="707B053E"/>
    <w:rsid w:val="707F1A9F"/>
    <w:rsid w:val="70810BBD"/>
    <w:rsid w:val="708C17E3"/>
    <w:rsid w:val="708C533F"/>
    <w:rsid w:val="708C59E8"/>
    <w:rsid w:val="708D1203"/>
    <w:rsid w:val="70980188"/>
    <w:rsid w:val="70B52AE8"/>
    <w:rsid w:val="70B862D5"/>
    <w:rsid w:val="70C525FF"/>
    <w:rsid w:val="70C71D84"/>
    <w:rsid w:val="70CA15CC"/>
    <w:rsid w:val="70D867D7"/>
    <w:rsid w:val="70DE2EF1"/>
    <w:rsid w:val="70DE4C45"/>
    <w:rsid w:val="70E37655"/>
    <w:rsid w:val="70E75A48"/>
    <w:rsid w:val="70E84C6C"/>
    <w:rsid w:val="70EFFA28"/>
    <w:rsid w:val="70F52EE5"/>
    <w:rsid w:val="70F57699"/>
    <w:rsid w:val="70FA499F"/>
    <w:rsid w:val="7101188A"/>
    <w:rsid w:val="7108747A"/>
    <w:rsid w:val="710D46D2"/>
    <w:rsid w:val="711209D1"/>
    <w:rsid w:val="711278D2"/>
    <w:rsid w:val="711315BD"/>
    <w:rsid w:val="71193077"/>
    <w:rsid w:val="71297032"/>
    <w:rsid w:val="712D267F"/>
    <w:rsid w:val="71385DC9"/>
    <w:rsid w:val="713A123F"/>
    <w:rsid w:val="713C6F4A"/>
    <w:rsid w:val="714E0847"/>
    <w:rsid w:val="715776FB"/>
    <w:rsid w:val="715E6CDC"/>
    <w:rsid w:val="716342F2"/>
    <w:rsid w:val="716408AF"/>
    <w:rsid w:val="716B31A7"/>
    <w:rsid w:val="71701CB6"/>
    <w:rsid w:val="71725299"/>
    <w:rsid w:val="71730B37"/>
    <w:rsid w:val="7177299A"/>
    <w:rsid w:val="71772B4F"/>
    <w:rsid w:val="71844269"/>
    <w:rsid w:val="719808DD"/>
    <w:rsid w:val="719C607D"/>
    <w:rsid w:val="719F3C0B"/>
    <w:rsid w:val="719F5F35"/>
    <w:rsid w:val="71A60541"/>
    <w:rsid w:val="71A65AB9"/>
    <w:rsid w:val="71A861A9"/>
    <w:rsid w:val="71A86C91"/>
    <w:rsid w:val="71AD58DF"/>
    <w:rsid w:val="71AF5789"/>
    <w:rsid w:val="71B3DE0D"/>
    <w:rsid w:val="71B5BD2A"/>
    <w:rsid w:val="71B9671F"/>
    <w:rsid w:val="71BE3143"/>
    <w:rsid w:val="71C33626"/>
    <w:rsid w:val="71C54FAD"/>
    <w:rsid w:val="71CD20B4"/>
    <w:rsid w:val="71D6A428"/>
    <w:rsid w:val="71E52F59"/>
    <w:rsid w:val="71E85D2E"/>
    <w:rsid w:val="71F06CF5"/>
    <w:rsid w:val="71F58E87"/>
    <w:rsid w:val="71F633B8"/>
    <w:rsid w:val="71F72FE9"/>
    <w:rsid w:val="71FF13AF"/>
    <w:rsid w:val="7211107E"/>
    <w:rsid w:val="721910BE"/>
    <w:rsid w:val="72353695"/>
    <w:rsid w:val="72367C59"/>
    <w:rsid w:val="723839D1"/>
    <w:rsid w:val="72387CE8"/>
    <w:rsid w:val="723932A5"/>
    <w:rsid w:val="72502EFA"/>
    <w:rsid w:val="725B321B"/>
    <w:rsid w:val="725D7955"/>
    <w:rsid w:val="725F60D9"/>
    <w:rsid w:val="727308AC"/>
    <w:rsid w:val="72761329"/>
    <w:rsid w:val="727637DF"/>
    <w:rsid w:val="7277DCAB"/>
    <w:rsid w:val="72792644"/>
    <w:rsid w:val="727C7C52"/>
    <w:rsid w:val="727D5888"/>
    <w:rsid w:val="728C73A4"/>
    <w:rsid w:val="728F05AE"/>
    <w:rsid w:val="72914E8F"/>
    <w:rsid w:val="72973414"/>
    <w:rsid w:val="729B5D0E"/>
    <w:rsid w:val="729C3F60"/>
    <w:rsid w:val="72B3533F"/>
    <w:rsid w:val="72C664D9"/>
    <w:rsid w:val="72CB03A1"/>
    <w:rsid w:val="72D9285A"/>
    <w:rsid w:val="72DD6326"/>
    <w:rsid w:val="72E32DBD"/>
    <w:rsid w:val="72E651DB"/>
    <w:rsid w:val="72E901C2"/>
    <w:rsid w:val="72F659E2"/>
    <w:rsid w:val="72F69611"/>
    <w:rsid w:val="72FDA2BA"/>
    <w:rsid w:val="72FF2499"/>
    <w:rsid w:val="72FF520B"/>
    <w:rsid w:val="72FF8ED4"/>
    <w:rsid w:val="72FFB7B2"/>
    <w:rsid w:val="730A4632"/>
    <w:rsid w:val="730B2F60"/>
    <w:rsid w:val="730D083E"/>
    <w:rsid w:val="73154783"/>
    <w:rsid w:val="73171838"/>
    <w:rsid w:val="731D7050"/>
    <w:rsid w:val="73243F55"/>
    <w:rsid w:val="7327151F"/>
    <w:rsid w:val="732D68E9"/>
    <w:rsid w:val="73304F94"/>
    <w:rsid w:val="733F154F"/>
    <w:rsid w:val="733F7B86"/>
    <w:rsid w:val="73423E02"/>
    <w:rsid w:val="735707AE"/>
    <w:rsid w:val="735F2339"/>
    <w:rsid w:val="7367064C"/>
    <w:rsid w:val="736A4BDB"/>
    <w:rsid w:val="736B3932"/>
    <w:rsid w:val="736C1A32"/>
    <w:rsid w:val="736C9EB8"/>
    <w:rsid w:val="736E6F7E"/>
    <w:rsid w:val="736F45D0"/>
    <w:rsid w:val="73720B98"/>
    <w:rsid w:val="7377A94A"/>
    <w:rsid w:val="737F01AA"/>
    <w:rsid w:val="737FDECF"/>
    <w:rsid w:val="737FFD86"/>
    <w:rsid w:val="73832A2A"/>
    <w:rsid w:val="738467A2"/>
    <w:rsid w:val="73900B6C"/>
    <w:rsid w:val="7390207F"/>
    <w:rsid w:val="7392139C"/>
    <w:rsid w:val="7398518C"/>
    <w:rsid w:val="739A38A2"/>
    <w:rsid w:val="739B9ECA"/>
    <w:rsid w:val="739C7406"/>
    <w:rsid w:val="73A74163"/>
    <w:rsid w:val="73AE008E"/>
    <w:rsid w:val="73AE156E"/>
    <w:rsid w:val="73B27565"/>
    <w:rsid w:val="73B41C01"/>
    <w:rsid w:val="73B80AE0"/>
    <w:rsid w:val="73BBC78D"/>
    <w:rsid w:val="73BF4830"/>
    <w:rsid w:val="73C1014A"/>
    <w:rsid w:val="73CD1EF7"/>
    <w:rsid w:val="73CE39EE"/>
    <w:rsid w:val="73CE767D"/>
    <w:rsid w:val="73CF20D1"/>
    <w:rsid w:val="73CF2113"/>
    <w:rsid w:val="73D1598E"/>
    <w:rsid w:val="73D74111"/>
    <w:rsid w:val="73DA58ED"/>
    <w:rsid w:val="73DD5861"/>
    <w:rsid w:val="73DF2722"/>
    <w:rsid w:val="73DF2CB2"/>
    <w:rsid w:val="73E3154D"/>
    <w:rsid w:val="73E3F8BC"/>
    <w:rsid w:val="73E639CB"/>
    <w:rsid w:val="73E90D29"/>
    <w:rsid w:val="73E960AE"/>
    <w:rsid w:val="73EA5BF9"/>
    <w:rsid w:val="73EB6821"/>
    <w:rsid w:val="73EFCB11"/>
    <w:rsid w:val="73F24EDD"/>
    <w:rsid w:val="73F25932"/>
    <w:rsid w:val="73F266AE"/>
    <w:rsid w:val="73F415F5"/>
    <w:rsid w:val="73FAD687"/>
    <w:rsid w:val="73FB48DB"/>
    <w:rsid w:val="73FBCF1C"/>
    <w:rsid w:val="73FC942E"/>
    <w:rsid w:val="73FD01D8"/>
    <w:rsid w:val="73FE08C7"/>
    <w:rsid w:val="73FE1AC4"/>
    <w:rsid w:val="73FE4B37"/>
    <w:rsid w:val="73FF1C70"/>
    <w:rsid w:val="73FF1D5F"/>
    <w:rsid w:val="73FF37CF"/>
    <w:rsid w:val="74060BC4"/>
    <w:rsid w:val="740808D0"/>
    <w:rsid w:val="740873D3"/>
    <w:rsid w:val="741A07E9"/>
    <w:rsid w:val="741D3BAF"/>
    <w:rsid w:val="741E1741"/>
    <w:rsid w:val="74255011"/>
    <w:rsid w:val="7425550D"/>
    <w:rsid w:val="74273CFD"/>
    <w:rsid w:val="742A71C4"/>
    <w:rsid w:val="742E149A"/>
    <w:rsid w:val="74345465"/>
    <w:rsid w:val="744523D5"/>
    <w:rsid w:val="74455034"/>
    <w:rsid w:val="74493C73"/>
    <w:rsid w:val="74514BC1"/>
    <w:rsid w:val="74561329"/>
    <w:rsid w:val="74655C94"/>
    <w:rsid w:val="746D7236"/>
    <w:rsid w:val="746F4A04"/>
    <w:rsid w:val="74743BC8"/>
    <w:rsid w:val="74777E8B"/>
    <w:rsid w:val="747800B5"/>
    <w:rsid w:val="747A2B1D"/>
    <w:rsid w:val="747E4778"/>
    <w:rsid w:val="74816EB6"/>
    <w:rsid w:val="748E1122"/>
    <w:rsid w:val="74970D43"/>
    <w:rsid w:val="749D6310"/>
    <w:rsid w:val="749F06FE"/>
    <w:rsid w:val="74AB605B"/>
    <w:rsid w:val="74AFA636"/>
    <w:rsid w:val="74B46920"/>
    <w:rsid w:val="74B819D9"/>
    <w:rsid w:val="74B86703"/>
    <w:rsid w:val="74BE69A6"/>
    <w:rsid w:val="74C13CF7"/>
    <w:rsid w:val="74C54FD7"/>
    <w:rsid w:val="74C96B62"/>
    <w:rsid w:val="74C9BB6B"/>
    <w:rsid w:val="74CD1C2D"/>
    <w:rsid w:val="74D572EF"/>
    <w:rsid w:val="74DD43BC"/>
    <w:rsid w:val="74DEF75A"/>
    <w:rsid w:val="74E9318D"/>
    <w:rsid w:val="74EC0AA3"/>
    <w:rsid w:val="74EE0377"/>
    <w:rsid w:val="74F31CB3"/>
    <w:rsid w:val="74FF07D6"/>
    <w:rsid w:val="74FFB4F5"/>
    <w:rsid w:val="750162FC"/>
    <w:rsid w:val="750770D9"/>
    <w:rsid w:val="750848D9"/>
    <w:rsid w:val="75091655"/>
    <w:rsid w:val="75093403"/>
    <w:rsid w:val="75096F5F"/>
    <w:rsid w:val="750D20E7"/>
    <w:rsid w:val="7519692A"/>
    <w:rsid w:val="751C5246"/>
    <w:rsid w:val="75203239"/>
    <w:rsid w:val="75244A64"/>
    <w:rsid w:val="75263FB5"/>
    <w:rsid w:val="752D502B"/>
    <w:rsid w:val="752E4C17"/>
    <w:rsid w:val="7538395C"/>
    <w:rsid w:val="7539935F"/>
    <w:rsid w:val="753B0219"/>
    <w:rsid w:val="753B48E1"/>
    <w:rsid w:val="753CD4A4"/>
    <w:rsid w:val="753F3B93"/>
    <w:rsid w:val="754157DE"/>
    <w:rsid w:val="754643C6"/>
    <w:rsid w:val="754E52B9"/>
    <w:rsid w:val="75504B8E"/>
    <w:rsid w:val="75575EB3"/>
    <w:rsid w:val="755C79D6"/>
    <w:rsid w:val="75614841"/>
    <w:rsid w:val="75640639"/>
    <w:rsid w:val="756B2FF4"/>
    <w:rsid w:val="756B798D"/>
    <w:rsid w:val="75787939"/>
    <w:rsid w:val="7579A645"/>
    <w:rsid w:val="757C1E26"/>
    <w:rsid w:val="757DE6D3"/>
    <w:rsid w:val="757E65FC"/>
    <w:rsid w:val="757E8D91"/>
    <w:rsid w:val="757EF829"/>
    <w:rsid w:val="757F29C1"/>
    <w:rsid w:val="757F7A64"/>
    <w:rsid w:val="7582333B"/>
    <w:rsid w:val="75952EE8"/>
    <w:rsid w:val="75976C60"/>
    <w:rsid w:val="759B264B"/>
    <w:rsid w:val="759CCEBD"/>
    <w:rsid w:val="75A924F0"/>
    <w:rsid w:val="75B4336E"/>
    <w:rsid w:val="75B7F6BF"/>
    <w:rsid w:val="75BB5B5E"/>
    <w:rsid w:val="75BD0EF6"/>
    <w:rsid w:val="75BE41ED"/>
    <w:rsid w:val="75BFAE49"/>
    <w:rsid w:val="75C537CD"/>
    <w:rsid w:val="75C9721A"/>
    <w:rsid w:val="75D3474A"/>
    <w:rsid w:val="75D74416"/>
    <w:rsid w:val="75D74E7B"/>
    <w:rsid w:val="75DB3EBF"/>
    <w:rsid w:val="75DFA867"/>
    <w:rsid w:val="75E44E88"/>
    <w:rsid w:val="75EB0D5A"/>
    <w:rsid w:val="75EF2FD8"/>
    <w:rsid w:val="75EF49BE"/>
    <w:rsid w:val="75EF5C51"/>
    <w:rsid w:val="75EF6205"/>
    <w:rsid w:val="75F05AFC"/>
    <w:rsid w:val="75F3CBCE"/>
    <w:rsid w:val="75F41B11"/>
    <w:rsid w:val="75F53987"/>
    <w:rsid w:val="75F66EDB"/>
    <w:rsid w:val="75F68410"/>
    <w:rsid w:val="75F7283B"/>
    <w:rsid w:val="75F73B8C"/>
    <w:rsid w:val="75FBD693"/>
    <w:rsid w:val="75FCCD19"/>
    <w:rsid w:val="75FF2FC0"/>
    <w:rsid w:val="75FF31A9"/>
    <w:rsid w:val="75FF3287"/>
    <w:rsid w:val="75FF4A3E"/>
    <w:rsid w:val="75FF4A8C"/>
    <w:rsid w:val="75FF5FA5"/>
    <w:rsid w:val="75FF61D7"/>
    <w:rsid w:val="75FFAD2D"/>
    <w:rsid w:val="75FFFBC5"/>
    <w:rsid w:val="76041D8F"/>
    <w:rsid w:val="760A7663"/>
    <w:rsid w:val="760F2247"/>
    <w:rsid w:val="76120095"/>
    <w:rsid w:val="76157B85"/>
    <w:rsid w:val="761A46E6"/>
    <w:rsid w:val="76206EFF"/>
    <w:rsid w:val="76260DA2"/>
    <w:rsid w:val="763675D9"/>
    <w:rsid w:val="763C1694"/>
    <w:rsid w:val="763F4F8E"/>
    <w:rsid w:val="76402E54"/>
    <w:rsid w:val="76426BCC"/>
    <w:rsid w:val="76483E16"/>
    <w:rsid w:val="764C2ADE"/>
    <w:rsid w:val="764F80F1"/>
    <w:rsid w:val="76527DE5"/>
    <w:rsid w:val="765B1A3C"/>
    <w:rsid w:val="765D7DC6"/>
    <w:rsid w:val="765E0CBF"/>
    <w:rsid w:val="765F1588"/>
    <w:rsid w:val="765F698A"/>
    <w:rsid w:val="76645648"/>
    <w:rsid w:val="76650B0D"/>
    <w:rsid w:val="76651385"/>
    <w:rsid w:val="766528BB"/>
    <w:rsid w:val="76678137"/>
    <w:rsid w:val="76685FF3"/>
    <w:rsid w:val="766A70A0"/>
    <w:rsid w:val="766A88A2"/>
    <w:rsid w:val="766D432F"/>
    <w:rsid w:val="766D8E83"/>
    <w:rsid w:val="766FA5F7"/>
    <w:rsid w:val="7673261F"/>
    <w:rsid w:val="76773490"/>
    <w:rsid w:val="767CE77A"/>
    <w:rsid w:val="767F9D36"/>
    <w:rsid w:val="767FCA4C"/>
    <w:rsid w:val="768321AC"/>
    <w:rsid w:val="76847BB0"/>
    <w:rsid w:val="76964BCF"/>
    <w:rsid w:val="769907B6"/>
    <w:rsid w:val="769B5055"/>
    <w:rsid w:val="76A0053C"/>
    <w:rsid w:val="76A10C98"/>
    <w:rsid w:val="76A21661"/>
    <w:rsid w:val="76A71125"/>
    <w:rsid w:val="76A8770B"/>
    <w:rsid w:val="76B12832"/>
    <w:rsid w:val="76BB279C"/>
    <w:rsid w:val="76BC2F4F"/>
    <w:rsid w:val="76BD9991"/>
    <w:rsid w:val="76BF021D"/>
    <w:rsid w:val="76BF2E1F"/>
    <w:rsid w:val="76C64B86"/>
    <w:rsid w:val="76CB87D4"/>
    <w:rsid w:val="76CF2B2C"/>
    <w:rsid w:val="76CF2CE1"/>
    <w:rsid w:val="76D62F49"/>
    <w:rsid w:val="76D76BEE"/>
    <w:rsid w:val="76DB9E6D"/>
    <w:rsid w:val="76DD0565"/>
    <w:rsid w:val="76DFC614"/>
    <w:rsid w:val="76ED1341"/>
    <w:rsid w:val="76EE16AF"/>
    <w:rsid w:val="76EE323C"/>
    <w:rsid w:val="76EE4113"/>
    <w:rsid w:val="76EE8A0F"/>
    <w:rsid w:val="76F29640"/>
    <w:rsid w:val="76F764DA"/>
    <w:rsid w:val="76F7757D"/>
    <w:rsid w:val="76F9402D"/>
    <w:rsid w:val="76F9ECB1"/>
    <w:rsid w:val="76FB44D2"/>
    <w:rsid w:val="76FBCF04"/>
    <w:rsid w:val="76FD2383"/>
    <w:rsid w:val="76FE295C"/>
    <w:rsid w:val="76FE70EA"/>
    <w:rsid w:val="76FF2067"/>
    <w:rsid w:val="76FF77AE"/>
    <w:rsid w:val="76FF9F56"/>
    <w:rsid w:val="76FFB40B"/>
    <w:rsid w:val="76FFF301"/>
    <w:rsid w:val="76FFFA3B"/>
    <w:rsid w:val="7705471A"/>
    <w:rsid w:val="770E6AAE"/>
    <w:rsid w:val="771340C5"/>
    <w:rsid w:val="772067E2"/>
    <w:rsid w:val="772462D2"/>
    <w:rsid w:val="7729B0DC"/>
    <w:rsid w:val="772B137B"/>
    <w:rsid w:val="7732525C"/>
    <w:rsid w:val="7733B759"/>
    <w:rsid w:val="773478AD"/>
    <w:rsid w:val="7738674E"/>
    <w:rsid w:val="773A1B42"/>
    <w:rsid w:val="773A5684"/>
    <w:rsid w:val="773FEE1B"/>
    <w:rsid w:val="774C5829"/>
    <w:rsid w:val="774DD886"/>
    <w:rsid w:val="774DF9DD"/>
    <w:rsid w:val="774F9085"/>
    <w:rsid w:val="774FA597"/>
    <w:rsid w:val="775540C7"/>
    <w:rsid w:val="775DA2DD"/>
    <w:rsid w:val="775E2B57"/>
    <w:rsid w:val="775F34D3"/>
    <w:rsid w:val="775FE598"/>
    <w:rsid w:val="7763477B"/>
    <w:rsid w:val="7763A0E4"/>
    <w:rsid w:val="776DC2FB"/>
    <w:rsid w:val="776F82CF"/>
    <w:rsid w:val="776FAD8A"/>
    <w:rsid w:val="77732DDE"/>
    <w:rsid w:val="7778788A"/>
    <w:rsid w:val="77793239"/>
    <w:rsid w:val="777A88EC"/>
    <w:rsid w:val="777BD8B9"/>
    <w:rsid w:val="777E2BDB"/>
    <w:rsid w:val="777EA3B7"/>
    <w:rsid w:val="777F192F"/>
    <w:rsid w:val="777F40EE"/>
    <w:rsid w:val="777F79AC"/>
    <w:rsid w:val="777F8D11"/>
    <w:rsid w:val="777F93CB"/>
    <w:rsid w:val="77834C06"/>
    <w:rsid w:val="77843214"/>
    <w:rsid w:val="778DD9DD"/>
    <w:rsid w:val="778FBA55"/>
    <w:rsid w:val="77916F70"/>
    <w:rsid w:val="7795BA51"/>
    <w:rsid w:val="77963DDB"/>
    <w:rsid w:val="77977994"/>
    <w:rsid w:val="7798751C"/>
    <w:rsid w:val="779D2FFC"/>
    <w:rsid w:val="779E55DE"/>
    <w:rsid w:val="779FB7E4"/>
    <w:rsid w:val="77A8F007"/>
    <w:rsid w:val="77A9B033"/>
    <w:rsid w:val="77AFFDEA"/>
    <w:rsid w:val="77B16757"/>
    <w:rsid w:val="77B6588A"/>
    <w:rsid w:val="77B8602A"/>
    <w:rsid w:val="77BB1CE9"/>
    <w:rsid w:val="77BB2417"/>
    <w:rsid w:val="77BDA4F9"/>
    <w:rsid w:val="77BEF636"/>
    <w:rsid w:val="77BF04CD"/>
    <w:rsid w:val="77BF6AD9"/>
    <w:rsid w:val="77BFC5D2"/>
    <w:rsid w:val="77C13C41"/>
    <w:rsid w:val="77C17EC2"/>
    <w:rsid w:val="77C36603"/>
    <w:rsid w:val="77C4395A"/>
    <w:rsid w:val="77C460AF"/>
    <w:rsid w:val="77C47D6B"/>
    <w:rsid w:val="77C70696"/>
    <w:rsid w:val="77C71506"/>
    <w:rsid w:val="77C736E5"/>
    <w:rsid w:val="77C875A5"/>
    <w:rsid w:val="77CC2AF4"/>
    <w:rsid w:val="77CDD093"/>
    <w:rsid w:val="77CE56FC"/>
    <w:rsid w:val="77CEC904"/>
    <w:rsid w:val="77D34547"/>
    <w:rsid w:val="77D47CF8"/>
    <w:rsid w:val="77D52D44"/>
    <w:rsid w:val="77D648CB"/>
    <w:rsid w:val="77D727B3"/>
    <w:rsid w:val="77D7A99B"/>
    <w:rsid w:val="77DA42B8"/>
    <w:rsid w:val="77DA45EB"/>
    <w:rsid w:val="77DBBD90"/>
    <w:rsid w:val="77DD23E3"/>
    <w:rsid w:val="77DDEE29"/>
    <w:rsid w:val="77DE3000"/>
    <w:rsid w:val="77DEB33D"/>
    <w:rsid w:val="77DF3F40"/>
    <w:rsid w:val="77DF6C22"/>
    <w:rsid w:val="77DFEEB4"/>
    <w:rsid w:val="77E1F882"/>
    <w:rsid w:val="77E331CB"/>
    <w:rsid w:val="77E43BF0"/>
    <w:rsid w:val="77E4981F"/>
    <w:rsid w:val="77E5A964"/>
    <w:rsid w:val="77E5D471"/>
    <w:rsid w:val="77EBDCC2"/>
    <w:rsid w:val="77EBE963"/>
    <w:rsid w:val="77ECD6B2"/>
    <w:rsid w:val="77EDBB5F"/>
    <w:rsid w:val="77EEA4BF"/>
    <w:rsid w:val="77EF68E0"/>
    <w:rsid w:val="77F008AA"/>
    <w:rsid w:val="77F09159"/>
    <w:rsid w:val="77F10833"/>
    <w:rsid w:val="77F192B7"/>
    <w:rsid w:val="77F28505"/>
    <w:rsid w:val="77F6A356"/>
    <w:rsid w:val="77F7105F"/>
    <w:rsid w:val="77F72FF8"/>
    <w:rsid w:val="77F7F5B8"/>
    <w:rsid w:val="77F8AB34"/>
    <w:rsid w:val="77F96427"/>
    <w:rsid w:val="77FA9020"/>
    <w:rsid w:val="77FB00B3"/>
    <w:rsid w:val="77FB4614"/>
    <w:rsid w:val="77FB5F57"/>
    <w:rsid w:val="77FC75AC"/>
    <w:rsid w:val="77FCACF2"/>
    <w:rsid w:val="77FD4A0C"/>
    <w:rsid w:val="77FD526D"/>
    <w:rsid w:val="77FD5624"/>
    <w:rsid w:val="77FE29B1"/>
    <w:rsid w:val="77FEF960"/>
    <w:rsid w:val="77FF0629"/>
    <w:rsid w:val="77FF06C3"/>
    <w:rsid w:val="77FF1A34"/>
    <w:rsid w:val="77FF2A61"/>
    <w:rsid w:val="77FF6A1E"/>
    <w:rsid w:val="77FF7A78"/>
    <w:rsid w:val="77FF81E7"/>
    <w:rsid w:val="77FF8AC0"/>
    <w:rsid w:val="77FFA123"/>
    <w:rsid w:val="77FFB599"/>
    <w:rsid w:val="77FFC9E2"/>
    <w:rsid w:val="77FFF4D7"/>
    <w:rsid w:val="78010017"/>
    <w:rsid w:val="780D4FB8"/>
    <w:rsid w:val="780E5BD4"/>
    <w:rsid w:val="780F53CC"/>
    <w:rsid w:val="78122D8D"/>
    <w:rsid w:val="78153E6C"/>
    <w:rsid w:val="78202CEA"/>
    <w:rsid w:val="7822444F"/>
    <w:rsid w:val="78240075"/>
    <w:rsid w:val="782807F9"/>
    <w:rsid w:val="78340B9C"/>
    <w:rsid w:val="783B0D63"/>
    <w:rsid w:val="785217C6"/>
    <w:rsid w:val="78540E39"/>
    <w:rsid w:val="785632A7"/>
    <w:rsid w:val="785635B0"/>
    <w:rsid w:val="78564BB1"/>
    <w:rsid w:val="785D5F3F"/>
    <w:rsid w:val="785E4C41"/>
    <w:rsid w:val="7863E58F"/>
    <w:rsid w:val="7865F378"/>
    <w:rsid w:val="786642FA"/>
    <w:rsid w:val="786E38ED"/>
    <w:rsid w:val="78715547"/>
    <w:rsid w:val="787350AE"/>
    <w:rsid w:val="78793335"/>
    <w:rsid w:val="787B1A38"/>
    <w:rsid w:val="78852DA0"/>
    <w:rsid w:val="788640D3"/>
    <w:rsid w:val="7888384A"/>
    <w:rsid w:val="788A6608"/>
    <w:rsid w:val="78935CBC"/>
    <w:rsid w:val="7899CF3C"/>
    <w:rsid w:val="78A057FC"/>
    <w:rsid w:val="78A77798"/>
    <w:rsid w:val="78A778FC"/>
    <w:rsid w:val="78B637C6"/>
    <w:rsid w:val="78BF30A7"/>
    <w:rsid w:val="78C31B1A"/>
    <w:rsid w:val="78C57641"/>
    <w:rsid w:val="78C86F36"/>
    <w:rsid w:val="78CDC8E1"/>
    <w:rsid w:val="78CF463E"/>
    <w:rsid w:val="78D00D45"/>
    <w:rsid w:val="78E25CE3"/>
    <w:rsid w:val="78E70BFD"/>
    <w:rsid w:val="78EC72C3"/>
    <w:rsid w:val="78EFE66D"/>
    <w:rsid w:val="78F13B18"/>
    <w:rsid w:val="78F30652"/>
    <w:rsid w:val="78F341AE"/>
    <w:rsid w:val="78FF65F7"/>
    <w:rsid w:val="78FFA50A"/>
    <w:rsid w:val="790241C6"/>
    <w:rsid w:val="7908111E"/>
    <w:rsid w:val="790836EE"/>
    <w:rsid w:val="790A599B"/>
    <w:rsid w:val="790A5A21"/>
    <w:rsid w:val="791505C8"/>
    <w:rsid w:val="791D1BAE"/>
    <w:rsid w:val="791F7C53"/>
    <w:rsid w:val="792C3B64"/>
    <w:rsid w:val="792F3EBC"/>
    <w:rsid w:val="7933AA0D"/>
    <w:rsid w:val="793D0EEB"/>
    <w:rsid w:val="79450781"/>
    <w:rsid w:val="794744F9"/>
    <w:rsid w:val="7949283E"/>
    <w:rsid w:val="7956C4D4"/>
    <w:rsid w:val="7957C04A"/>
    <w:rsid w:val="79584959"/>
    <w:rsid w:val="7959033E"/>
    <w:rsid w:val="795A422D"/>
    <w:rsid w:val="795A60E0"/>
    <w:rsid w:val="795B333E"/>
    <w:rsid w:val="795CA0D2"/>
    <w:rsid w:val="795D4D28"/>
    <w:rsid w:val="795E20B3"/>
    <w:rsid w:val="795F5A39"/>
    <w:rsid w:val="796E1A86"/>
    <w:rsid w:val="796FA604"/>
    <w:rsid w:val="796FB6B9"/>
    <w:rsid w:val="79797BE7"/>
    <w:rsid w:val="797D2096"/>
    <w:rsid w:val="797D6282"/>
    <w:rsid w:val="797F5A41"/>
    <w:rsid w:val="79876FEC"/>
    <w:rsid w:val="799139C7"/>
    <w:rsid w:val="799A7BDC"/>
    <w:rsid w:val="799E551E"/>
    <w:rsid w:val="799F08C0"/>
    <w:rsid w:val="799F7ADD"/>
    <w:rsid w:val="79A67472"/>
    <w:rsid w:val="79A6F0CD"/>
    <w:rsid w:val="79AB8168"/>
    <w:rsid w:val="79AD1E92"/>
    <w:rsid w:val="79AF00B5"/>
    <w:rsid w:val="79AF6791"/>
    <w:rsid w:val="79B20398"/>
    <w:rsid w:val="79B72E08"/>
    <w:rsid w:val="79B99FFF"/>
    <w:rsid w:val="79BF548D"/>
    <w:rsid w:val="79BF7256"/>
    <w:rsid w:val="79BFBDE1"/>
    <w:rsid w:val="79BFF47D"/>
    <w:rsid w:val="79C11233"/>
    <w:rsid w:val="79C21DD2"/>
    <w:rsid w:val="79C67B14"/>
    <w:rsid w:val="79C7B70F"/>
    <w:rsid w:val="79CA49C7"/>
    <w:rsid w:val="79CB0C87"/>
    <w:rsid w:val="79CC6B94"/>
    <w:rsid w:val="79D22537"/>
    <w:rsid w:val="79DA0692"/>
    <w:rsid w:val="79DA711C"/>
    <w:rsid w:val="79DB39D3"/>
    <w:rsid w:val="79DCDD8D"/>
    <w:rsid w:val="79DD6C55"/>
    <w:rsid w:val="79DE7435"/>
    <w:rsid w:val="79DF0ABD"/>
    <w:rsid w:val="79EB196D"/>
    <w:rsid w:val="79F2698C"/>
    <w:rsid w:val="79F2D632"/>
    <w:rsid w:val="79F4B6A5"/>
    <w:rsid w:val="79F521A7"/>
    <w:rsid w:val="79F7FB8F"/>
    <w:rsid w:val="79F91C98"/>
    <w:rsid w:val="79F96A62"/>
    <w:rsid w:val="79FBDFC8"/>
    <w:rsid w:val="79FC7092"/>
    <w:rsid w:val="79FE24BD"/>
    <w:rsid w:val="79FE39C8"/>
    <w:rsid w:val="79FF2482"/>
    <w:rsid w:val="79FF4606"/>
    <w:rsid w:val="79FFEF96"/>
    <w:rsid w:val="7A000A51"/>
    <w:rsid w:val="7A0348D0"/>
    <w:rsid w:val="7A055299"/>
    <w:rsid w:val="7A153290"/>
    <w:rsid w:val="7A1E525A"/>
    <w:rsid w:val="7A1E79E2"/>
    <w:rsid w:val="7A1F0FD2"/>
    <w:rsid w:val="7A2157E1"/>
    <w:rsid w:val="7A247638"/>
    <w:rsid w:val="7A2D72BB"/>
    <w:rsid w:val="7A3800AC"/>
    <w:rsid w:val="7A3866CC"/>
    <w:rsid w:val="7A392094"/>
    <w:rsid w:val="7A3E6488"/>
    <w:rsid w:val="7A431B85"/>
    <w:rsid w:val="7A590988"/>
    <w:rsid w:val="7A5F7B16"/>
    <w:rsid w:val="7A634C39"/>
    <w:rsid w:val="7A664E53"/>
    <w:rsid w:val="7A682979"/>
    <w:rsid w:val="7A7474B9"/>
    <w:rsid w:val="7A7E03EF"/>
    <w:rsid w:val="7A803118"/>
    <w:rsid w:val="7A83701B"/>
    <w:rsid w:val="7A88301C"/>
    <w:rsid w:val="7A8F7CA1"/>
    <w:rsid w:val="7A997AD9"/>
    <w:rsid w:val="7A9B4C1A"/>
    <w:rsid w:val="7A9D08D6"/>
    <w:rsid w:val="7AA61483"/>
    <w:rsid w:val="7AA7FF81"/>
    <w:rsid w:val="7AAD2A82"/>
    <w:rsid w:val="7AAD407F"/>
    <w:rsid w:val="7AAF5430"/>
    <w:rsid w:val="7AB4484E"/>
    <w:rsid w:val="7AB60FB7"/>
    <w:rsid w:val="7AB7608A"/>
    <w:rsid w:val="7ABB7BCE"/>
    <w:rsid w:val="7ABE2599"/>
    <w:rsid w:val="7ABE4C8F"/>
    <w:rsid w:val="7AC25CFE"/>
    <w:rsid w:val="7AC7199E"/>
    <w:rsid w:val="7ACC2D3D"/>
    <w:rsid w:val="7ACC61BC"/>
    <w:rsid w:val="7AD418B6"/>
    <w:rsid w:val="7AD5025E"/>
    <w:rsid w:val="7AD5E394"/>
    <w:rsid w:val="7AD760C0"/>
    <w:rsid w:val="7AD84C45"/>
    <w:rsid w:val="7ADABAA2"/>
    <w:rsid w:val="7ADAC7EC"/>
    <w:rsid w:val="7ADD7468"/>
    <w:rsid w:val="7ADD93E3"/>
    <w:rsid w:val="7ADF5C27"/>
    <w:rsid w:val="7AE051F2"/>
    <w:rsid w:val="7AE069B4"/>
    <w:rsid w:val="7AE31384"/>
    <w:rsid w:val="7AE443DE"/>
    <w:rsid w:val="7AE72AB2"/>
    <w:rsid w:val="7AE85868"/>
    <w:rsid w:val="7AEBCD3F"/>
    <w:rsid w:val="7AED8B9E"/>
    <w:rsid w:val="7AEF9496"/>
    <w:rsid w:val="7AEFDC21"/>
    <w:rsid w:val="7AF13BB1"/>
    <w:rsid w:val="7AF682C1"/>
    <w:rsid w:val="7AF71C61"/>
    <w:rsid w:val="7AF7FCFD"/>
    <w:rsid w:val="7AF91823"/>
    <w:rsid w:val="7AFA0E71"/>
    <w:rsid w:val="7AFD5A3D"/>
    <w:rsid w:val="7AFE13A2"/>
    <w:rsid w:val="7AFEF60F"/>
    <w:rsid w:val="7AFF6ADA"/>
    <w:rsid w:val="7AFF861D"/>
    <w:rsid w:val="7AFF9895"/>
    <w:rsid w:val="7AFFA714"/>
    <w:rsid w:val="7AFFBC83"/>
    <w:rsid w:val="7B0408F4"/>
    <w:rsid w:val="7B0859F2"/>
    <w:rsid w:val="7B086904"/>
    <w:rsid w:val="7B1112A8"/>
    <w:rsid w:val="7B15B934"/>
    <w:rsid w:val="7B187EFC"/>
    <w:rsid w:val="7B19F57B"/>
    <w:rsid w:val="7B1E74DC"/>
    <w:rsid w:val="7B1E9BBB"/>
    <w:rsid w:val="7B253576"/>
    <w:rsid w:val="7B267605"/>
    <w:rsid w:val="7B2802ED"/>
    <w:rsid w:val="7B2C75DA"/>
    <w:rsid w:val="7B396840"/>
    <w:rsid w:val="7B3A4316"/>
    <w:rsid w:val="7B3B04B2"/>
    <w:rsid w:val="7B3B0EC7"/>
    <w:rsid w:val="7B3F09D4"/>
    <w:rsid w:val="7B3F7B7E"/>
    <w:rsid w:val="7B3FAA48"/>
    <w:rsid w:val="7B424C3D"/>
    <w:rsid w:val="7B441F57"/>
    <w:rsid w:val="7B4F1DDB"/>
    <w:rsid w:val="7B531E05"/>
    <w:rsid w:val="7B541810"/>
    <w:rsid w:val="7B5516A0"/>
    <w:rsid w:val="7B561CD7"/>
    <w:rsid w:val="7B5829EE"/>
    <w:rsid w:val="7B5A35DD"/>
    <w:rsid w:val="7B5B7265"/>
    <w:rsid w:val="7B5D4497"/>
    <w:rsid w:val="7B5F41DA"/>
    <w:rsid w:val="7B5F861F"/>
    <w:rsid w:val="7B6018A2"/>
    <w:rsid w:val="7B66335D"/>
    <w:rsid w:val="7B674F74"/>
    <w:rsid w:val="7B684125"/>
    <w:rsid w:val="7B6BC3A0"/>
    <w:rsid w:val="7B6E049A"/>
    <w:rsid w:val="7B6E5D6D"/>
    <w:rsid w:val="7B6F567D"/>
    <w:rsid w:val="7B707D38"/>
    <w:rsid w:val="7B733E15"/>
    <w:rsid w:val="7B735A7A"/>
    <w:rsid w:val="7B7365B9"/>
    <w:rsid w:val="7B7517F2"/>
    <w:rsid w:val="7B763BA6"/>
    <w:rsid w:val="7B7762D3"/>
    <w:rsid w:val="7B77F847"/>
    <w:rsid w:val="7B79A636"/>
    <w:rsid w:val="7B7B34B8"/>
    <w:rsid w:val="7B7B59E2"/>
    <w:rsid w:val="7B7BEFE0"/>
    <w:rsid w:val="7B7BF1C3"/>
    <w:rsid w:val="7B7CFD76"/>
    <w:rsid w:val="7B7D554D"/>
    <w:rsid w:val="7B7F00CC"/>
    <w:rsid w:val="7B7F5EA0"/>
    <w:rsid w:val="7B7FE111"/>
    <w:rsid w:val="7B7FED45"/>
    <w:rsid w:val="7B802D1F"/>
    <w:rsid w:val="7B835DD2"/>
    <w:rsid w:val="7B876E2F"/>
    <w:rsid w:val="7B8B059B"/>
    <w:rsid w:val="7B8E733D"/>
    <w:rsid w:val="7B8F956A"/>
    <w:rsid w:val="7B8FA3EE"/>
    <w:rsid w:val="7B910F06"/>
    <w:rsid w:val="7B914152"/>
    <w:rsid w:val="7B978360"/>
    <w:rsid w:val="7B9C6B79"/>
    <w:rsid w:val="7B9E02E9"/>
    <w:rsid w:val="7B9E2D92"/>
    <w:rsid w:val="7B9F0AC9"/>
    <w:rsid w:val="7BA14395"/>
    <w:rsid w:val="7BA37D4A"/>
    <w:rsid w:val="7BA37F1B"/>
    <w:rsid w:val="7BA75F79"/>
    <w:rsid w:val="7BA98C4C"/>
    <w:rsid w:val="7BAEAA8C"/>
    <w:rsid w:val="7BB55959"/>
    <w:rsid w:val="7BB79F50"/>
    <w:rsid w:val="7BBB2C09"/>
    <w:rsid w:val="7BBB3A2D"/>
    <w:rsid w:val="7BBB7B00"/>
    <w:rsid w:val="7BBD0DF3"/>
    <w:rsid w:val="7BBDAEE8"/>
    <w:rsid w:val="7BBE1F75"/>
    <w:rsid w:val="7BBF5AB5"/>
    <w:rsid w:val="7BBFB5B3"/>
    <w:rsid w:val="7BBFB8D0"/>
    <w:rsid w:val="7BBFCB75"/>
    <w:rsid w:val="7BBFDF7C"/>
    <w:rsid w:val="7BBFE1E8"/>
    <w:rsid w:val="7BBFF829"/>
    <w:rsid w:val="7BC6204D"/>
    <w:rsid w:val="7BC7E324"/>
    <w:rsid w:val="7BCD3DAD"/>
    <w:rsid w:val="7BCD4AB3"/>
    <w:rsid w:val="7BCEBB90"/>
    <w:rsid w:val="7BCF386C"/>
    <w:rsid w:val="7BCF93FF"/>
    <w:rsid w:val="7BD0DEB5"/>
    <w:rsid w:val="7BD14DFD"/>
    <w:rsid w:val="7BD491D9"/>
    <w:rsid w:val="7BD654B0"/>
    <w:rsid w:val="7BD70D97"/>
    <w:rsid w:val="7BD737D8"/>
    <w:rsid w:val="7BD7539B"/>
    <w:rsid w:val="7BD76556"/>
    <w:rsid w:val="7BD87EB7"/>
    <w:rsid w:val="7BDAEECB"/>
    <w:rsid w:val="7BDB730C"/>
    <w:rsid w:val="7BDB83DE"/>
    <w:rsid w:val="7BDBAF0B"/>
    <w:rsid w:val="7BDD37C4"/>
    <w:rsid w:val="7BDE75D6"/>
    <w:rsid w:val="7BDF36B2"/>
    <w:rsid w:val="7BDFA9EA"/>
    <w:rsid w:val="7BE2B882"/>
    <w:rsid w:val="7BE3B09A"/>
    <w:rsid w:val="7BE6EBEE"/>
    <w:rsid w:val="7BE7C162"/>
    <w:rsid w:val="7BE97AEA"/>
    <w:rsid w:val="7BE9E072"/>
    <w:rsid w:val="7BEB1D33"/>
    <w:rsid w:val="7BEB3862"/>
    <w:rsid w:val="7BEB5610"/>
    <w:rsid w:val="7BECFEF0"/>
    <w:rsid w:val="7BED1990"/>
    <w:rsid w:val="7BEE0A41"/>
    <w:rsid w:val="7BEEBF07"/>
    <w:rsid w:val="7BEF2D04"/>
    <w:rsid w:val="7BEF3D44"/>
    <w:rsid w:val="7BEF66B7"/>
    <w:rsid w:val="7BEF7AF9"/>
    <w:rsid w:val="7BF52584"/>
    <w:rsid w:val="7BF54BB9"/>
    <w:rsid w:val="7BF554F9"/>
    <w:rsid w:val="7BF5DDBE"/>
    <w:rsid w:val="7BF63286"/>
    <w:rsid w:val="7BF6F655"/>
    <w:rsid w:val="7BF753AC"/>
    <w:rsid w:val="7BF7BD0E"/>
    <w:rsid w:val="7BF7CDEE"/>
    <w:rsid w:val="7BF9DE72"/>
    <w:rsid w:val="7BFA014C"/>
    <w:rsid w:val="7BFB41C6"/>
    <w:rsid w:val="7BFB9AB6"/>
    <w:rsid w:val="7BFBB459"/>
    <w:rsid w:val="7BFBBD1F"/>
    <w:rsid w:val="7BFBE421"/>
    <w:rsid w:val="7BFC35CC"/>
    <w:rsid w:val="7BFC3DBD"/>
    <w:rsid w:val="7BFC9884"/>
    <w:rsid w:val="7BFD86F2"/>
    <w:rsid w:val="7BFD8D5A"/>
    <w:rsid w:val="7BFDC18E"/>
    <w:rsid w:val="7BFDE587"/>
    <w:rsid w:val="7BFEBD9B"/>
    <w:rsid w:val="7BFF07AE"/>
    <w:rsid w:val="7BFF0969"/>
    <w:rsid w:val="7BFF2ECB"/>
    <w:rsid w:val="7BFF46AE"/>
    <w:rsid w:val="7BFF4F68"/>
    <w:rsid w:val="7BFFC7C1"/>
    <w:rsid w:val="7BFFDBCC"/>
    <w:rsid w:val="7BFFDF3E"/>
    <w:rsid w:val="7C036DFE"/>
    <w:rsid w:val="7C0D253B"/>
    <w:rsid w:val="7C0D37D8"/>
    <w:rsid w:val="7C104DB7"/>
    <w:rsid w:val="7C1241B8"/>
    <w:rsid w:val="7C1715F5"/>
    <w:rsid w:val="7C26489A"/>
    <w:rsid w:val="7C3074C7"/>
    <w:rsid w:val="7C3323BF"/>
    <w:rsid w:val="7C3F68AA"/>
    <w:rsid w:val="7C460FDB"/>
    <w:rsid w:val="7C480CB4"/>
    <w:rsid w:val="7C4D0079"/>
    <w:rsid w:val="7C5036C5"/>
    <w:rsid w:val="7C516DA3"/>
    <w:rsid w:val="7C56738F"/>
    <w:rsid w:val="7C5B20E8"/>
    <w:rsid w:val="7C5E0DDC"/>
    <w:rsid w:val="7C5F4108"/>
    <w:rsid w:val="7C63164A"/>
    <w:rsid w:val="7C6C6FFF"/>
    <w:rsid w:val="7C713E00"/>
    <w:rsid w:val="7C761E92"/>
    <w:rsid w:val="7C7970C0"/>
    <w:rsid w:val="7C7D5DA3"/>
    <w:rsid w:val="7C7E6484"/>
    <w:rsid w:val="7C7F7315"/>
    <w:rsid w:val="7C7F7D40"/>
    <w:rsid w:val="7C945CA8"/>
    <w:rsid w:val="7C9BAFDA"/>
    <w:rsid w:val="7CA757A6"/>
    <w:rsid w:val="7CA7A62F"/>
    <w:rsid w:val="7CA7F785"/>
    <w:rsid w:val="7CA91B14"/>
    <w:rsid w:val="7CAFEAA9"/>
    <w:rsid w:val="7CB17922"/>
    <w:rsid w:val="7CB560BC"/>
    <w:rsid w:val="7CBA145A"/>
    <w:rsid w:val="7CBA4FE2"/>
    <w:rsid w:val="7CBF4E56"/>
    <w:rsid w:val="7CBF5C55"/>
    <w:rsid w:val="7CBF6CC3"/>
    <w:rsid w:val="7CBFE35A"/>
    <w:rsid w:val="7CC2297D"/>
    <w:rsid w:val="7CC4E420"/>
    <w:rsid w:val="7CC9C0B8"/>
    <w:rsid w:val="7CD57E28"/>
    <w:rsid w:val="7CDDAD56"/>
    <w:rsid w:val="7CDDE70A"/>
    <w:rsid w:val="7CE1288C"/>
    <w:rsid w:val="7CE75C69"/>
    <w:rsid w:val="7CEE1980"/>
    <w:rsid w:val="7CEEA329"/>
    <w:rsid w:val="7CEFAA05"/>
    <w:rsid w:val="7CF168BC"/>
    <w:rsid w:val="7CF20CC9"/>
    <w:rsid w:val="7CF414B3"/>
    <w:rsid w:val="7CF462B9"/>
    <w:rsid w:val="7CF6E730"/>
    <w:rsid w:val="7CF71F41"/>
    <w:rsid w:val="7CF75CF3"/>
    <w:rsid w:val="7CF82A7B"/>
    <w:rsid w:val="7CF9F762"/>
    <w:rsid w:val="7CFB05F1"/>
    <w:rsid w:val="7CFB1790"/>
    <w:rsid w:val="7CFB7AD5"/>
    <w:rsid w:val="7CFC1892"/>
    <w:rsid w:val="7CFE71A6"/>
    <w:rsid w:val="7CFF3A06"/>
    <w:rsid w:val="7CFF7610"/>
    <w:rsid w:val="7CFF7D95"/>
    <w:rsid w:val="7CFF918F"/>
    <w:rsid w:val="7D050953"/>
    <w:rsid w:val="7D0E51A4"/>
    <w:rsid w:val="7D1303E9"/>
    <w:rsid w:val="7D1B5697"/>
    <w:rsid w:val="7D1D5C9D"/>
    <w:rsid w:val="7D1F000C"/>
    <w:rsid w:val="7D231D04"/>
    <w:rsid w:val="7D27DDEE"/>
    <w:rsid w:val="7D2B0295"/>
    <w:rsid w:val="7D331240"/>
    <w:rsid w:val="7D393E59"/>
    <w:rsid w:val="7D3AE609"/>
    <w:rsid w:val="7D3B61B8"/>
    <w:rsid w:val="7D45C2EB"/>
    <w:rsid w:val="7D47AC90"/>
    <w:rsid w:val="7D4A8E39"/>
    <w:rsid w:val="7D4B94CA"/>
    <w:rsid w:val="7D4F4C1E"/>
    <w:rsid w:val="7D4F6CB9"/>
    <w:rsid w:val="7D4FE61C"/>
    <w:rsid w:val="7D5048F3"/>
    <w:rsid w:val="7D57B571"/>
    <w:rsid w:val="7D584F27"/>
    <w:rsid w:val="7D59360F"/>
    <w:rsid w:val="7D5DC573"/>
    <w:rsid w:val="7D5E7A55"/>
    <w:rsid w:val="7D5F9758"/>
    <w:rsid w:val="7D5FD80D"/>
    <w:rsid w:val="7D627B54"/>
    <w:rsid w:val="7D676475"/>
    <w:rsid w:val="7D6C5733"/>
    <w:rsid w:val="7D718CB3"/>
    <w:rsid w:val="7D7AB72E"/>
    <w:rsid w:val="7D7BA447"/>
    <w:rsid w:val="7D7BEAB5"/>
    <w:rsid w:val="7D7D8DE3"/>
    <w:rsid w:val="7D7F085A"/>
    <w:rsid w:val="7D7F586F"/>
    <w:rsid w:val="7D7F820E"/>
    <w:rsid w:val="7D7FDCF1"/>
    <w:rsid w:val="7D821669"/>
    <w:rsid w:val="7D83E7F7"/>
    <w:rsid w:val="7D8B5E5A"/>
    <w:rsid w:val="7D8D557C"/>
    <w:rsid w:val="7D945CD3"/>
    <w:rsid w:val="7D9903EE"/>
    <w:rsid w:val="7D9BB608"/>
    <w:rsid w:val="7D9F2935"/>
    <w:rsid w:val="7D9F320A"/>
    <w:rsid w:val="7DA5E1A2"/>
    <w:rsid w:val="7DA7FA04"/>
    <w:rsid w:val="7DAD651D"/>
    <w:rsid w:val="7DAFCCA3"/>
    <w:rsid w:val="7DAFD1EA"/>
    <w:rsid w:val="7DAFE911"/>
    <w:rsid w:val="7DB27FE0"/>
    <w:rsid w:val="7DB51E16"/>
    <w:rsid w:val="7DB6606D"/>
    <w:rsid w:val="7DB710F4"/>
    <w:rsid w:val="7DB94B66"/>
    <w:rsid w:val="7DB9F626"/>
    <w:rsid w:val="7DBA173E"/>
    <w:rsid w:val="7DBBAE9B"/>
    <w:rsid w:val="7DBBD3AA"/>
    <w:rsid w:val="7DBC4B27"/>
    <w:rsid w:val="7DBCB921"/>
    <w:rsid w:val="7DBD28ED"/>
    <w:rsid w:val="7DBE4092"/>
    <w:rsid w:val="7DBEB3EC"/>
    <w:rsid w:val="7DBEBBEF"/>
    <w:rsid w:val="7DBEE41A"/>
    <w:rsid w:val="7DBF3BE9"/>
    <w:rsid w:val="7DBF5269"/>
    <w:rsid w:val="7DBFBF8B"/>
    <w:rsid w:val="7DBFE23D"/>
    <w:rsid w:val="7DC5EE16"/>
    <w:rsid w:val="7DC7C24F"/>
    <w:rsid w:val="7DC974BE"/>
    <w:rsid w:val="7DC985E7"/>
    <w:rsid w:val="7DCAE10A"/>
    <w:rsid w:val="7DCBED55"/>
    <w:rsid w:val="7DCCBCF8"/>
    <w:rsid w:val="7DCE026D"/>
    <w:rsid w:val="7DCE5B9D"/>
    <w:rsid w:val="7DCF0F10"/>
    <w:rsid w:val="7DCF73D3"/>
    <w:rsid w:val="7DD345AE"/>
    <w:rsid w:val="7DD7487D"/>
    <w:rsid w:val="7DD76031"/>
    <w:rsid w:val="7DDB1DEA"/>
    <w:rsid w:val="7DDB985D"/>
    <w:rsid w:val="7DDC23B5"/>
    <w:rsid w:val="7DDC628E"/>
    <w:rsid w:val="7DDD090D"/>
    <w:rsid w:val="7DDD2020"/>
    <w:rsid w:val="7DDD30A8"/>
    <w:rsid w:val="7DDE5697"/>
    <w:rsid w:val="7DDF0A73"/>
    <w:rsid w:val="7DDF4337"/>
    <w:rsid w:val="7DDFB43C"/>
    <w:rsid w:val="7DDFE1CC"/>
    <w:rsid w:val="7DE009ED"/>
    <w:rsid w:val="7DE03F73"/>
    <w:rsid w:val="7DE52FDD"/>
    <w:rsid w:val="7DE9D9CD"/>
    <w:rsid w:val="7DEB2DA8"/>
    <w:rsid w:val="7DEB3AC5"/>
    <w:rsid w:val="7DEB7DA7"/>
    <w:rsid w:val="7DEC5F3A"/>
    <w:rsid w:val="7DED694C"/>
    <w:rsid w:val="7DED6A22"/>
    <w:rsid w:val="7DEDDB67"/>
    <w:rsid w:val="7DEE3196"/>
    <w:rsid w:val="7DEED5FF"/>
    <w:rsid w:val="7DEEEAA2"/>
    <w:rsid w:val="7DEF4534"/>
    <w:rsid w:val="7DEF6C5A"/>
    <w:rsid w:val="7DEF7620"/>
    <w:rsid w:val="7DF1608E"/>
    <w:rsid w:val="7DF2A73B"/>
    <w:rsid w:val="7DF52C7C"/>
    <w:rsid w:val="7DF7038A"/>
    <w:rsid w:val="7DF74D14"/>
    <w:rsid w:val="7DF75F8E"/>
    <w:rsid w:val="7DF8F198"/>
    <w:rsid w:val="7DF97E04"/>
    <w:rsid w:val="7DFAC845"/>
    <w:rsid w:val="7DFB0AD0"/>
    <w:rsid w:val="7DFB7478"/>
    <w:rsid w:val="7DFB841C"/>
    <w:rsid w:val="7DFBE032"/>
    <w:rsid w:val="7DFC3989"/>
    <w:rsid w:val="7DFD787D"/>
    <w:rsid w:val="7DFD8897"/>
    <w:rsid w:val="7DFD9FEB"/>
    <w:rsid w:val="7DFDDA04"/>
    <w:rsid w:val="7DFE39B3"/>
    <w:rsid w:val="7DFEEF6A"/>
    <w:rsid w:val="7DFF071D"/>
    <w:rsid w:val="7DFF1D8A"/>
    <w:rsid w:val="7DFF53FA"/>
    <w:rsid w:val="7DFFC5CA"/>
    <w:rsid w:val="7DFFD6E9"/>
    <w:rsid w:val="7DFFE6D6"/>
    <w:rsid w:val="7DFFE988"/>
    <w:rsid w:val="7E0471DB"/>
    <w:rsid w:val="7E0B7FE8"/>
    <w:rsid w:val="7E0C638A"/>
    <w:rsid w:val="7E0E3838"/>
    <w:rsid w:val="7E121CC4"/>
    <w:rsid w:val="7E153109"/>
    <w:rsid w:val="7E1538BE"/>
    <w:rsid w:val="7E171B01"/>
    <w:rsid w:val="7E176B90"/>
    <w:rsid w:val="7E1DB1B9"/>
    <w:rsid w:val="7E1F57E8"/>
    <w:rsid w:val="7E245A9C"/>
    <w:rsid w:val="7E292420"/>
    <w:rsid w:val="7E2A0C28"/>
    <w:rsid w:val="7E2D20FE"/>
    <w:rsid w:val="7E2E3EDA"/>
    <w:rsid w:val="7E3039AA"/>
    <w:rsid w:val="7E375DA9"/>
    <w:rsid w:val="7E38660D"/>
    <w:rsid w:val="7E3A29EB"/>
    <w:rsid w:val="7E3AA226"/>
    <w:rsid w:val="7E3B29BD"/>
    <w:rsid w:val="7E3BAA8D"/>
    <w:rsid w:val="7E3BDFD4"/>
    <w:rsid w:val="7E3F60E7"/>
    <w:rsid w:val="7E3F7E27"/>
    <w:rsid w:val="7E3F7E95"/>
    <w:rsid w:val="7E47668B"/>
    <w:rsid w:val="7E4B4A8C"/>
    <w:rsid w:val="7E4C078B"/>
    <w:rsid w:val="7E4D4360"/>
    <w:rsid w:val="7E4E2DB7"/>
    <w:rsid w:val="7E57639A"/>
    <w:rsid w:val="7E57C4D0"/>
    <w:rsid w:val="7E583157"/>
    <w:rsid w:val="7E59DD3F"/>
    <w:rsid w:val="7E5A4CCF"/>
    <w:rsid w:val="7E5B4B2F"/>
    <w:rsid w:val="7E5C0A47"/>
    <w:rsid w:val="7E5C7A06"/>
    <w:rsid w:val="7E5CF20D"/>
    <w:rsid w:val="7E5E1385"/>
    <w:rsid w:val="7E5E4279"/>
    <w:rsid w:val="7E5EE326"/>
    <w:rsid w:val="7E5F63D8"/>
    <w:rsid w:val="7E5F6DFA"/>
    <w:rsid w:val="7E5F9591"/>
    <w:rsid w:val="7E602449"/>
    <w:rsid w:val="7E6054AA"/>
    <w:rsid w:val="7E61AC98"/>
    <w:rsid w:val="7E655B4E"/>
    <w:rsid w:val="7E67D7A3"/>
    <w:rsid w:val="7E6E7CB6"/>
    <w:rsid w:val="7E6F0D25"/>
    <w:rsid w:val="7E6F8683"/>
    <w:rsid w:val="7E704960"/>
    <w:rsid w:val="7E714CEC"/>
    <w:rsid w:val="7E770DC4"/>
    <w:rsid w:val="7E7784DB"/>
    <w:rsid w:val="7E7825CA"/>
    <w:rsid w:val="7E79E128"/>
    <w:rsid w:val="7E7A3C10"/>
    <w:rsid w:val="7E7A9594"/>
    <w:rsid w:val="7E7BFC4E"/>
    <w:rsid w:val="7E7CAC18"/>
    <w:rsid w:val="7E7CBDB3"/>
    <w:rsid w:val="7E7D32E0"/>
    <w:rsid w:val="7E7F122F"/>
    <w:rsid w:val="7E7F1C3B"/>
    <w:rsid w:val="7E7F37D6"/>
    <w:rsid w:val="7E7F40C1"/>
    <w:rsid w:val="7E7F71CD"/>
    <w:rsid w:val="7E7F7637"/>
    <w:rsid w:val="7E7F782E"/>
    <w:rsid w:val="7E7F8390"/>
    <w:rsid w:val="7E885398"/>
    <w:rsid w:val="7E8FA85D"/>
    <w:rsid w:val="7E8FCCEF"/>
    <w:rsid w:val="7E927FC5"/>
    <w:rsid w:val="7E952391"/>
    <w:rsid w:val="7E9A7D3B"/>
    <w:rsid w:val="7E9D78BB"/>
    <w:rsid w:val="7EAAFAEA"/>
    <w:rsid w:val="7EAC0EDE"/>
    <w:rsid w:val="7EADD953"/>
    <w:rsid w:val="7EAF7FBB"/>
    <w:rsid w:val="7EAFBD4E"/>
    <w:rsid w:val="7EB308F7"/>
    <w:rsid w:val="7EB5ED44"/>
    <w:rsid w:val="7EB77F01"/>
    <w:rsid w:val="7EB7A66D"/>
    <w:rsid w:val="7EB8CAB8"/>
    <w:rsid w:val="7EBBFB7B"/>
    <w:rsid w:val="7EBCE7B2"/>
    <w:rsid w:val="7EBED6B8"/>
    <w:rsid w:val="7EBF388C"/>
    <w:rsid w:val="7EBF3ACC"/>
    <w:rsid w:val="7EBF5429"/>
    <w:rsid w:val="7EBF85A6"/>
    <w:rsid w:val="7EBFD7BF"/>
    <w:rsid w:val="7EC125E3"/>
    <w:rsid w:val="7EC47DF7"/>
    <w:rsid w:val="7EC52F58"/>
    <w:rsid w:val="7EC9775F"/>
    <w:rsid w:val="7ECB1879"/>
    <w:rsid w:val="7ECB1EA2"/>
    <w:rsid w:val="7ECE004F"/>
    <w:rsid w:val="7ECE2469"/>
    <w:rsid w:val="7ED45422"/>
    <w:rsid w:val="7ED729E8"/>
    <w:rsid w:val="7ED73EA3"/>
    <w:rsid w:val="7ED7D3D9"/>
    <w:rsid w:val="7ED95DCC"/>
    <w:rsid w:val="7EDBFF1A"/>
    <w:rsid w:val="7EDC7492"/>
    <w:rsid w:val="7EDD6B1A"/>
    <w:rsid w:val="7EDD9A25"/>
    <w:rsid w:val="7EDF18AD"/>
    <w:rsid w:val="7EDF2FDD"/>
    <w:rsid w:val="7EDF4607"/>
    <w:rsid w:val="7EDFE356"/>
    <w:rsid w:val="7EE03426"/>
    <w:rsid w:val="7EE74AC7"/>
    <w:rsid w:val="7EE752E1"/>
    <w:rsid w:val="7EE9934A"/>
    <w:rsid w:val="7EE9FE86"/>
    <w:rsid w:val="7EEA11A3"/>
    <w:rsid w:val="7EEA5F53"/>
    <w:rsid w:val="7EEBE31C"/>
    <w:rsid w:val="7EEC7141"/>
    <w:rsid w:val="7EECB48B"/>
    <w:rsid w:val="7EED7EFE"/>
    <w:rsid w:val="7EEE0B9C"/>
    <w:rsid w:val="7EEE8734"/>
    <w:rsid w:val="7EEF1E65"/>
    <w:rsid w:val="7EEF4E56"/>
    <w:rsid w:val="7EEF556F"/>
    <w:rsid w:val="7EEFA437"/>
    <w:rsid w:val="7EF1A9E1"/>
    <w:rsid w:val="7EF314C8"/>
    <w:rsid w:val="7EF56556"/>
    <w:rsid w:val="7EF5EE74"/>
    <w:rsid w:val="7EF64879"/>
    <w:rsid w:val="7EF695FA"/>
    <w:rsid w:val="7EF76BF7"/>
    <w:rsid w:val="7EF76E30"/>
    <w:rsid w:val="7EF771BA"/>
    <w:rsid w:val="7EF7A457"/>
    <w:rsid w:val="7EF7E381"/>
    <w:rsid w:val="7EF8D945"/>
    <w:rsid w:val="7EF934C2"/>
    <w:rsid w:val="7EF97C3C"/>
    <w:rsid w:val="7EFAF0A1"/>
    <w:rsid w:val="7EFB206B"/>
    <w:rsid w:val="7EFB3D56"/>
    <w:rsid w:val="7EFB5F52"/>
    <w:rsid w:val="7EFB6B10"/>
    <w:rsid w:val="7EFB7722"/>
    <w:rsid w:val="7EFBB847"/>
    <w:rsid w:val="7EFBC57C"/>
    <w:rsid w:val="7EFBEE70"/>
    <w:rsid w:val="7EFC5D86"/>
    <w:rsid w:val="7EFD1EE9"/>
    <w:rsid w:val="7EFD30DB"/>
    <w:rsid w:val="7EFD36CB"/>
    <w:rsid w:val="7EFDA900"/>
    <w:rsid w:val="7EFDAE84"/>
    <w:rsid w:val="7EFDBEE7"/>
    <w:rsid w:val="7EFDC956"/>
    <w:rsid w:val="7EFDFD46"/>
    <w:rsid w:val="7EFE3B84"/>
    <w:rsid w:val="7EFEA0C7"/>
    <w:rsid w:val="7EFEF0BD"/>
    <w:rsid w:val="7EFEF4D3"/>
    <w:rsid w:val="7EFEFB95"/>
    <w:rsid w:val="7EFF5E61"/>
    <w:rsid w:val="7EFF64D3"/>
    <w:rsid w:val="7EFF6F0A"/>
    <w:rsid w:val="7EFF9AB6"/>
    <w:rsid w:val="7EFFA7DC"/>
    <w:rsid w:val="7EFFBEDA"/>
    <w:rsid w:val="7EFFC25D"/>
    <w:rsid w:val="7EFFCAC1"/>
    <w:rsid w:val="7EFFE590"/>
    <w:rsid w:val="7EFFEDE4"/>
    <w:rsid w:val="7EFFFAA5"/>
    <w:rsid w:val="7F02500C"/>
    <w:rsid w:val="7F075360"/>
    <w:rsid w:val="7F0864D9"/>
    <w:rsid w:val="7F0F1440"/>
    <w:rsid w:val="7F0F1615"/>
    <w:rsid w:val="7F0FE684"/>
    <w:rsid w:val="7F17CBD9"/>
    <w:rsid w:val="7F17EE42"/>
    <w:rsid w:val="7F1B273A"/>
    <w:rsid w:val="7F1DE500"/>
    <w:rsid w:val="7F1FE879"/>
    <w:rsid w:val="7F2141F8"/>
    <w:rsid w:val="7F2ADE1D"/>
    <w:rsid w:val="7F2B131F"/>
    <w:rsid w:val="7F2B7BE2"/>
    <w:rsid w:val="7F2BEFFA"/>
    <w:rsid w:val="7F2F1082"/>
    <w:rsid w:val="7F2F1D63"/>
    <w:rsid w:val="7F2FE5A8"/>
    <w:rsid w:val="7F34FF83"/>
    <w:rsid w:val="7F372B81"/>
    <w:rsid w:val="7F374D10"/>
    <w:rsid w:val="7F3B065C"/>
    <w:rsid w:val="7F3BD948"/>
    <w:rsid w:val="7F3BF61A"/>
    <w:rsid w:val="7F3D22C0"/>
    <w:rsid w:val="7F3D4DFA"/>
    <w:rsid w:val="7F3D7D86"/>
    <w:rsid w:val="7F3D858A"/>
    <w:rsid w:val="7F3DBB20"/>
    <w:rsid w:val="7F3E3DCD"/>
    <w:rsid w:val="7F3E5B00"/>
    <w:rsid w:val="7F3ED468"/>
    <w:rsid w:val="7F3EE767"/>
    <w:rsid w:val="7F3F2127"/>
    <w:rsid w:val="7F3F7496"/>
    <w:rsid w:val="7F435763"/>
    <w:rsid w:val="7F480AB5"/>
    <w:rsid w:val="7F4B1B39"/>
    <w:rsid w:val="7F4B5ECF"/>
    <w:rsid w:val="7F4D04E1"/>
    <w:rsid w:val="7F538A8D"/>
    <w:rsid w:val="7F557386"/>
    <w:rsid w:val="7F568573"/>
    <w:rsid w:val="7F579906"/>
    <w:rsid w:val="7F59D3F4"/>
    <w:rsid w:val="7F5B3089"/>
    <w:rsid w:val="7F5B543D"/>
    <w:rsid w:val="7F5CA24D"/>
    <w:rsid w:val="7F5D2ADE"/>
    <w:rsid w:val="7F5D9416"/>
    <w:rsid w:val="7F5DD28C"/>
    <w:rsid w:val="7F5DF609"/>
    <w:rsid w:val="7F5E203C"/>
    <w:rsid w:val="7F5E434B"/>
    <w:rsid w:val="7F5EDB8D"/>
    <w:rsid w:val="7F5EDFF1"/>
    <w:rsid w:val="7F5F0628"/>
    <w:rsid w:val="7F5F1B77"/>
    <w:rsid w:val="7F5F5CA0"/>
    <w:rsid w:val="7F629C73"/>
    <w:rsid w:val="7F667173"/>
    <w:rsid w:val="7F6791BD"/>
    <w:rsid w:val="7F67EBC7"/>
    <w:rsid w:val="7F690FB2"/>
    <w:rsid w:val="7F6BC0B6"/>
    <w:rsid w:val="7F6CDFF5"/>
    <w:rsid w:val="7F6D458E"/>
    <w:rsid w:val="7F6F4BC8"/>
    <w:rsid w:val="7F6F6029"/>
    <w:rsid w:val="7F6F8BD8"/>
    <w:rsid w:val="7F6FC887"/>
    <w:rsid w:val="7F71D950"/>
    <w:rsid w:val="7F7389FD"/>
    <w:rsid w:val="7F75049E"/>
    <w:rsid w:val="7F751BE5"/>
    <w:rsid w:val="7F75E12F"/>
    <w:rsid w:val="7F761F28"/>
    <w:rsid w:val="7F766EF3"/>
    <w:rsid w:val="7F78162D"/>
    <w:rsid w:val="7F796555"/>
    <w:rsid w:val="7F79AD89"/>
    <w:rsid w:val="7F79C282"/>
    <w:rsid w:val="7F79FE74"/>
    <w:rsid w:val="7F7AB9F1"/>
    <w:rsid w:val="7F7AD9A1"/>
    <w:rsid w:val="7F7B1ACC"/>
    <w:rsid w:val="7F7B36FA"/>
    <w:rsid w:val="7F7B6CAE"/>
    <w:rsid w:val="7F7BA1B5"/>
    <w:rsid w:val="7F7BCEAE"/>
    <w:rsid w:val="7F7C29C1"/>
    <w:rsid w:val="7F7CAE4C"/>
    <w:rsid w:val="7F7D029C"/>
    <w:rsid w:val="7F7D0BF5"/>
    <w:rsid w:val="7F7D3BB3"/>
    <w:rsid w:val="7F7D5AB1"/>
    <w:rsid w:val="7F7DAC5A"/>
    <w:rsid w:val="7F7DAE74"/>
    <w:rsid w:val="7F7DDD1F"/>
    <w:rsid w:val="7F7DE322"/>
    <w:rsid w:val="7F7E11DB"/>
    <w:rsid w:val="7F7E2031"/>
    <w:rsid w:val="7F7E748B"/>
    <w:rsid w:val="7F7E8D8A"/>
    <w:rsid w:val="7F7EF61A"/>
    <w:rsid w:val="7F7F03B1"/>
    <w:rsid w:val="7F7F07D9"/>
    <w:rsid w:val="7F7F07F5"/>
    <w:rsid w:val="7F7F4D27"/>
    <w:rsid w:val="7F7F4D61"/>
    <w:rsid w:val="7F7F6D76"/>
    <w:rsid w:val="7F7F98BF"/>
    <w:rsid w:val="7F7FB619"/>
    <w:rsid w:val="7F7FE6D3"/>
    <w:rsid w:val="7F7FED13"/>
    <w:rsid w:val="7F7FF540"/>
    <w:rsid w:val="7F8647E3"/>
    <w:rsid w:val="7F894F56"/>
    <w:rsid w:val="7F8C8137"/>
    <w:rsid w:val="7F8F24A6"/>
    <w:rsid w:val="7F8FFA33"/>
    <w:rsid w:val="7F933D25"/>
    <w:rsid w:val="7F95ACF4"/>
    <w:rsid w:val="7F97E499"/>
    <w:rsid w:val="7F992828"/>
    <w:rsid w:val="7F997570"/>
    <w:rsid w:val="7F99EEC7"/>
    <w:rsid w:val="7F9BCA20"/>
    <w:rsid w:val="7F9D6ACF"/>
    <w:rsid w:val="7F9D72ED"/>
    <w:rsid w:val="7F9DF7B3"/>
    <w:rsid w:val="7F9E19B6"/>
    <w:rsid w:val="7F9EA32D"/>
    <w:rsid w:val="7F9EAEF5"/>
    <w:rsid w:val="7F9F8B22"/>
    <w:rsid w:val="7F9F9C86"/>
    <w:rsid w:val="7F9FAEF9"/>
    <w:rsid w:val="7F9FD1C1"/>
    <w:rsid w:val="7F9FDF48"/>
    <w:rsid w:val="7F9FE31C"/>
    <w:rsid w:val="7FA31AE7"/>
    <w:rsid w:val="7FA4A505"/>
    <w:rsid w:val="7FA7E714"/>
    <w:rsid w:val="7FA7ED6B"/>
    <w:rsid w:val="7FA7F06C"/>
    <w:rsid w:val="7FAA2E4F"/>
    <w:rsid w:val="7FAB6E92"/>
    <w:rsid w:val="7FAD2AB7"/>
    <w:rsid w:val="7FAD58F9"/>
    <w:rsid w:val="7FADD1DA"/>
    <w:rsid w:val="7FADDEE7"/>
    <w:rsid w:val="7FAF15D0"/>
    <w:rsid w:val="7FAFAE46"/>
    <w:rsid w:val="7FAFCA1A"/>
    <w:rsid w:val="7FB41CEA"/>
    <w:rsid w:val="7FB528BD"/>
    <w:rsid w:val="7FB5C871"/>
    <w:rsid w:val="7FB73094"/>
    <w:rsid w:val="7FB73685"/>
    <w:rsid w:val="7FB768EC"/>
    <w:rsid w:val="7FB77F0C"/>
    <w:rsid w:val="7FB78833"/>
    <w:rsid w:val="7FB7FEB9"/>
    <w:rsid w:val="7FB90BB7"/>
    <w:rsid w:val="7FB97E61"/>
    <w:rsid w:val="7FB9A3D6"/>
    <w:rsid w:val="7FB9D616"/>
    <w:rsid w:val="7FB9E97A"/>
    <w:rsid w:val="7FBA1839"/>
    <w:rsid w:val="7FBA228D"/>
    <w:rsid w:val="7FBC4073"/>
    <w:rsid w:val="7FBC9BE6"/>
    <w:rsid w:val="7FBD0B14"/>
    <w:rsid w:val="7FBD27FF"/>
    <w:rsid w:val="7FBD2B9D"/>
    <w:rsid w:val="7FBD6607"/>
    <w:rsid w:val="7FBD716E"/>
    <w:rsid w:val="7FBD9F97"/>
    <w:rsid w:val="7FBDED83"/>
    <w:rsid w:val="7FBE5C4B"/>
    <w:rsid w:val="7FBE97EC"/>
    <w:rsid w:val="7FBF26FB"/>
    <w:rsid w:val="7FBF5ED2"/>
    <w:rsid w:val="7FBF6DD0"/>
    <w:rsid w:val="7FBF7F7E"/>
    <w:rsid w:val="7FBF93B7"/>
    <w:rsid w:val="7FBFAE13"/>
    <w:rsid w:val="7FBFCBAF"/>
    <w:rsid w:val="7FBFD55E"/>
    <w:rsid w:val="7FBFEF6F"/>
    <w:rsid w:val="7FBFF2F2"/>
    <w:rsid w:val="7FBFFF02"/>
    <w:rsid w:val="7FC37445"/>
    <w:rsid w:val="7FC44AF6"/>
    <w:rsid w:val="7FC520FB"/>
    <w:rsid w:val="7FC9483E"/>
    <w:rsid w:val="7FC99476"/>
    <w:rsid w:val="7FCB3215"/>
    <w:rsid w:val="7FCBE8C3"/>
    <w:rsid w:val="7FCC9BAC"/>
    <w:rsid w:val="7FCD17FE"/>
    <w:rsid w:val="7FCD52BD"/>
    <w:rsid w:val="7FCEE0C7"/>
    <w:rsid w:val="7FCEE365"/>
    <w:rsid w:val="7FCF2D94"/>
    <w:rsid w:val="7FCF3721"/>
    <w:rsid w:val="7FCF5B61"/>
    <w:rsid w:val="7FCF977F"/>
    <w:rsid w:val="7FCFBC49"/>
    <w:rsid w:val="7FCFDC68"/>
    <w:rsid w:val="7FD038E6"/>
    <w:rsid w:val="7FD15524"/>
    <w:rsid w:val="7FD17D13"/>
    <w:rsid w:val="7FD2F9F4"/>
    <w:rsid w:val="7FD3445A"/>
    <w:rsid w:val="7FD53BF4"/>
    <w:rsid w:val="7FD6A0AA"/>
    <w:rsid w:val="7FD6DA65"/>
    <w:rsid w:val="7FD70AD6"/>
    <w:rsid w:val="7FD710F1"/>
    <w:rsid w:val="7FD74E30"/>
    <w:rsid w:val="7FD7723A"/>
    <w:rsid w:val="7FD7E9A0"/>
    <w:rsid w:val="7FD840FD"/>
    <w:rsid w:val="7FD8D7D7"/>
    <w:rsid w:val="7FD9CE60"/>
    <w:rsid w:val="7FD9F762"/>
    <w:rsid w:val="7FDA3222"/>
    <w:rsid w:val="7FDA5E00"/>
    <w:rsid w:val="7FDA780A"/>
    <w:rsid w:val="7FDB374B"/>
    <w:rsid w:val="7FDB4766"/>
    <w:rsid w:val="7FDB751B"/>
    <w:rsid w:val="7FDB864C"/>
    <w:rsid w:val="7FDBAA62"/>
    <w:rsid w:val="7FDBAF4E"/>
    <w:rsid w:val="7FDC17A3"/>
    <w:rsid w:val="7FDC5E60"/>
    <w:rsid w:val="7FDC6C01"/>
    <w:rsid w:val="7FDCB203"/>
    <w:rsid w:val="7FDCC494"/>
    <w:rsid w:val="7FDD3D91"/>
    <w:rsid w:val="7FDD5F3C"/>
    <w:rsid w:val="7FDD94A7"/>
    <w:rsid w:val="7FDDB22E"/>
    <w:rsid w:val="7FDDFF98"/>
    <w:rsid w:val="7FDE484B"/>
    <w:rsid w:val="7FDE4B89"/>
    <w:rsid w:val="7FDE6891"/>
    <w:rsid w:val="7FDE8BE3"/>
    <w:rsid w:val="7FDEBBE2"/>
    <w:rsid w:val="7FDF1A30"/>
    <w:rsid w:val="7FDF23DC"/>
    <w:rsid w:val="7FDF289D"/>
    <w:rsid w:val="7FDF2B30"/>
    <w:rsid w:val="7FDF317D"/>
    <w:rsid w:val="7FDF3666"/>
    <w:rsid w:val="7FDF5192"/>
    <w:rsid w:val="7FDF52F0"/>
    <w:rsid w:val="7FDF7444"/>
    <w:rsid w:val="7FDF800B"/>
    <w:rsid w:val="7FDF8B0A"/>
    <w:rsid w:val="7FDF9DA3"/>
    <w:rsid w:val="7FDFA2A6"/>
    <w:rsid w:val="7FDFA529"/>
    <w:rsid w:val="7FDFB247"/>
    <w:rsid w:val="7FDFC83C"/>
    <w:rsid w:val="7FDFCD60"/>
    <w:rsid w:val="7FDFD5EB"/>
    <w:rsid w:val="7FDFE0D7"/>
    <w:rsid w:val="7FE109BD"/>
    <w:rsid w:val="7FE125DA"/>
    <w:rsid w:val="7FE2DCA6"/>
    <w:rsid w:val="7FE320DA"/>
    <w:rsid w:val="7FE323EC"/>
    <w:rsid w:val="7FE34939"/>
    <w:rsid w:val="7FE3546E"/>
    <w:rsid w:val="7FE494B2"/>
    <w:rsid w:val="7FE59DF9"/>
    <w:rsid w:val="7FE647E6"/>
    <w:rsid w:val="7FE68172"/>
    <w:rsid w:val="7FE69BDF"/>
    <w:rsid w:val="7FE703D7"/>
    <w:rsid w:val="7FE74BC4"/>
    <w:rsid w:val="7FE76384"/>
    <w:rsid w:val="7FE772FD"/>
    <w:rsid w:val="7FE7A81A"/>
    <w:rsid w:val="7FE8A4CF"/>
    <w:rsid w:val="7FE9102E"/>
    <w:rsid w:val="7FE9ECF3"/>
    <w:rsid w:val="7FE9FBB2"/>
    <w:rsid w:val="7FEA6C2D"/>
    <w:rsid w:val="7FEB6F69"/>
    <w:rsid w:val="7FEB6FBB"/>
    <w:rsid w:val="7FEB744C"/>
    <w:rsid w:val="7FEB892E"/>
    <w:rsid w:val="7FEBC34D"/>
    <w:rsid w:val="7FEC1DF3"/>
    <w:rsid w:val="7FEC3B50"/>
    <w:rsid w:val="7FEC4924"/>
    <w:rsid w:val="7FED16C7"/>
    <w:rsid w:val="7FED1C65"/>
    <w:rsid w:val="7FED93EC"/>
    <w:rsid w:val="7FEDADA5"/>
    <w:rsid w:val="7FEDBA71"/>
    <w:rsid w:val="7FEDD354"/>
    <w:rsid w:val="7FEDED6F"/>
    <w:rsid w:val="7FEE2AFD"/>
    <w:rsid w:val="7FEE3DC0"/>
    <w:rsid w:val="7FEE4C2E"/>
    <w:rsid w:val="7FEE4E19"/>
    <w:rsid w:val="7FEEBA31"/>
    <w:rsid w:val="7FEEBC05"/>
    <w:rsid w:val="7FEF0CF4"/>
    <w:rsid w:val="7FEF1554"/>
    <w:rsid w:val="7FEF30B7"/>
    <w:rsid w:val="7FEF5666"/>
    <w:rsid w:val="7FEF673A"/>
    <w:rsid w:val="7FEF716F"/>
    <w:rsid w:val="7FEF8231"/>
    <w:rsid w:val="7FEF8A67"/>
    <w:rsid w:val="7FEFA81E"/>
    <w:rsid w:val="7FEFD7B0"/>
    <w:rsid w:val="7FEFDB89"/>
    <w:rsid w:val="7FEFF806"/>
    <w:rsid w:val="7FEFF940"/>
    <w:rsid w:val="7FEFFF12"/>
    <w:rsid w:val="7FF01447"/>
    <w:rsid w:val="7FF1E963"/>
    <w:rsid w:val="7FF231D2"/>
    <w:rsid w:val="7FF2E8A8"/>
    <w:rsid w:val="7FF32EE3"/>
    <w:rsid w:val="7FF38224"/>
    <w:rsid w:val="7FF3847E"/>
    <w:rsid w:val="7FF4AB9A"/>
    <w:rsid w:val="7FF516DE"/>
    <w:rsid w:val="7FF51D54"/>
    <w:rsid w:val="7FF56D43"/>
    <w:rsid w:val="7FF628F1"/>
    <w:rsid w:val="7FF63C1F"/>
    <w:rsid w:val="7FF6AAE8"/>
    <w:rsid w:val="7FF70FC7"/>
    <w:rsid w:val="7FF73452"/>
    <w:rsid w:val="7FF7581A"/>
    <w:rsid w:val="7FF77EC7"/>
    <w:rsid w:val="7FF78272"/>
    <w:rsid w:val="7FF792C6"/>
    <w:rsid w:val="7FF7C448"/>
    <w:rsid w:val="7FF7E14B"/>
    <w:rsid w:val="7FF8B9CD"/>
    <w:rsid w:val="7FF9620C"/>
    <w:rsid w:val="7FF9D1B7"/>
    <w:rsid w:val="7FFA7541"/>
    <w:rsid w:val="7FFA845D"/>
    <w:rsid w:val="7FFA875D"/>
    <w:rsid w:val="7FFAD700"/>
    <w:rsid w:val="7FFAE7CD"/>
    <w:rsid w:val="7FFB0AED"/>
    <w:rsid w:val="7FFB3125"/>
    <w:rsid w:val="7FFB4727"/>
    <w:rsid w:val="7FFB522D"/>
    <w:rsid w:val="7FFB5511"/>
    <w:rsid w:val="7FFB6F98"/>
    <w:rsid w:val="7FFB7BE9"/>
    <w:rsid w:val="7FFB94E1"/>
    <w:rsid w:val="7FFB9AF4"/>
    <w:rsid w:val="7FFBC04A"/>
    <w:rsid w:val="7FFBDD2B"/>
    <w:rsid w:val="7FFBE3B7"/>
    <w:rsid w:val="7FFBE575"/>
    <w:rsid w:val="7FFBEB4D"/>
    <w:rsid w:val="7FFBF404"/>
    <w:rsid w:val="7FFBF759"/>
    <w:rsid w:val="7FFC09B4"/>
    <w:rsid w:val="7FFC0B72"/>
    <w:rsid w:val="7FFC2385"/>
    <w:rsid w:val="7FFCDA0A"/>
    <w:rsid w:val="7FFD2343"/>
    <w:rsid w:val="7FFD27A3"/>
    <w:rsid w:val="7FFD4427"/>
    <w:rsid w:val="7FFD4D65"/>
    <w:rsid w:val="7FFD51CD"/>
    <w:rsid w:val="7FFD6CFC"/>
    <w:rsid w:val="7FFD7BD6"/>
    <w:rsid w:val="7FFD7E55"/>
    <w:rsid w:val="7FFD9DB1"/>
    <w:rsid w:val="7FFDA074"/>
    <w:rsid w:val="7FFDBB28"/>
    <w:rsid w:val="7FFDC4EB"/>
    <w:rsid w:val="7FFDE460"/>
    <w:rsid w:val="7FFE1BBA"/>
    <w:rsid w:val="7FFE2928"/>
    <w:rsid w:val="7FFE2B07"/>
    <w:rsid w:val="7FFE32AE"/>
    <w:rsid w:val="7FFE367C"/>
    <w:rsid w:val="7FFE9A26"/>
    <w:rsid w:val="7FFEC123"/>
    <w:rsid w:val="7FFECDF0"/>
    <w:rsid w:val="7FFEDCEF"/>
    <w:rsid w:val="7FFEE93A"/>
    <w:rsid w:val="7FFEF2C0"/>
    <w:rsid w:val="7FFEF6FF"/>
    <w:rsid w:val="7FFF0AF9"/>
    <w:rsid w:val="7FFF1623"/>
    <w:rsid w:val="7FFF1703"/>
    <w:rsid w:val="7FFF1CA8"/>
    <w:rsid w:val="7FFF1DC4"/>
    <w:rsid w:val="7FFF2213"/>
    <w:rsid w:val="7FFF2639"/>
    <w:rsid w:val="7FFF2A46"/>
    <w:rsid w:val="7FFF2D04"/>
    <w:rsid w:val="7FFF31EE"/>
    <w:rsid w:val="7FFF3EB3"/>
    <w:rsid w:val="7FFF433C"/>
    <w:rsid w:val="7FFF601E"/>
    <w:rsid w:val="7FFF64CE"/>
    <w:rsid w:val="7FFF6821"/>
    <w:rsid w:val="7FFF6D19"/>
    <w:rsid w:val="7FFF83CD"/>
    <w:rsid w:val="7FFF8543"/>
    <w:rsid w:val="7FFF8993"/>
    <w:rsid w:val="7FFF8B38"/>
    <w:rsid w:val="7FFF8BE0"/>
    <w:rsid w:val="7FFF8F17"/>
    <w:rsid w:val="7FFF8F5A"/>
    <w:rsid w:val="7FFF9431"/>
    <w:rsid w:val="7FFF965E"/>
    <w:rsid w:val="7FFF97A5"/>
    <w:rsid w:val="7FFF9952"/>
    <w:rsid w:val="7FFFB24D"/>
    <w:rsid w:val="7FFFB6E4"/>
    <w:rsid w:val="7FFFBE44"/>
    <w:rsid w:val="7FFFBE46"/>
    <w:rsid w:val="7FFFC5D8"/>
    <w:rsid w:val="7FFFDBE2"/>
    <w:rsid w:val="7FFFE35A"/>
    <w:rsid w:val="7FFFE565"/>
    <w:rsid w:val="7FFFEF0D"/>
    <w:rsid w:val="7FFFEF1B"/>
    <w:rsid w:val="836F2AAC"/>
    <w:rsid w:val="83BDD8D1"/>
    <w:rsid w:val="83DF1F53"/>
    <w:rsid w:val="84E7D118"/>
    <w:rsid w:val="85B743CA"/>
    <w:rsid w:val="867F493A"/>
    <w:rsid w:val="86FE2978"/>
    <w:rsid w:val="876797EA"/>
    <w:rsid w:val="878E8440"/>
    <w:rsid w:val="87B9AF86"/>
    <w:rsid w:val="87BD6698"/>
    <w:rsid w:val="87EB9C74"/>
    <w:rsid w:val="87F4A3DB"/>
    <w:rsid w:val="87FDDEDD"/>
    <w:rsid w:val="89E6A0DB"/>
    <w:rsid w:val="8A6EC770"/>
    <w:rsid w:val="8BDF4AC4"/>
    <w:rsid w:val="8BFAB90F"/>
    <w:rsid w:val="8BFAFC62"/>
    <w:rsid w:val="8C42FD48"/>
    <w:rsid w:val="8CFE670D"/>
    <w:rsid w:val="8D5FCCE4"/>
    <w:rsid w:val="8D6FEAD6"/>
    <w:rsid w:val="8DB9D5D1"/>
    <w:rsid w:val="8DBF39CC"/>
    <w:rsid w:val="8DE513FA"/>
    <w:rsid w:val="8EE7852A"/>
    <w:rsid w:val="8EFF4F4E"/>
    <w:rsid w:val="8F1B52CB"/>
    <w:rsid w:val="8F6E859F"/>
    <w:rsid w:val="8F7FB567"/>
    <w:rsid w:val="8FB95BAC"/>
    <w:rsid w:val="8FD77E57"/>
    <w:rsid w:val="8FE6ACC4"/>
    <w:rsid w:val="8FF57D98"/>
    <w:rsid w:val="8FFDA4C5"/>
    <w:rsid w:val="8FFFA67E"/>
    <w:rsid w:val="9167149E"/>
    <w:rsid w:val="91EE7E82"/>
    <w:rsid w:val="92EF08A9"/>
    <w:rsid w:val="92F5E51C"/>
    <w:rsid w:val="936B0DA4"/>
    <w:rsid w:val="93BED44B"/>
    <w:rsid w:val="93ECE01D"/>
    <w:rsid w:val="93F247B4"/>
    <w:rsid w:val="9437AE23"/>
    <w:rsid w:val="94FF8C3F"/>
    <w:rsid w:val="957700F0"/>
    <w:rsid w:val="95772A14"/>
    <w:rsid w:val="9577FAB1"/>
    <w:rsid w:val="95BBA8FD"/>
    <w:rsid w:val="95E73B2F"/>
    <w:rsid w:val="96B91880"/>
    <w:rsid w:val="96FB4B0A"/>
    <w:rsid w:val="96FBD9B7"/>
    <w:rsid w:val="96FD7AD6"/>
    <w:rsid w:val="973FCEDB"/>
    <w:rsid w:val="9773508A"/>
    <w:rsid w:val="977BB410"/>
    <w:rsid w:val="97B7B296"/>
    <w:rsid w:val="97EE2FCA"/>
    <w:rsid w:val="97F2A7AE"/>
    <w:rsid w:val="97F63DC2"/>
    <w:rsid w:val="97F9AA31"/>
    <w:rsid w:val="97FB54C6"/>
    <w:rsid w:val="97FDE4D2"/>
    <w:rsid w:val="97FF1389"/>
    <w:rsid w:val="98564E12"/>
    <w:rsid w:val="98D7C363"/>
    <w:rsid w:val="98E8D50A"/>
    <w:rsid w:val="98FB4221"/>
    <w:rsid w:val="99BE9F80"/>
    <w:rsid w:val="99FD7D6D"/>
    <w:rsid w:val="99FEA7CD"/>
    <w:rsid w:val="9ABB08A1"/>
    <w:rsid w:val="9B2D98B1"/>
    <w:rsid w:val="9B6366DA"/>
    <w:rsid w:val="9B7EF792"/>
    <w:rsid w:val="9B7F9926"/>
    <w:rsid w:val="9B935A0F"/>
    <w:rsid w:val="9BEF8A0A"/>
    <w:rsid w:val="9BF7E22B"/>
    <w:rsid w:val="9BFF1D83"/>
    <w:rsid w:val="9CEDA9A9"/>
    <w:rsid w:val="9CF7B781"/>
    <w:rsid w:val="9CFD03F4"/>
    <w:rsid w:val="9CFF53FF"/>
    <w:rsid w:val="9CFFE45D"/>
    <w:rsid w:val="9DAC8D35"/>
    <w:rsid w:val="9DB6000E"/>
    <w:rsid w:val="9DDFD81A"/>
    <w:rsid w:val="9DDFF5AE"/>
    <w:rsid w:val="9DF78E90"/>
    <w:rsid w:val="9DF91943"/>
    <w:rsid w:val="9DFF2087"/>
    <w:rsid w:val="9E3F0B1D"/>
    <w:rsid w:val="9E6FF93F"/>
    <w:rsid w:val="9E7229ED"/>
    <w:rsid w:val="9E7C413F"/>
    <w:rsid w:val="9E7E7EA5"/>
    <w:rsid w:val="9E7FA71A"/>
    <w:rsid w:val="9E9FA33F"/>
    <w:rsid w:val="9EAC494A"/>
    <w:rsid w:val="9EB241D3"/>
    <w:rsid w:val="9EBF3A97"/>
    <w:rsid w:val="9EBF5E99"/>
    <w:rsid w:val="9EBFD1E7"/>
    <w:rsid w:val="9EC3427B"/>
    <w:rsid w:val="9EED861C"/>
    <w:rsid w:val="9EEFE6C5"/>
    <w:rsid w:val="9EEFFF3F"/>
    <w:rsid w:val="9EFB87BD"/>
    <w:rsid w:val="9EFBA1E8"/>
    <w:rsid w:val="9F297606"/>
    <w:rsid w:val="9F386B8F"/>
    <w:rsid w:val="9F3B577C"/>
    <w:rsid w:val="9F3FC1D5"/>
    <w:rsid w:val="9F53EDB7"/>
    <w:rsid w:val="9F6A25B1"/>
    <w:rsid w:val="9F6F6EF1"/>
    <w:rsid w:val="9F7543B3"/>
    <w:rsid w:val="9F7B030A"/>
    <w:rsid w:val="9F7D0D23"/>
    <w:rsid w:val="9F7EC9B1"/>
    <w:rsid w:val="9F7F2EC9"/>
    <w:rsid w:val="9F8F0A7D"/>
    <w:rsid w:val="9F9D138D"/>
    <w:rsid w:val="9F9D4E12"/>
    <w:rsid w:val="9F9E26F1"/>
    <w:rsid w:val="9FAF02B4"/>
    <w:rsid w:val="9FBB3AE9"/>
    <w:rsid w:val="9FBE38BB"/>
    <w:rsid w:val="9FC57C6C"/>
    <w:rsid w:val="9FC7BE0E"/>
    <w:rsid w:val="9FCB0F9F"/>
    <w:rsid w:val="9FCF19D7"/>
    <w:rsid w:val="9FDB7C1A"/>
    <w:rsid w:val="9FDD8268"/>
    <w:rsid w:val="9FDD8444"/>
    <w:rsid w:val="9FDE9100"/>
    <w:rsid w:val="9FDF5A7C"/>
    <w:rsid w:val="9FDFEDBB"/>
    <w:rsid w:val="9FE7E906"/>
    <w:rsid w:val="9FEB3E04"/>
    <w:rsid w:val="9FEE5A3A"/>
    <w:rsid w:val="9FEF1C05"/>
    <w:rsid w:val="9FEF3187"/>
    <w:rsid w:val="9FEFB56F"/>
    <w:rsid w:val="9FEFC770"/>
    <w:rsid w:val="9FF52AFE"/>
    <w:rsid w:val="9FF6B9D6"/>
    <w:rsid w:val="9FF777AF"/>
    <w:rsid w:val="9FF7CFBD"/>
    <w:rsid w:val="9FFA1E9C"/>
    <w:rsid w:val="9FFB6DAD"/>
    <w:rsid w:val="9FFEA04B"/>
    <w:rsid w:val="9FFEAA45"/>
    <w:rsid w:val="9FFEC55A"/>
    <w:rsid w:val="9FFEFE65"/>
    <w:rsid w:val="9FFF103F"/>
    <w:rsid w:val="9FFF1706"/>
    <w:rsid w:val="9FFF79AA"/>
    <w:rsid w:val="9FFFD472"/>
    <w:rsid w:val="A0AD32EA"/>
    <w:rsid w:val="A17D6166"/>
    <w:rsid w:val="A1F7AD2A"/>
    <w:rsid w:val="A272A6F7"/>
    <w:rsid w:val="A2DD6D6F"/>
    <w:rsid w:val="A35E83AC"/>
    <w:rsid w:val="A3BB65DD"/>
    <w:rsid w:val="A3FBC3E7"/>
    <w:rsid w:val="A3FDF124"/>
    <w:rsid w:val="A3FF8870"/>
    <w:rsid w:val="A4FE6679"/>
    <w:rsid w:val="A5631731"/>
    <w:rsid w:val="A56F7742"/>
    <w:rsid w:val="A5BBA59C"/>
    <w:rsid w:val="A5CBFEC2"/>
    <w:rsid w:val="A6B5D28B"/>
    <w:rsid w:val="A6FB12F5"/>
    <w:rsid w:val="A6FD1CEF"/>
    <w:rsid w:val="A73FFB59"/>
    <w:rsid w:val="A7612051"/>
    <w:rsid w:val="A77D0F8F"/>
    <w:rsid w:val="A77D332C"/>
    <w:rsid w:val="A7AD0606"/>
    <w:rsid w:val="A7B36849"/>
    <w:rsid w:val="A7B71186"/>
    <w:rsid w:val="A7BDA6A9"/>
    <w:rsid w:val="A7DCD841"/>
    <w:rsid w:val="A7ED1372"/>
    <w:rsid w:val="A7F50993"/>
    <w:rsid w:val="A7F93885"/>
    <w:rsid w:val="A7FD4558"/>
    <w:rsid w:val="A7FE7C1E"/>
    <w:rsid w:val="A7FED248"/>
    <w:rsid w:val="A7FF2E44"/>
    <w:rsid w:val="A7FF7E92"/>
    <w:rsid w:val="A8B7601F"/>
    <w:rsid w:val="A8FDC063"/>
    <w:rsid w:val="A8FF46FD"/>
    <w:rsid w:val="A93D2267"/>
    <w:rsid w:val="A9777B30"/>
    <w:rsid w:val="A97F623E"/>
    <w:rsid w:val="A99F6551"/>
    <w:rsid w:val="A9B57AA4"/>
    <w:rsid w:val="A9B592FB"/>
    <w:rsid w:val="A9BF639C"/>
    <w:rsid w:val="A9DC4EE5"/>
    <w:rsid w:val="AA9B48FC"/>
    <w:rsid w:val="AAE732B7"/>
    <w:rsid w:val="AAFC020D"/>
    <w:rsid w:val="AB3FF3BB"/>
    <w:rsid w:val="AB8FF16E"/>
    <w:rsid w:val="AB96700E"/>
    <w:rsid w:val="ABA29397"/>
    <w:rsid w:val="ABB4512E"/>
    <w:rsid w:val="ABBFC009"/>
    <w:rsid w:val="ABC7D069"/>
    <w:rsid w:val="ABD923D1"/>
    <w:rsid w:val="ABED993D"/>
    <w:rsid w:val="ABEDFFCC"/>
    <w:rsid w:val="ABEF5086"/>
    <w:rsid w:val="ABFD1614"/>
    <w:rsid w:val="AC775755"/>
    <w:rsid w:val="AC7F0B99"/>
    <w:rsid w:val="ACBD229A"/>
    <w:rsid w:val="ACEFF82A"/>
    <w:rsid w:val="ACFB724B"/>
    <w:rsid w:val="AD1FC200"/>
    <w:rsid w:val="AD4B6A5B"/>
    <w:rsid w:val="AD5C1985"/>
    <w:rsid w:val="AD5F85B2"/>
    <w:rsid w:val="AD94514D"/>
    <w:rsid w:val="ADA97113"/>
    <w:rsid w:val="ADAF175C"/>
    <w:rsid w:val="ADDE096C"/>
    <w:rsid w:val="ADDEA001"/>
    <w:rsid w:val="ADF73905"/>
    <w:rsid w:val="ADFA199D"/>
    <w:rsid w:val="ADFBEE63"/>
    <w:rsid w:val="ADFFE687"/>
    <w:rsid w:val="ADFFE9A6"/>
    <w:rsid w:val="AE3F2DBC"/>
    <w:rsid w:val="AE6F5468"/>
    <w:rsid w:val="AE9C21EE"/>
    <w:rsid w:val="AE9F0F45"/>
    <w:rsid w:val="AE9F9903"/>
    <w:rsid w:val="AEAB79B2"/>
    <w:rsid w:val="AEB75A46"/>
    <w:rsid w:val="AEBCB33E"/>
    <w:rsid w:val="AEBE6DC1"/>
    <w:rsid w:val="AEBF0CED"/>
    <w:rsid w:val="AEBFD51A"/>
    <w:rsid w:val="AEED3C34"/>
    <w:rsid w:val="AEFE42AE"/>
    <w:rsid w:val="AF2F644B"/>
    <w:rsid w:val="AF363338"/>
    <w:rsid w:val="AF3F36B5"/>
    <w:rsid w:val="AF3FB93A"/>
    <w:rsid w:val="AF7648EC"/>
    <w:rsid w:val="AF7E912F"/>
    <w:rsid w:val="AF7EBAEB"/>
    <w:rsid w:val="AF8F3FA9"/>
    <w:rsid w:val="AFB1E54B"/>
    <w:rsid w:val="AFB53DF1"/>
    <w:rsid w:val="AFB70C7C"/>
    <w:rsid w:val="AFBD6DC1"/>
    <w:rsid w:val="AFBD8AE0"/>
    <w:rsid w:val="AFBE1D58"/>
    <w:rsid w:val="AFBF2D2C"/>
    <w:rsid w:val="AFBF8780"/>
    <w:rsid w:val="AFCF0DD7"/>
    <w:rsid w:val="AFDFCB24"/>
    <w:rsid w:val="AFEBE72E"/>
    <w:rsid w:val="AFEC595C"/>
    <w:rsid w:val="AFEDD0DE"/>
    <w:rsid w:val="AFEE4FFA"/>
    <w:rsid w:val="AFF3DDFF"/>
    <w:rsid w:val="AFF74C5D"/>
    <w:rsid w:val="AFF750E0"/>
    <w:rsid w:val="AFF7C5B4"/>
    <w:rsid w:val="AFFAC99A"/>
    <w:rsid w:val="AFFB0B6B"/>
    <w:rsid w:val="AFFBB44F"/>
    <w:rsid w:val="AFFD3AED"/>
    <w:rsid w:val="AFFD9829"/>
    <w:rsid w:val="AFFDC49B"/>
    <w:rsid w:val="AFFF0FE9"/>
    <w:rsid w:val="AFFF1B84"/>
    <w:rsid w:val="AFFF6BA3"/>
    <w:rsid w:val="B04E7970"/>
    <w:rsid w:val="B0BC3B37"/>
    <w:rsid w:val="B0CF3D7C"/>
    <w:rsid w:val="B0FD2E9E"/>
    <w:rsid w:val="B1B97F74"/>
    <w:rsid w:val="B1C7584E"/>
    <w:rsid w:val="B2AB1E04"/>
    <w:rsid w:val="B2AF597B"/>
    <w:rsid w:val="B2FB7044"/>
    <w:rsid w:val="B2FEEE82"/>
    <w:rsid w:val="B2FF7F0F"/>
    <w:rsid w:val="B2FF97B4"/>
    <w:rsid w:val="B32FA64B"/>
    <w:rsid w:val="B339F98D"/>
    <w:rsid w:val="B33D2D72"/>
    <w:rsid w:val="B361A51F"/>
    <w:rsid w:val="B37A1739"/>
    <w:rsid w:val="B37B389C"/>
    <w:rsid w:val="B39A706F"/>
    <w:rsid w:val="B3DEF5C6"/>
    <w:rsid w:val="B3EB344C"/>
    <w:rsid w:val="B3FAABEE"/>
    <w:rsid w:val="B3FDBE5C"/>
    <w:rsid w:val="B3FF6CBC"/>
    <w:rsid w:val="B4DDE8DB"/>
    <w:rsid w:val="B4E9D1A9"/>
    <w:rsid w:val="B4EFDA73"/>
    <w:rsid w:val="B55FC9C5"/>
    <w:rsid w:val="B5795EA5"/>
    <w:rsid w:val="B5B33A36"/>
    <w:rsid w:val="B5BE65F8"/>
    <w:rsid w:val="B5C533A9"/>
    <w:rsid w:val="B5CE9064"/>
    <w:rsid w:val="B5D941CB"/>
    <w:rsid w:val="B5F3A27C"/>
    <w:rsid w:val="B5F71699"/>
    <w:rsid w:val="B5F96610"/>
    <w:rsid w:val="B5FA88AF"/>
    <w:rsid w:val="B5FE2B1D"/>
    <w:rsid w:val="B5FF32C6"/>
    <w:rsid w:val="B5FF8E8C"/>
    <w:rsid w:val="B666947D"/>
    <w:rsid w:val="B66B3B7D"/>
    <w:rsid w:val="B67B99E1"/>
    <w:rsid w:val="B67F2059"/>
    <w:rsid w:val="B685BCFD"/>
    <w:rsid w:val="B6893A61"/>
    <w:rsid w:val="B693E925"/>
    <w:rsid w:val="B6AF5ABB"/>
    <w:rsid w:val="B6BB553B"/>
    <w:rsid w:val="B6DE85C2"/>
    <w:rsid w:val="B6DF01A4"/>
    <w:rsid w:val="B6E57E6E"/>
    <w:rsid w:val="B6F267EF"/>
    <w:rsid w:val="B6FDB58A"/>
    <w:rsid w:val="B6FE1852"/>
    <w:rsid w:val="B6FF21BB"/>
    <w:rsid w:val="B73574D2"/>
    <w:rsid w:val="B73B9CB7"/>
    <w:rsid w:val="B73F9006"/>
    <w:rsid w:val="B75E33FF"/>
    <w:rsid w:val="B7770A0C"/>
    <w:rsid w:val="B77DBC75"/>
    <w:rsid w:val="B77ED8D5"/>
    <w:rsid w:val="B77F18FD"/>
    <w:rsid w:val="B77F5891"/>
    <w:rsid w:val="B79F0DA0"/>
    <w:rsid w:val="B7A516F3"/>
    <w:rsid w:val="B7AFA343"/>
    <w:rsid w:val="B7AFC0B4"/>
    <w:rsid w:val="B7B77AB7"/>
    <w:rsid w:val="B7BC74C7"/>
    <w:rsid w:val="B7BEB655"/>
    <w:rsid w:val="B7BF18BB"/>
    <w:rsid w:val="B7C7A089"/>
    <w:rsid w:val="B7CBE7CA"/>
    <w:rsid w:val="B7CF9983"/>
    <w:rsid w:val="B7D77D1F"/>
    <w:rsid w:val="B7D7953C"/>
    <w:rsid w:val="B7D94C37"/>
    <w:rsid w:val="B7DB1817"/>
    <w:rsid w:val="B7DE8C9D"/>
    <w:rsid w:val="B7E5FFD7"/>
    <w:rsid w:val="B7ECE319"/>
    <w:rsid w:val="B7EFA8CE"/>
    <w:rsid w:val="B7F732BF"/>
    <w:rsid w:val="B7F7E921"/>
    <w:rsid w:val="B7FF041B"/>
    <w:rsid w:val="B8DFA938"/>
    <w:rsid w:val="B92FE8EF"/>
    <w:rsid w:val="B93C9EE0"/>
    <w:rsid w:val="B95E771F"/>
    <w:rsid w:val="B966B907"/>
    <w:rsid w:val="B99B6D77"/>
    <w:rsid w:val="B9AF1033"/>
    <w:rsid w:val="B9BA3139"/>
    <w:rsid w:val="B9CEFE32"/>
    <w:rsid w:val="B9DB3210"/>
    <w:rsid w:val="B9E33474"/>
    <w:rsid w:val="B9ED80B8"/>
    <w:rsid w:val="B9FDC09D"/>
    <w:rsid w:val="B9FF276A"/>
    <w:rsid w:val="B9FF5F21"/>
    <w:rsid w:val="B9FFBBCD"/>
    <w:rsid w:val="B9FFCDC2"/>
    <w:rsid w:val="BA47073F"/>
    <w:rsid w:val="BA4DF6A0"/>
    <w:rsid w:val="BA5DA21B"/>
    <w:rsid w:val="BA937C70"/>
    <w:rsid w:val="BAAF4FB3"/>
    <w:rsid w:val="BAB6CF38"/>
    <w:rsid w:val="BAB6EEFE"/>
    <w:rsid w:val="BAC74AD3"/>
    <w:rsid w:val="BACF1A60"/>
    <w:rsid w:val="BADD9F07"/>
    <w:rsid w:val="BAEB9C55"/>
    <w:rsid w:val="BAFF0C32"/>
    <w:rsid w:val="BAFF33B8"/>
    <w:rsid w:val="BAFF85AE"/>
    <w:rsid w:val="BAFFA27C"/>
    <w:rsid w:val="BB0E1691"/>
    <w:rsid w:val="BB3F01CB"/>
    <w:rsid w:val="BB55B191"/>
    <w:rsid w:val="BB6BA10E"/>
    <w:rsid w:val="BB75F507"/>
    <w:rsid w:val="BB7B9775"/>
    <w:rsid w:val="BB7EABFA"/>
    <w:rsid w:val="BB7F0670"/>
    <w:rsid w:val="BB7FA1CD"/>
    <w:rsid w:val="BB7FF18E"/>
    <w:rsid w:val="BB8E2A24"/>
    <w:rsid w:val="BB9769D7"/>
    <w:rsid w:val="BBAB62BA"/>
    <w:rsid w:val="BBB51967"/>
    <w:rsid w:val="BBB7BB35"/>
    <w:rsid w:val="BBBBA725"/>
    <w:rsid w:val="BBBD5311"/>
    <w:rsid w:val="BBBEA1C5"/>
    <w:rsid w:val="BBBEB6D6"/>
    <w:rsid w:val="BBBF2CAF"/>
    <w:rsid w:val="BBC375FF"/>
    <w:rsid w:val="BBCF1F92"/>
    <w:rsid w:val="BBD53493"/>
    <w:rsid w:val="BBD5523F"/>
    <w:rsid w:val="BBD819B5"/>
    <w:rsid w:val="BBDBD1AC"/>
    <w:rsid w:val="BBDF61A9"/>
    <w:rsid w:val="BBE57446"/>
    <w:rsid w:val="BBED8620"/>
    <w:rsid w:val="BBEF1A2D"/>
    <w:rsid w:val="BBF5FBBB"/>
    <w:rsid w:val="BBF99A1C"/>
    <w:rsid w:val="BBFA831C"/>
    <w:rsid w:val="BBFAA6A9"/>
    <w:rsid w:val="BBFB78EB"/>
    <w:rsid w:val="BBFBE1DA"/>
    <w:rsid w:val="BBFE4F4A"/>
    <w:rsid w:val="BBFF2850"/>
    <w:rsid w:val="BBFFA269"/>
    <w:rsid w:val="BBFFAFEB"/>
    <w:rsid w:val="BC6F04B3"/>
    <w:rsid w:val="BC6FBC6D"/>
    <w:rsid w:val="BC7F97A0"/>
    <w:rsid w:val="BC97FBDA"/>
    <w:rsid w:val="BC9F72C4"/>
    <w:rsid w:val="BCADBF42"/>
    <w:rsid w:val="BCBC5AE6"/>
    <w:rsid w:val="BCBFFCE7"/>
    <w:rsid w:val="BCC326CA"/>
    <w:rsid w:val="BCD2ED6D"/>
    <w:rsid w:val="BCD6C6F7"/>
    <w:rsid w:val="BCDBCC73"/>
    <w:rsid w:val="BCEF453D"/>
    <w:rsid w:val="BCF70155"/>
    <w:rsid w:val="BCFD51C6"/>
    <w:rsid w:val="BCFF1E3B"/>
    <w:rsid w:val="BD4F9DA8"/>
    <w:rsid w:val="BD560834"/>
    <w:rsid w:val="BD5FBD01"/>
    <w:rsid w:val="BD6B379B"/>
    <w:rsid w:val="BD7338AC"/>
    <w:rsid w:val="BD734ED9"/>
    <w:rsid w:val="BD754512"/>
    <w:rsid w:val="BD7F107D"/>
    <w:rsid w:val="BD953338"/>
    <w:rsid w:val="BD973D3E"/>
    <w:rsid w:val="BD9921CF"/>
    <w:rsid w:val="BDB81EB0"/>
    <w:rsid w:val="BDBFCF60"/>
    <w:rsid w:val="BDBFEA75"/>
    <w:rsid w:val="BDC7C837"/>
    <w:rsid w:val="BDD3412C"/>
    <w:rsid w:val="BDDAE9A2"/>
    <w:rsid w:val="BDDD062E"/>
    <w:rsid w:val="BDDEADE5"/>
    <w:rsid w:val="BDDF98EC"/>
    <w:rsid w:val="BDE8F6CF"/>
    <w:rsid w:val="BDED855D"/>
    <w:rsid w:val="BDEE0805"/>
    <w:rsid w:val="BDEF026A"/>
    <w:rsid w:val="BDEF94B7"/>
    <w:rsid w:val="BDF72CA3"/>
    <w:rsid w:val="BDF7BDB9"/>
    <w:rsid w:val="BDF99E6F"/>
    <w:rsid w:val="BDFB547C"/>
    <w:rsid w:val="BDFC267C"/>
    <w:rsid w:val="BDFD199D"/>
    <w:rsid w:val="BDFDF65E"/>
    <w:rsid w:val="BDFF32E2"/>
    <w:rsid w:val="BDFFFB6D"/>
    <w:rsid w:val="BE1F07E2"/>
    <w:rsid w:val="BE3651D1"/>
    <w:rsid w:val="BE398AFF"/>
    <w:rsid w:val="BE3AF45B"/>
    <w:rsid w:val="BE3BE83C"/>
    <w:rsid w:val="BE66605D"/>
    <w:rsid w:val="BE6F325A"/>
    <w:rsid w:val="BE6FCE20"/>
    <w:rsid w:val="BE760DAC"/>
    <w:rsid w:val="BE761477"/>
    <w:rsid w:val="BE7E7299"/>
    <w:rsid w:val="BE8A26BE"/>
    <w:rsid w:val="BE9692FF"/>
    <w:rsid w:val="BEAB908B"/>
    <w:rsid w:val="BEAB9E39"/>
    <w:rsid w:val="BEB75D23"/>
    <w:rsid w:val="BEB790E1"/>
    <w:rsid w:val="BEB7A005"/>
    <w:rsid w:val="BEB7A745"/>
    <w:rsid w:val="BEBD33B1"/>
    <w:rsid w:val="BEBF6748"/>
    <w:rsid w:val="BEBFA508"/>
    <w:rsid w:val="BEBFECA6"/>
    <w:rsid w:val="BECB8536"/>
    <w:rsid w:val="BECB87AA"/>
    <w:rsid w:val="BECDA85D"/>
    <w:rsid w:val="BECFB743"/>
    <w:rsid w:val="BED63A03"/>
    <w:rsid w:val="BED78E32"/>
    <w:rsid w:val="BEDB9C26"/>
    <w:rsid w:val="BEDC58AC"/>
    <w:rsid w:val="BEDFD690"/>
    <w:rsid w:val="BEE78928"/>
    <w:rsid w:val="BEEB52B7"/>
    <w:rsid w:val="BEED1890"/>
    <w:rsid w:val="BEEFCB4B"/>
    <w:rsid w:val="BEEFDA6F"/>
    <w:rsid w:val="BEEFE7ED"/>
    <w:rsid w:val="BEF34762"/>
    <w:rsid w:val="BEF69ED8"/>
    <w:rsid w:val="BEF7B80E"/>
    <w:rsid w:val="BEF7D608"/>
    <w:rsid w:val="BEF7E3C5"/>
    <w:rsid w:val="BEFD0BA9"/>
    <w:rsid w:val="BEFD86A5"/>
    <w:rsid w:val="BEFDCAE5"/>
    <w:rsid w:val="BEFDEAD2"/>
    <w:rsid w:val="BEFE51AE"/>
    <w:rsid w:val="BEFE772E"/>
    <w:rsid w:val="BEFF0368"/>
    <w:rsid w:val="BEFF20E9"/>
    <w:rsid w:val="BEFF697D"/>
    <w:rsid w:val="BEFF7339"/>
    <w:rsid w:val="BEFFE57E"/>
    <w:rsid w:val="BEFFFAD9"/>
    <w:rsid w:val="BF258089"/>
    <w:rsid w:val="BF3DA9FB"/>
    <w:rsid w:val="BF3DB022"/>
    <w:rsid w:val="BF3F1662"/>
    <w:rsid w:val="BF3F8B79"/>
    <w:rsid w:val="BF471111"/>
    <w:rsid w:val="BF57B59E"/>
    <w:rsid w:val="BF5E05C4"/>
    <w:rsid w:val="BF5FD4D3"/>
    <w:rsid w:val="BF65941F"/>
    <w:rsid w:val="BF6D553F"/>
    <w:rsid w:val="BF6F6B26"/>
    <w:rsid w:val="BF6FC9A6"/>
    <w:rsid w:val="BF6FCF31"/>
    <w:rsid w:val="BF6FD923"/>
    <w:rsid w:val="BF776CF2"/>
    <w:rsid w:val="BF77A0E7"/>
    <w:rsid w:val="BF77AF2C"/>
    <w:rsid w:val="BF77BF5D"/>
    <w:rsid w:val="BF789DC8"/>
    <w:rsid w:val="BF79AAC6"/>
    <w:rsid w:val="BF7A4B1E"/>
    <w:rsid w:val="BF7A9603"/>
    <w:rsid w:val="BF7B8B27"/>
    <w:rsid w:val="BF7BE9DC"/>
    <w:rsid w:val="BF7C5EBC"/>
    <w:rsid w:val="BF7D2253"/>
    <w:rsid w:val="BF7D4127"/>
    <w:rsid w:val="BF7D7312"/>
    <w:rsid w:val="BF7E6114"/>
    <w:rsid w:val="BF7EBA0D"/>
    <w:rsid w:val="BF7F21D6"/>
    <w:rsid w:val="BF7F4701"/>
    <w:rsid w:val="BF7FE5EB"/>
    <w:rsid w:val="BF86E99A"/>
    <w:rsid w:val="BF8E92E0"/>
    <w:rsid w:val="BF92214A"/>
    <w:rsid w:val="BF9D286B"/>
    <w:rsid w:val="BF9FC028"/>
    <w:rsid w:val="BF9FC973"/>
    <w:rsid w:val="BFA2D420"/>
    <w:rsid w:val="BFA76A5C"/>
    <w:rsid w:val="BFAE4E12"/>
    <w:rsid w:val="BFAE8832"/>
    <w:rsid w:val="BFAF75BC"/>
    <w:rsid w:val="BFAFB701"/>
    <w:rsid w:val="BFAFDC66"/>
    <w:rsid w:val="BFB19CF5"/>
    <w:rsid w:val="BFB254DE"/>
    <w:rsid w:val="BFB63BBF"/>
    <w:rsid w:val="BFB7486C"/>
    <w:rsid w:val="BFB7A366"/>
    <w:rsid w:val="BFB99374"/>
    <w:rsid w:val="BFBA97C3"/>
    <w:rsid w:val="BFBB04FD"/>
    <w:rsid w:val="BFBBC3EB"/>
    <w:rsid w:val="BFBBEE8E"/>
    <w:rsid w:val="BFBDEBE7"/>
    <w:rsid w:val="BFBDEC93"/>
    <w:rsid w:val="BFBE17C1"/>
    <w:rsid w:val="BFBF0710"/>
    <w:rsid w:val="BFBF6E42"/>
    <w:rsid w:val="BFBF8B5D"/>
    <w:rsid w:val="BFBFC096"/>
    <w:rsid w:val="BFBFC301"/>
    <w:rsid w:val="BFBFDAC1"/>
    <w:rsid w:val="BFBFDD21"/>
    <w:rsid w:val="BFBFF541"/>
    <w:rsid w:val="BFCA9FC2"/>
    <w:rsid w:val="BFCD5F4D"/>
    <w:rsid w:val="BFD56369"/>
    <w:rsid w:val="BFDEF51A"/>
    <w:rsid w:val="BFDF408C"/>
    <w:rsid w:val="BFDF7DD7"/>
    <w:rsid w:val="BFE538AC"/>
    <w:rsid w:val="BFE6CC7F"/>
    <w:rsid w:val="BFE6F841"/>
    <w:rsid w:val="BFE8165B"/>
    <w:rsid w:val="BFE9EF8F"/>
    <w:rsid w:val="BFEB4678"/>
    <w:rsid w:val="BFEBF1FF"/>
    <w:rsid w:val="BFEEF066"/>
    <w:rsid w:val="BFEF8A68"/>
    <w:rsid w:val="BFEFDD96"/>
    <w:rsid w:val="BFEFEC26"/>
    <w:rsid w:val="BFF344FE"/>
    <w:rsid w:val="BFF62EEC"/>
    <w:rsid w:val="BFF65A79"/>
    <w:rsid w:val="BFF6CDF9"/>
    <w:rsid w:val="BFF71439"/>
    <w:rsid w:val="BFF71BF2"/>
    <w:rsid w:val="BFF74864"/>
    <w:rsid w:val="BFF74AB4"/>
    <w:rsid w:val="BFFB61FB"/>
    <w:rsid w:val="BFFBA800"/>
    <w:rsid w:val="BFFBB1E7"/>
    <w:rsid w:val="BFFBB27F"/>
    <w:rsid w:val="BFFBBF17"/>
    <w:rsid w:val="BFFBC5CF"/>
    <w:rsid w:val="BFFD040C"/>
    <w:rsid w:val="BFFD294A"/>
    <w:rsid w:val="BFFDBD20"/>
    <w:rsid w:val="BFFDC820"/>
    <w:rsid w:val="BFFDD665"/>
    <w:rsid w:val="BFFDF0EE"/>
    <w:rsid w:val="BFFE74CE"/>
    <w:rsid w:val="BFFE8391"/>
    <w:rsid w:val="BFFEE828"/>
    <w:rsid w:val="BFFF011B"/>
    <w:rsid w:val="BFFF1B98"/>
    <w:rsid w:val="BFFF429E"/>
    <w:rsid w:val="BFFFB2D4"/>
    <w:rsid w:val="BFFFC5EA"/>
    <w:rsid w:val="BFFFDCFA"/>
    <w:rsid w:val="C0571992"/>
    <w:rsid w:val="C0D5B664"/>
    <w:rsid w:val="C0FF3DE2"/>
    <w:rsid w:val="C1BBCD16"/>
    <w:rsid w:val="C2DB9C12"/>
    <w:rsid w:val="C2FB8DD9"/>
    <w:rsid w:val="C35FDB29"/>
    <w:rsid w:val="C37FCEE6"/>
    <w:rsid w:val="C39FB700"/>
    <w:rsid w:val="C3DBB58F"/>
    <w:rsid w:val="C3DBC8DB"/>
    <w:rsid w:val="C3DBE6AA"/>
    <w:rsid w:val="C3FB17AE"/>
    <w:rsid w:val="C57F87CC"/>
    <w:rsid w:val="C5ED0060"/>
    <w:rsid w:val="C5F33FB6"/>
    <w:rsid w:val="C5FDA7B9"/>
    <w:rsid w:val="C5FE3D4A"/>
    <w:rsid w:val="C6DFAC92"/>
    <w:rsid w:val="C6EB6E9C"/>
    <w:rsid w:val="C6EC6620"/>
    <w:rsid w:val="C6FFD06D"/>
    <w:rsid w:val="C72F3B9D"/>
    <w:rsid w:val="C77D74F6"/>
    <w:rsid w:val="C77E6245"/>
    <w:rsid w:val="C7BB0866"/>
    <w:rsid w:val="C7D78357"/>
    <w:rsid w:val="C7EEC4DA"/>
    <w:rsid w:val="C7F1E0D5"/>
    <w:rsid w:val="C7FB7544"/>
    <w:rsid w:val="C7FD204D"/>
    <w:rsid w:val="C7FEF7FC"/>
    <w:rsid w:val="C7FF18F6"/>
    <w:rsid w:val="C7FF4F24"/>
    <w:rsid w:val="C7FF6051"/>
    <w:rsid w:val="C7FFE54B"/>
    <w:rsid w:val="C86F1EDB"/>
    <w:rsid w:val="C9632829"/>
    <w:rsid w:val="C9CFE71E"/>
    <w:rsid w:val="C9D7027D"/>
    <w:rsid w:val="C9EFB6A4"/>
    <w:rsid w:val="C9FBDE0B"/>
    <w:rsid w:val="C9FCD46F"/>
    <w:rsid w:val="CADB69D7"/>
    <w:rsid w:val="CAE5EFE9"/>
    <w:rsid w:val="CAF7DDCD"/>
    <w:rsid w:val="CAFC21F6"/>
    <w:rsid w:val="CB745B67"/>
    <w:rsid w:val="CBAEDADF"/>
    <w:rsid w:val="CBB67BDC"/>
    <w:rsid w:val="CBBFAF12"/>
    <w:rsid w:val="CBD6C25E"/>
    <w:rsid w:val="CBD9016D"/>
    <w:rsid w:val="CBDF3F30"/>
    <w:rsid w:val="CBDFC9D9"/>
    <w:rsid w:val="CBE75DD3"/>
    <w:rsid w:val="CBF782E6"/>
    <w:rsid w:val="CBFE6134"/>
    <w:rsid w:val="CC3705CF"/>
    <w:rsid w:val="CC5BD5F5"/>
    <w:rsid w:val="CC6BB886"/>
    <w:rsid w:val="CC77D58F"/>
    <w:rsid w:val="CCEFBC70"/>
    <w:rsid w:val="CCFE4978"/>
    <w:rsid w:val="CD6741E7"/>
    <w:rsid w:val="CD7B2FCF"/>
    <w:rsid w:val="CD7F5863"/>
    <w:rsid w:val="CD9CFEBA"/>
    <w:rsid w:val="CD9DBC9F"/>
    <w:rsid w:val="CDB9B3F8"/>
    <w:rsid w:val="CDD10C7C"/>
    <w:rsid w:val="CDD1641C"/>
    <w:rsid w:val="CDD709B3"/>
    <w:rsid w:val="CDF8C4B7"/>
    <w:rsid w:val="CE3F016D"/>
    <w:rsid w:val="CE945C63"/>
    <w:rsid w:val="CEBF769F"/>
    <w:rsid w:val="CEC7BCFE"/>
    <w:rsid w:val="CEDFF760"/>
    <w:rsid w:val="CEE5DC84"/>
    <w:rsid w:val="CEE65EDC"/>
    <w:rsid w:val="CEED116C"/>
    <w:rsid w:val="CEFA11D9"/>
    <w:rsid w:val="CEFBB191"/>
    <w:rsid w:val="CEFECFFB"/>
    <w:rsid w:val="CF2F877E"/>
    <w:rsid w:val="CF5BD4A8"/>
    <w:rsid w:val="CF5F036B"/>
    <w:rsid w:val="CF71D715"/>
    <w:rsid w:val="CF72728E"/>
    <w:rsid w:val="CF7343B6"/>
    <w:rsid w:val="CF7B659E"/>
    <w:rsid w:val="CF7BB388"/>
    <w:rsid w:val="CF8FF642"/>
    <w:rsid w:val="CFB7E59D"/>
    <w:rsid w:val="CFBB04A0"/>
    <w:rsid w:val="CFBB244F"/>
    <w:rsid w:val="CFBE0BAE"/>
    <w:rsid w:val="CFBE1E5E"/>
    <w:rsid w:val="CFBF820B"/>
    <w:rsid w:val="CFCB3FA1"/>
    <w:rsid w:val="CFCE00DD"/>
    <w:rsid w:val="CFCFB993"/>
    <w:rsid w:val="CFD235CE"/>
    <w:rsid w:val="CFD7B82A"/>
    <w:rsid w:val="CFDA7752"/>
    <w:rsid w:val="CFDEB669"/>
    <w:rsid w:val="CFDF1A03"/>
    <w:rsid w:val="CFE2FF04"/>
    <w:rsid w:val="CFE73F16"/>
    <w:rsid w:val="CFE76004"/>
    <w:rsid w:val="CFE8F6C4"/>
    <w:rsid w:val="CFED71B7"/>
    <w:rsid w:val="CFEF464D"/>
    <w:rsid w:val="CFF0DEF5"/>
    <w:rsid w:val="CFF3BEDC"/>
    <w:rsid w:val="CFF40A13"/>
    <w:rsid w:val="CFF5D5D2"/>
    <w:rsid w:val="CFF71D88"/>
    <w:rsid w:val="CFF72BCD"/>
    <w:rsid w:val="CFF7AA48"/>
    <w:rsid w:val="CFF7C639"/>
    <w:rsid w:val="CFF94475"/>
    <w:rsid w:val="CFF986E3"/>
    <w:rsid w:val="CFF9A3CB"/>
    <w:rsid w:val="CFFD22D1"/>
    <w:rsid w:val="CFFDFF81"/>
    <w:rsid w:val="CFFED489"/>
    <w:rsid w:val="CFFEE0AE"/>
    <w:rsid w:val="CFFF27BC"/>
    <w:rsid w:val="CFFF7984"/>
    <w:rsid w:val="CFFF9521"/>
    <w:rsid w:val="CFFFC86D"/>
    <w:rsid w:val="CFFFEAC2"/>
    <w:rsid w:val="D0C64E03"/>
    <w:rsid w:val="D0DE79E9"/>
    <w:rsid w:val="D166B45F"/>
    <w:rsid w:val="D1CF76CA"/>
    <w:rsid w:val="D1D8879E"/>
    <w:rsid w:val="D1DD48AE"/>
    <w:rsid w:val="D1DE9FB7"/>
    <w:rsid w:val="D1ED3888"/>
    <w:rsid w:val="D2FCCDE1"/>
    <w:rsid w:val="D33BAE47"/>
    <w:rsid w:val="D33F0BEB"/>
    <w:rsid w:val="D355C843"/>
    <w:rsid w:val="D35D31A7"/>
    <w:rsid w:val="D36EDF3A"/>
    <w:rsid w:val="D3B77984"/>
    <w:rsid w:val="D3BECCC4"/>
    <w:rsid w:val="D3BF11A5"/>
    <w:rsid w:val="D3BF62E5"/>
    <w:rsid w:val="D3C7BA8A"/>
    <w:rsid w:val="D3D56BEA"/>
    <w:rsid w:val="D3D7AE2C"/>
    <w:rsid w:val="D3DA161D"/>
    <w:rsid w:val="D3DCCD90"/>
    <w:rsid w:val="D3DF8C9D"/>
    <w:rsid w:val="D3DFF114"/>
    <w:rsid w:val="D3EBA73A"/>
    <w:rsid w:val="D3FE3537"/>
    <w:rsid w:val="D493BEE8"/>
    <w:rsid w:val="D4DFE360"/>
    <w:rsid w:val="D4E70277"/>
    <w:rsid w:val="D56EBB83"/>
    <w:rsid w:val="D5773440"/>
    <w:rsid w:val="D57E0A65"/>
    <w:rsid w:val="D5BF0A32"/>
    <w:rsid w:val="D5BFAF6B"/>
    <w:rsid w:val="D5BFCACB"/>
    <w:rsid w:val="D5CA2D1D"/>
    <w:rsid w:val="D5D36F8A"/>
    <w:rsid w:val="D5DE8897"/>
    <w:rsid w:val="D5DF962E"/>
    <w:rsid w:val="D5E3EBC5"/>
    <w:rsid w:val="D5EE6946"/>
    <w:rsid w:val="D5F78EE5"/>
    <w:rsid w:val="D5FB9303"/>
    <w:rsid w:val="D5FB9560"/>
    <w:rsid w:val="D5FF1BB8"/>
    <w:rsid w:val="D5FFB143"/>
    <w:rsid w:val="D5FFF7A1"/>
    <w:rsid w:val="D62FD111"/>
    <w:rsid w:val="D635E8C4"/>
    <w:rsid w:val="D63BA662"/>
    <w:rsid w:val="D67BAAF0"/>
    <w:rsid w:val="D67E3B34"/>
    <w:rsid w:val="D67F9A76"/>
    <w:rsid w:val="D698810E"/>
    <w:rsid w:val="D69F4DF8"/>
    <w:rsid w:val="D69F6835"/>
    <w:rsid w:val="D6B1EB7D"/>
    <w:rsid w:val="D6CFD0EE"/>
    <w:rsid w:val="D6F1AF7B"/>
    <w:rsid w:val="D7368F40"/>
    <w:rsid w:val="D73D63B0"/>
    <w:rsid w:val="D75EB6C3"/>
    <w:rsid w:val="D75FFF7E"/>
    <w:rsid w:val="D76F95C1"/>
    <w:rsid w:val="D7730B40"/>
    <w:rsid w:val="D777AB9D"/>
    <w:rsid w:val="D77C5EAD"/>
    <w:rsid w:val="D77F0D7E"/>
    <w:rsid w:val="D77F22F8"/>
    <w:rsid w:val="D77F8284"/>
    <w:rsid w:val="D77FE98F"/>
    <w:rsid w:val="D78A2DFB"/>
    <w:rsid w:val="D78EE275"/>
    <w:rsid w:val="D7A3CA2B"/>
    <w:rsid w:val="D7AF170B"/>
    <w:rsid w:val="D7BD15AC"/>
    <w:rsid w:val="D7CB921C"/>
    <w:rsid w:val="D7D4C2C4"/>
    <w:rsid w:val="D7DF607C"/>
    <w:rsid w:val="D7F57FAA"/>
    <w:rsid w:val="D7F71FAA"/>
    <w:rsid w:val="D7FADB13"/>
    <w:rsid w:val="D7FB1F8A"/>
    <w:rsid w:val="D7FBAEF5"/>
    <w:rsid w:val="D7FD33D0"/>
    <w:rsid w:val="D7FDDAB0"/>
    <w:rsid w:val="D7FE13C7"/>
    <w:rsid w:val="D7FF48B2"/>
    <w:rsid w:val="D7FF6D73"/>
    <w:rsid w:val="D7FFC488"/>
    <w:rsid w:val="D87F0BE0"/>
    <w:rsid w:val="D89FFE89"/>
    <w:rsid w:val="D8FF7ED9"/>
    <w:rsid w:val="D97D8B1F"/>
    <w:rsid w:val="D9BDF13F"/>
    <w:rsid w:val="D9E524F6"/>
    <w:rsid w:val="D9E729BE"/>
    <w:rsid w:val="D9F55343"/>
    <w:rsid w:val="D9FB068E"/>
    <w:rsid w:val="D9FB59D8"/>
    <w:rsid w:val="D9FD67D7"/>
    <w:rsid w:val="D9FE7452"/>
    <w:rsid w:val="D9FE7F02"/>
    <w:rsid w:val="D9FEEDED"/>
    <w:rsid w:val="DA3D0051"/>
    <w:rsid w:val="DA5D376B"/>
    <w:rsid w:val="DA6FD3D3"/>
    <w:rsid w:val="DA735934"/>
    <w:rsid w:val="DA7D0958"/>
    <w:rsid w:val="DA7FAAF5"/>
    <w:rsid w:val="DA875F6B"/>
    <w:rsid w:val="DA9ECB18"/>
    <w:rsid w:val="DA9F7ACE"/>
    <w:rsid w:val="DAA7712B"/>
    <w:rsid w:val="DAABAE13"/>
    <w:rsid w:val="DAAF84E5"/>
    <w:rsid w:val="DABE224F"/>
    <w:rsid w:val="DACBAC7F"/>
    <w:rsid w:val="DACE0F3D"/>
    <w:rsid w:val="DAD5AFAA"/>
    <w:rsid w:val="DAD5D4A5"/>
    <w:rsid w:val="DADD05BD"/>
    <w:rsid w:val="DADEC6C9"/>
    <w:rsid w:val="DADFC038"/>
    <w:rsid w:val="DAF7F084"/>
    <w:rsid w:val="DAF7F9C3"/>
    <w:rsid w:val="DAFC46F1"/>
    <w:rsid w:val="DB1F2351"/>
    <w:rsid w:val="DB3B5E9E"/>
    <w:rsid w:val="DB3FD80A"/>
    <w:rsid w:val="DB4D29E1"/>
    <w:rsid w:val="DB5D1A21"/>
    <w:rsid w:val="DB628938"/>
    <w:rsid w:val="DB7B259A"/>
    <w:rsid w:val="DB7BBD50"/>
    <w:rsid w:val="DB7EFB3A"/>
    <w:rsid w:val="DB7F1C92"/>
    <w:rsid w:val="DB7FFDF4"/>
    <w:rsid w:val="DB9CA023"/>
    <w:rsid w:val="DBA9E6CD"/>
    <w:rsid w:val="DBB59B0D"/>
    <w:rsid w:val="DBB98095"/>
    <w:rsid w:val="DBBEB844"/>
    <w:rsid w:val="DBBF7AA4"/>
    <w:rsid w:val="DBBF8ACE"/>
    <w:rsid w:val="DBD5AC2D"/>
    <w:rsid w:val="DBD7D48D"/>
    <w:rsid w:val="DBDD8E2E"/>
    <w:rsid w:val="DBED5468"/>
    <w:rsid w:val="DBEE8476"/>
    <w:rsid w:val="DBEFC6A1"/>
    <w:rsid w:val="DBEFFFA5"/>
    <w:rsid w:val="DBFA3780"/>
    <w:rsid w:val="DBFE108A"/>
    <w:rsid w:val="DBFE611D"/>
    <w:rsid w:val="DBFEF4B6"/>
    <w:rsid w:val="DBFF94DB"/>
    <w:rsid w:val="DBFFFCDC"/>
    <w:rsid w:val="DC65DD50"/>
    <w:rsid w:val="DC77C1DE"/>
    <w:rsid w:val="DC7DC89D"/>
    <w:rsid w:val="DC7DEFAF"/>
    <w:rsid w:val="DC7FCA0E"/>
    <w:rsid w:val="DCBB61B8"/>
    <w:rsid w:val="DCBFDF15"/>
    <w:rsid w:val="DCDCAC29"/>
    <w:rsid w:val="DCDF5ECB"/>
    <w:rsid w:val="DCF305F3"/>
    <w:rsid w:val="DCF712CD"/>
    <w:rsid w:val="DCF74B69"/>
    <w:rsid w:val="DCFF0A66"/>
    <w:rsid w:val="DCFF1BD3"/>
    <w:rsid w:val="DCFF8369"/>
    <w:rsid w:val="DCFFA325"/>
    <w:rsid w:val="DD3C33B4"/>
    <w:rsid w:val="DD3E341E"/>
    <w:rsid w:val="DD695547"/>
    <w:rsid w:val="DD75896F"/>
    <w:rsid w:val="DD775EF2"/>
    <w:rsid w:val="DD7AC6C9"/>
    <w:rsid w:val="DD7B00F1"/>
    <w:rsid w:val="DD7D72C1"/>
    <w:rsid w:val="DD7DD090"/>
    <w:rsid w:val="DD7DF389"/>
    <w:rsid w:val="DD7F1F16"/>
    <w:rsid w:val="DD7F662E"/>
    <w:rsid w:val="DD7FD7CC"/>
    <w:rsid w:val="DD8BA8BC"/>
    <w:rsid w:val="DD9F0F36"/>
    <w:rsid w:val="DDA7F061"/>
    <w:rsid w:val="DDABD806"/>
    <w:rsid w:val="DDAF3818"/>
    <w:rsid w:val="DDAF399D"/>
    <w:rsid w:val="DDBB2D2F"/>
    <w:rsid w:val="DDBE6FA4"/>
    <w:rsid w:val="DDBE7FFD"/>
    <w:rsid w:val="DDBF3717"/>
    <w:rsid w:val="DDCB5957"/>
    <w:rsid w:val="DDCEFF9A"/>
    <w:rsid w:val="DDDDD89F"/>
    <w:rsid w:val="DDDE5930"/>
    <w:rsid w:val="DDDF03ED"/>
    <w:rsid w:val="DDDF83D4"/>
    <w:rsid w:val="DDE0772F"/>
    <w:rsid w:val="DDE9013F"/>
    <w:rsid w:val="DDEB31D5"/>
    <w:rsid w:val="DDEBC261"/>
    <w:rsid w:val="DDEF4738"/>
    <w:rsid w:val="DDEF776A"/>
    <w:rsid w:val="DDEFCC11"/>
    <w:rsid w:val="DDEFD150"/>
    <w:rsid w:val="DDF194F3"/>
    <w:rsid w:val="DDF6A6A9"/>
    <w:rsid w:val="DDFF342E"/>
    <w:rsid w:val="DDFF5EB1"/>
    <w:rsid w:val="DDFF74AC"/>
    <w:rsid w:val="DDFF7D9F"/>
    <w:rsid w:val="DDFFA05A"/>
    <w:rsid w:val="DDFFC301"/>
    <w:rsid w:val="DDFFD09F"/>
    <w:rsid w:val="DDFFD1D4"/>
    <w:rsid w:val="DE1CEE6A"/>
    <w:rsid w:val="DE1F185A"/>
    <w:rsid w:val="DE35657C"/>
    <w:rsid w:val="DE365857"/>
    <w:rsid w:val="DE461F29"/>
    <w:rsid w:val="DE5FD681"/>
    <w:rsid w:val="DE73A237"/>
    <w:rsid w:val="DE778D3C"/>
    <w:rsid w:val="DE77E6A3"/>
    <w:rsid w:val="DE79D7D7"/>
    <w:rsid w:val="DE79DE7C"/>
    <w:rsid w:val="DE7B8E5A"/>
    <w:rsid w:val="DE7F8D6F"/>
    <w:rsid w:val="DE7FFBF4"/>
    <w:rsid w:val="DE8D6EFD"/>
    <w:rsid w:val="DE9657E1"/>
    <w:rsid w:val="DE9B5373"/>
    <w:rsid w:val="DE9D0592"/>
    <w:rsid w:val="DEB7B498"/>
    <w:rsid w:val="DEBA1FC1"/>
    <w:rsid w:val="DEBD8812"/>
    <w:rsid w:val="DEBF5D1C"/>
    <w:rsid w:val="DECD0766"/>
    <w:rsid w:val="DEDB2599"/>
    <w:rsid w:val="DEDF63F2"/>
    <w:rsid w:val="DEEA1950"/>
    <w:rsid w:val="DEECF9BF"/>
    <w:rsid w:val="DEEF18CF"/>
    <w:rsid w:val="DEF72BEF"/>
    <w:rsid w:val="DEF74719"/>
    <w:rsid w:val="DEF7789E"/>
    <w:rsid w:val="DEF7C4AB"/>
    <w:rsid w:val="DEF858B1"/>
    <w:rsid w:val="DEF999BB"/>
    <w:rsid w:val="DEFA4EBF"/>
    <w:rsid w:val="DEFB80DB"/>
    <w:rsid w:val="DEFB9DF3"/>
    <w:rsid w:val="DEFC4FB8"/>
    <w:rsid w:val="DEFC5135"/>
    <w:rsid w:val="DEFD1868"/>
    <w:rsid w:val="DEFE13A4"/>
    <w:rsid w:val="DEFE80D0"/>
    <w:rsid w:val="DEFEE3EF"/>
    <w:rsid w:val="DEFF3004"/>
    <w:rsid w:val="DEFF3CA1"/>
    <w:rsid w:val="DEFF4753"/>
    <w:rsid w:val="DEFF542B"/>
    <w:rsid w:val="DEFF5BC1"/>
    <w:rsid w:val="DEFF6D7B"/>
    <w:rsid w:val="DEFF9E58"/>
    <w:rsid w:val="DEFFDA54"/>
    <w:rsid w:val="DEFFF457"/>
    <w:rsid w:val="DF1E55DF"/>
    <w:rsid w:val="DF1F257A"/>
    <w:rsid w:val="DF2F2DD7"/>
    <w:rsid w:val="DF2F98C4"/>
    <w:rsid w:val="DF37858F"/>
    <w:rsid w:val="DF3D3AD9"/>
    <w:rsid w:val="DF3D7108"/>
    <w:rsid w:val="DF3E198E"/>
    <w:rsid w:val="DF468EE3"/>
    <w:rsid w:val="DF47C23F"/>
    <w:rsid w:val="DF4F88D3"/>
    <w:rsid w:val="DF4FC916"/>
    <w:rsid w:val="DF5D6767"/>
    <w:rsid w:val="DF5D9185"/>
    <w:rsid w:val="DF5DD35E"/>
    <w:rsid w:val="DF5E14B2"/>
    <w:rsid w:val="DF6112C3"/>
    <w:rsid w:val="DF699F4A"/>
    <w:rsid w:val="DF6A46ED"/>
    <w:rsid w:val="DF6BC1E4"/>
    <w:rsid w:val="DF6E79A7"/>
    <w:rsid w:val="DF6F8A32"/>
    <w:rsid w:val="DF6FBCA3"/>
    <w:rsid w:val="DF72148F"/>
    <w:rsid w:val="DF742AEF"/>
    <w:rsid w:val="DF77439B"/>
    <w:rsid w:val="DF776255"/>
    <w:rsid w:val="DF77D1E4"/>
    <w:rsid w:val="DF790049"/>
    <w:rsid w:val="DF798275"/>
    <w:rsid w:val="DF7BF357"/>
    <w:rsid w:val="DF7BF80C"/>
    <w:rsid w:val="DF7D553A"/>
    <w:rsid w:val="DF7F3859"/>
    <w:rsid w:val="DF8EB85F"/>
    <w:rsid w:val="DF91C53A"/>
    <w:rsid w:val="DF95F879"/>
    <w:rsid w:val="DF973AFD"/>
    <w:rsid w:val="DF9B4D39"/>
    <w:rsid w:val="DF9B73D0"/>
    <w:rsid w:val="DF9BC7C9"/>
    <w:rsid w:val="DF9BCB04"/>
    <w:rsid w:val="DF9E732E"/>
    <w:rsid w:val="DFAB3D41"/>
    <w:rsid w:val="DFAB7C58"/>
    <w:rsid w:val="DFAC635D"/>
    <w:rsid w:val="DFAE961B"/>
    <w:rsid w:val="DFAF0159"/>
    <w:rsid w:val="DFB3BE8C"/>
    <w:rsid w:val="DFB52C65"/>
    <w:rsid w:val="DFB79A17"/>
    <w:rsid w:val="DFBB85B6"/>
    <w:rsid w:val="DFBBB734"/>
    <w:rsid w:val="DFBD142E"/>
    <w:rsid w:val="DFBEDE94"/>
    <w:rsid w:val="DFBF85F6"/>
    <w:rsid w:val="DFBF937F"/>
    <w:rsid w:val="DFBFF199"/>
    <w:rsid w:val="DFC65DB0"/>
    <w:rsid w:val="DFC70791"/>
    <w:rsid w:val="DFCBF787"/>
    <w:rsid w:val="DFCD045A"/>
    <w:rsid w:val="DFCFACBD"/>
    <w:rsid w:val="DFD33F06"/>
    <w:rsid w:val="DFD3934C"/>
    <w:rsid w:val="DFD5E493"/>
    <w:rsid w:val="DFD73BEB"/>
    <w:rsid w:val="DFD74541"/>
    <w:rsid w:val="DFDB7F2E"/>
    <w:rsid w:val="DFDCB4E7"/>
    <w:rsid w:val="DFDE726B"/>
    <w:rsid w:val="DFDECB0D"/>
    <w:rsid w:val="DFDEF695"/>
    <w:rsid w:val="DFDF3814"/>
    <w:rsid w:val="DFDF9DCB"/>
    <w:rsid w:val="DFDFB6D5"/>
    <w:rsid w:val="DFDFDFBB"/>
    <w:rsid w:val="DFE1A726"/>
    <w:rsid w:val="DFE21F2D"/>
    <w:rsid w:val="DFE400C2"/>
    <w:rsid w:val="DFE55ED4"/>
    <w:rsid w:val="DFE70CF5"/>
    <w:rsid w:val="DFE73F82"/>
    <w:rsid w:val="DFE7CE75"/>
    <w:rsid w:val="DFE7E7E9"/>
    <w:rsid w:val="DFEA9C17"/>
    <w:rsid w:val="DFEB4286"/>
    <w:rsid w:val="DFEB62A2"/>
    <w:rsid w:val="DFEB8BCA"/>
    <w:rsid w:val="DFED3D3E"/>
    <w:rsid w:val="DFEE84E1"/>
    <w:rsid w:val="DFEF6CE7"/>
    <w:rsid w:val="DFEFCE33"/>
    <w:rsid w:val="DFF1E10A"/>
    <w:rsid w:val="DFF3C350"/>
    <w:rsid w:val="DFF3D352"/>
    <w:rsid w:val="DFF409AB"/>
    <w:rsid w:val="DFF7463E"/>
    <w:rsid w:val="DFF78C9A"/>
    <w:rsid w:val="DFF94022"/>
    <w:rsid w:val="DFF9987A"/>
    <w:rsid w:val="DFF9D144"/>
    <w:rsid w:val="DFF9EE5F"/>
    <w:rsid w:val="DFFAF30F"/>
    <w:rsid w:val="DFFB55B7"/>
    <w:rsid w:val="DFFB9548"/>
    <w:rsid w:val="DFFB958A"/>
    <w:rsid w:val="DFFBB5FC"/>
    <w:rsid w:val="DFFCE7A0"/>
    <w:rsid w:val="DFFD1090"/>
    <w:rsid w:val="DFFD3155"/>
    <w:rsid w:val="DFFD4603"/>
    <w:rsid w:val="DFFD49ED"/>
    <w:rsid w:val="DFFD8692"/>
    <w:rsid w:val="DFFD8E66"/>
    <w:rsid w:val="DFFD9235"/>
    <w:rsid w:val="DFFDE8E6"/>
    <w:rsid w:val="DFFE12F5"/>
    <w:rsid w:val="DFFE5852"/>
    <w:rsid w:val="DFFE678D"/>
    <w:rsid w:val="DFFED9AC"/>
    <w:rsid w:val="DFFEFC21"/>
    <w:rsid w:val="DFFF0577"/>
    <w:rsid w:val="DFFF125A"/>
    <w:rsid w:val="DFFF32C3"/>
    <w:rsid w:val="DFFF4245"/>
    <w:rsid w:val="DFFF4956"/>
    <w:rsid w:val="DFFF4E58"/>
    <w:rsid w:val="DFFF6CFA"/>
    <w:rsid w:val="DFFF9166"/>
    <w:rsid w:val="DFFF9B39"/>
    <w:rsid w:val="DFFFA1E1"/>
    <w:rsid w:val="DFFFCB23"/>
    <w:rsid w:val="DFFFD8E4"/>
    <w:rsid w:val="DFFFF905"/>
    <w:rsid w:val="E05E16EC"/>
    <w:rsid w:val="E05F70AE"/>
    <w:rsid w:val="E0AFB0E8"/>
    <w:rsid w:val="E0E2A3A2"/>
    <w:rsid w:val="E0EFCD81"/>
    <w:rsid w:val="E155143D"/>
    <w:rsid w:val="E17CCE09"/>
    <w:rsid w:val="E17FEAA0"/>
    <w:rsid w:val="E1AAC0FC"/>
    <w:rsid w:val="E1F3500A"/>
    <w:rsid w:val="E1F7D8D9"/>
    <w:rsid w:val="E1FD6BE1"/>
    <w:rsid w:val="E1FFA5FA"/>
    <w:rsid w:val="E22F8FD8"/>
    <w:rsid w:val="E2DEE96C"/>
    <w:rsid w:val="E2FA7708"/>
    <w:rsid w:val="E2FB3CAD"/>
    <w:rsid w:val="E32E0B9D"/>
    <w:rsid w:val="E35FFC1B"/>
    <w:rsid w:val="E36402D7"/>
    <w:rsid w:val="E3758D48"/>
    <w:rsid w:val="E3BF3228"/>
    <w:rsid w:val="E3BFB790"/>
    <w:rsid w:val="E3D7A5FA"/>
    <w:rsid w:val="E3E7F5C1"/>
    <w:rsid w:val="E3EE3C60"/>
    <w:rsid w:val="E3EEB7A4"/>
    <w:rsid w:val="E3F54507"/>
    <w:rsid w:val="E3FBD21D"/>
    <w:rsid w:val="E3FCD0C3"/>
    <w:rsid w:val="E3FD6512"/>
    <w:rsid w:val="E43FCF29"/>
    <w:rsid w:val="E4BD9EDC"/>
    <w:rsid w:val="E4DB8738"/>
    <w:rsid w:val="E4FFC97F"/>
    <w:rsid w:val="E55EC838"/>
    <w:rsid w:val="E57F6DBD"/>
    <w:rsid w:val="E59C474F"/>
    <w:rsid w:val="E5AF4182"/>
    <w:rsid w:val="E5CF2031"/>
    <w:rsid w:val="E5DF246E"/>
    <w:rsid w:val="E5EF5257"/>
    <w:rsid w:val="E5FB6FD8"/>
    <w:rsid w:val="E5FBA069"/>
    <w:rsid w:val="E63DA4B9"/>
    <w:rsid w:val="E64F46ED"/>
    <w:rsid w:val="E6764EC3"/>
    <w:rsid w:val="E676E360"/>
    <w:rsid w:val="E677E9CD"/>
    <w:rsid w:val="E6A52D2D"/>
    <w:rsid w:val="E6A7312E"/>
    <w:rsid w:val="E6BE29F6"/>
    <w:rsid w:val="E6CCCFB6"/>
    <w:rsid w:val="E6EF50EB"/>
    <w:rsid w:val="E6F3ABB0"/>
    <w:rsid w:val="E6FAE403"/>
    <w:rsid w:val="E6FE4C28"/>
    <w:rsid w:val="E72FD787"/>
    <w:rsid w:val="E73E3977"/>
    <w:rsid w:val="E76BAD36"/>
    <w:rsid w:val="E76E7573"/>
    <w:rsid w:val="E76F1C1D"/>
    <w:rsid w:val="E777F173"/>
    <w:rsid w:val="E77C0DEF"/>
    <w:rsid w:val="E77E04EB"/>
    <w:rsid w:val="E77E594F"/>
    <w:rsid w:val="E77F7348"/>
    <w:rsid w:val="E78EA7E9"/>
    <w:rsid w:val="E79F3950"/>
    <w:rsid w:val="E7AE1CB5"/>
    <w:rsid w:val="E7AF1367"/>
    <w:rsid w:val="E7B7976A"/>
    <w:rsid w:val="E7B7E7D6"/>
    <w:rsid w:val="E7BC1D6D"/>
    <w:rsid w:val="E7BF3F7F"/>
    <w:rsid w:val="E7BF7707"/>
    <w:rsid w:val="E7BFABD7"/>
    <w:rsid w:val="E7C64884"/>
    <w:rsid w:val="E7CB8C67"/>
    <w:rsid w:val="E7D2D1E6"/>
    <w:rsid w:val="E7D74336"/>
    <w:rsid w:val="E7DF2558"/>
    <w:rsid w:val="E7DF985F"/>
    <w:rsid w:val="E7E3B327"/>
    <w:rsid w:val="E7E71BE3"/>
    <w:rsid w:val="E7E7CCAD"/>
    <w:rsid w:val="E7EBF406"/>
    <w:rsid w:val="E7EFFBEE"/>
    <w:rsid w:val="E7F3665B"/>
    <w:rsid w:val="E7F548D0"/>
    <w:rsid w:val="E7FA9375"/>
    <w:rsid w:val="E7FD0C56"/>
    <w:rsid w:val="E7FD40A8"/>
    <w:rsid w:val="E7FDD3CA"/>
    <w:rsid w:val="E7FE3684"/>
    <w:rsid w:val="E7FF37D6"/>
    <w:rsid w:val="E7FFB9EA"/>
    <w:rsid w:val="E83B6290"/>
    <w:rsid w:val="E8D7D217"/>
    <w:rsid w:val="E8FBE253"/>
    <w:rsid w:val="E91B3AB2"/>
    <w:rsid w:val="E91E7977"/>
    <w:rsid w:val="E9650EA1"/>
    <w:rsid w:val="E9DF2C6E"/>
    <w:rsid w:val="E9F5FE5D"/>
    <w:rsid w:val="E9FFD549"/>
    <w:rsid w:val="EA2FC58A"/>
    <w:rsid w:val="EA3D82D9"/>
    <w:rsid w:val="EAAEA45D"/>
    <w:rsid w:val="EAF3F6DC"/>
    <w:rsid w:val="EAFF777A"/>
    <w:rsid w:val="EAFFC8C0"/>
    <w:rsid w:val="EAFFCD36"/>
    <w:rsid w:val="EB17DC47"/>
    <w:rsid w:val="EB5CD085"/>
    <w:rsid w:val="EB5FE53E"/>
    <w:rsid w:val="EB6367B2"/>
    <w:rsid w:val="EB6D211C"/>
    <w:rsid w:val="EB7A64AD"/>
    <w:rsid w:val="EB7D7040"/>
    <w:rsid w:val="EB7DA25D"/>
    <w:rsid w:val="EB7F0C6C"/>
    <w:rsid w:val="EB8B9E6B"/>
    <w:rsid w:val="EB9748CA"/>
    <w:rsid w:val="EBA381D5"/>
    <w:rsid w:val="EBAD8ACC"/>
    <w:rsid w:val="EBAFCE92"/>
    <w:rsid w:val="EBB77AE1"/>
    <w:rsid w:val="EBB9B10C"/>
    <w:rsid w:val="EBBBAFAE"/>
    <w:rsid w:val="EBBE40B7"/>
    <w:rsid w:val="EBCF4972"/>
    <w:rsid w:val="EBDCD1B0"/>
    <w:rsid w:val="EBDD39C8"/>
    <w:rsid w:val="EBDD7A89"/>
    <w:rsid w:val="EBDE327D"/>
    <w:rsid w:val="EBDF233A"/>
    <w:rsid w:val="EBDFD63B"/>
    <w:rsid w:val="EBE3E3D1"/>
    <w:rsid w:val="EBF31AC6"/>
    <w:rsid w:val="EBF3D5BB"/>
    <w:rsid w:val="EBF48347"/>
    <w:rsid w:val="EBF70218"/>
    <w:rsid w:val="EBF94222"/>
    <w:rsid w:val="EBFB126D"/>
    <w:rsid w:val="EBFBB5A7"/>
    <w:rsid w:val="EBFC7D98"/>
    <w:rsid w:val="EBFD4CC3"/>
    <w:rsid w:val="EBFD5257"/>
    <w:rsid w:val="EBFDE2A4"/>
    <w:rsid w:val="EBFE274B"/>
    <w:rsid w:val="EBFE867A"/>
    <w:rsid w:val="EBFF7990"/>
    <w:rsid w:val="EBFFC05A"/>
    <w:rsid w:val="EBFFC6C9"/>
    <w:rsid w:val="EBFFF5D2"/>
    <w:rsid w:val="EC6F2945"/>
    <w:rsid w:val="EC75D691"/>
    <w:rsid w:val="EC7788AA"/>
    <w:rsid w:val="EC7BA2FE"/>
    <w:rsid w:val="EC7BAAE6"/>
    <w:rsid w:val="EC7F43D5"/>
    <w:rsid w:val="EC7F6F79"/>
    <w:rsid w:val="ECAD12A6"/>
    <w:rsid w:val="ECB6628E"/>
    <w:rsid w:val="ECBF6E08"/>
    <w:rsid w:val="ECDBA59D"/>
    <w:rsid w:val="ECDDF2F9"/>
    <w:rsid w:val="ECDF7218"/>
    <w:rsid w:val="ECE76081"/>
    <w:rsid w:val="ECFBC18C"/>
    <w:rsid w:val="ECFDD1FB"/>
    <w:rsid w:val="ECFDF065"/>
    <w:rsid w:val="ED2ACE46"/>
    <w:rsid w:val="ED4E7267"/>
    <w:rsid w:val="ED4F6081"/>
    <w:rsid w:val="ED5E1C7B"/>
    <w:rsid w:val="ED67CBD0"/>
    <w:rsid w:val="ED7BB8A3"/>
    <w:rsid w:val="ED7F1B28"/>
    <w:rsid w:val="ED7F4222"/>
    <w:rsid w:val="ED7F7437"/>
    <w:rsid w:val="ED8DE12D"/>
    <w:rsid w:val="ED8EC279"/>
    <w:rsid w:val="EDA3F0E6"/>
    <w:rsid w:val="EDAF3458"/>
    <w:rsid w:val="EDBBC38A"/>
    <w:rsid w:val="EDBBE2B5"/>
    <w:rsid w:val="EDBDEE64"/>
    <w:rsid w:val="EDBF44B0"/>
    <w:rsid w:val="EDBF4FF3"/>
    <w:rsid w:val="EDBF5A59"/>
    <w:rsid w:val="EDBFD425"/>
    <w:rsid w:val="EDCA4541"/>
    <w:rsid w:val="EDD37424"/>
    <w:rsid w:val="EDD4A311"/>
    <w:rsid w:val="EDD6167D"/>
    <w:rsid w:val="EDD7C8FB"/>
    <w:rsid w:val="EDD7EF69"/>
    <w:rsid w:val="EDD7F4C0"/>
    <w:rsid w:val="EDDB2AE4"/>
    <w:rsid w:val="EDDDE286"/>
    <w:rsid w:val="EDDEA741"/>
    <w:rsid w:val="EDDED839"/>
    <w:rsid w:val="EDDF0F9F"/>
    <w:rsid w:val="EDDF631F"/>
    <w:rsid w:val="EDDF9733"/>
    <w:rsid w:val="EDE17701"/>
    <w:rsid w:val="EDE9F81B"/>
    <w:rsid w:val="EDED9FD2"/>
    <w:rsid w:val="EDF3E668"/>
    <w:rsid w:val="EDF70049"/>
    <w:rsid w:val="EDFC1FF2"/>
    <w:rsid w:val="EDFDF3CB"/>
    <w:rsid w:val="EDFEA813"/>
    <w:rsid w:val="EDFF18B4"/>
    <w:rsid w:val="EDFF90BE"/>
    <w:rsid w:val="EDFFB4A4"/>
    <w:rsid w:val="EDFFE621"/>
    <w:rsid w:val="EE3A5E6E"/>
    <w:rsid w:val="EE3E2143"/>
    <w:rsid w:val="EE3F740B"/>
    <w:rsid w:val="EE476E2A"/>
    <w:rsid w:val="EE572646"/>
    <w:rsid w:val="EE6BE53C"/>
    <w:rsid w:val="EE6F17B9"/>
    <w:rsid w:val="EE77854D"/>
    <w:rsid w:val="EE9BA518"/>
    <w:rsid w:val="EEABE53B"/>
    <w:rsid w:val="EEAF398A"/>
    <w:rsid w:val="EEB6563D"/>
    <w:rsid w:val="EEB789FB"/>
    <w:rsid w:val="EEBF646C"/>
    <w:rsid w:val="EEBF706F"/>
    <w:rsid w:val="EEBFE133"/>
    <w:rsid w:val="EECFF217"/>
    <w:rsid w:val="EED9D9EE"/>
    <w:rsid w:val="EEDF06CD"/>
    <w:rsid w:val="EEE8DDC9"/>
    <w:rsid w:val="EEE9E219"/>
    <w:rsid w:val="EEEBA935"/>
    <w:rsid w:val="EEF19CB3"/>
    <w:rsid w:val="EEF8859C"/>
    <w:rsid w:val="EEFEAA58"/>
    <w:rsid w:val="EEFFF585"/>
    <w:rsid w:val="EF15DA16"/>
    <w:rsid w:val="EF20BF43"/>
    <w:rsid w:val="EF235C61"/>
    <w:rsid w:val="EF2F0D5F"/>
    <w:rsid w:val="EF37842A"/>
    <w:rsid w:val="EF379ED5"/>
    <w:rsid w:val="EF3B2678"/>
    <w:rsid w:val="EF3D7F7D"/>
    <w:rsid w:val="EF3DD5FC"/>
    <w:rsid w:val="EF3F7A2C"/>
    <w:rsid w:val="EF3FA692"/>
    <w:rsid w:val="EF53852F"/>
    <w:rsid w:val="EF59011C"/>
    <w:rsid w:val="EF5B2368"/>
    <w:rsid w:val="EF5B9A28"/>
    <w:rsid w:val="EF5C349E"/>
    <w:rsid w:val="EF697B1C"/>
    <w:rsid w:val="EF69B09A"/>
    <w:rsid w:val="EF6F0596"/>
    <w:rsid w:val="EF77215F"/>
    <w:rsid w:val="EF773808"/>
    <w:rsid w:val="EF7B483E"/>
    <w:rsid w:val="EF7BA822"/>
    <w:rsid w:val="EF7BC668"/>
    <w:rsid w:val="EF7C74D2"/>
    <w:rsid w:val="EF7D9306"/>
    <w:rsid w:val="EF7DC0AA"/>
    <w:rsid w:val="EF7F1B5E"/>
    <w:rsid w:val="EF7F4B32"/>
    <w:rsid w:val="EF7F524E"/>
    <w:rsid w:val="EF7F6B50"/>
    <w:rsid w:val="EF7F8B0F"/>
    <w:rsid w:val="EF7FAF4D"/>
    <w:rsid w:val="EF7FC01C"/>
    <w:rsid w:val="EF7FCF4D"/>
    <w:rsid w:val="EF7FF454"/>
    <w:rsid w:val="EF87261F"/>
    <w:rsid w:val="EF87B892"/>
    <w:rsid w:val="EF8DD56D"/>
    <w:rsid w:val="EF8ED4C8"/>
    <w:rsid w:val="EF9F1C87"/>
    <w:rsid w:val="EFA9CF7F"/>
    <w:rsid w:val="EFADE664"/>
    <w:rsid w:val="EFAE00BA"/>
    <w:rsid w:val="EFAFB04A"/>
    <w:rsid w:val="EFB73934"/>
    <w:rsid w:val="EFB90365"/>
    <w:rsid w:val="EFBAC703"/>
    <w:rsid w:val="EFBCC73E"/>
    <w:rsid w:val="EFBD075E"/>
    <w:rsid w:val="EFBF2690"/>
    <w:rsid w:val="EFBF3DAF"/>
    <w:rsid w:val="EFBFAAE2"/>
    <w:rsid w:val="EFBFDA10"/>
    <w:rsid w:val="EFBFEEDC"/>
    <w:rsid w:val="EFC97A6E"/>
    <w:rsid w:val="EFCEC65F"/>
    <w:rsid w:val="EFCFDC59"/>
    <w:rsid w:val="EFCFE423"/>
    <w:rsid w:val="EFD11784"/>
    <w:rsid w:val="EFD1DAD1"/>
    <w:rsid w:val="EFD3B1EF"/>
    <w:rsid w:val="EFD5222D"/>
    <w:rsid w:val="EFD71EEB"/>
    <w:rsid w:val="EFD75EFB"/>
    <w:rsid w:val="EFD7942F"/>
    <w:rsid w:val="EFD7F477"/>
    <w:rsid w:val="EFD992C9"/>
    <w:rsid w:val="EFDAC837"/>
    <w:rsid w:val="EFDB43E5"/>
    <w:rsid w:val="EFDDF20F"/>
    <w:rsid w:val="EFDE6043"/>
    <w:rsid w:val="EFDF0BDB"/>
    <w:rsid w:val="EFDF39C0"/>
    <w:rsid w:val="EFDFBABB"/>
    <w:rsid w:val="EFE235DB"/>
    <w:rsid w:val="EFE452BC"/>
    <w:rsid w:val="EFE56990"/>
    <w:rsid w:val="EFE5B061"/>
    <w:rsid w:val="EFE71E61"/>
    <w:rsid w:val="EFE76B69"/>
    <w:rsid w:val="EFE77831"/>
    <w:rsid w:val="EFE783D3"/>
    <w:rsid w:val="EFEA60AC"/>
    <w:rsid w:val="EFEB4643"/>
    <w:rsid w:val="EFEBCA9F"/>
    <w:rsid w:val="EFEDF75B"/>
    <w:rsid w:val="EFEE2EA6"/>
    <w:rsid w:val="EFEEE2C7"/>
    <w:rsid w:val="EFEF215B"/>
    <w:rsid w:val="EFEF2178"/>
    <w:rsid w:val="EFEF6FB3"/>
    <w:rsid w:val="EFEFC32C"/>
    <w:rsid w:val="EFEFCFA7"/>
    <w:rsid w:val="EFEFE466"/>
    <w:rsid w:val="EFF1BDEB"/>
    <w:rsid w:val="EFF25B37"/>
    <w:rsid w:val="EFF32EA2"/>
    <w:rsid w:val="EFF34985"/>
    <w:rsid w:val="EFF4B6F6"/>
    <w:rsid w:val="EFF640E6"/>
    <w:rsid w:val="EFF70558"/>
    <w:rsid w:val="EFF72D56"/>
    <w:rsid w:val="EFF7D860"/>
    <w:rsid w:val="EFF88E47"/>
    <w:rsid w:val="EFF9DCE6"/>
    <w:rsid w:val="EFFAA600"/>
    <w:rsid w:val="EFFB1EAC"/>
    <w:rsid w:val="EFFB25C2"/>
    <w:rsid w:val="EFFBD2E0"/>
    <w:rsid w:val="EFFC9829"/>
    <w:rsid w:val="EFFD495D"/>
    <w:rsid w:val="EFFD4C17"/>
    <w:rsid w:val="EFFE5306"/>
    <w:rsid w:val="EFFE79AB"/>
    <w:rsid w:val="EFFE937C"/>
    <w:rsid w:val="EFFEDFC4"/>
    <w:rsid w:val="EFFF1445"/>
    <w:rsid w:val="EFFF1973"/>
    <w:rsid w:val="EFFF1B81"/>
    <w:rsid w:val="EFFF2D5F"/>
    <w:rsid w:val="EFFF507B"/>
    <w:rsid w:val="EFFF70E4"/>
    <w:rsid w:val="EFFF7756"/>
    <w:rsid w:val="EFFF78CC"/>
    <w:rsid w:val="EFFF8242"/>
    <w:rsid w:val="EFFF8472"/>
    <w:rsid w:val="EFFF8F16"/>
    <w:rsid w:val="EFFF9F58"/>
    <w:rsid w:val="EFFFAF4D"/>
    <w:rsid w:val="EFFFBFAF"/>
    <w:rsid w:val="EFFFD100"/>
    <w:rsid w:val="EFFFE69E"/>
    <w:rsid w:val="F13EB022"/>
    <w:rsid w:val="F17F776A"/>
    <w:rsid w:val="F1DE393F"/>
    <w:rsid w:val="F1DE60CC"/>
    <w:rsid w:val="F1DF7CCE"/>
    <w:rsid w:val="F1E74E17"/>
    <w:rsid w:val="F1EB7446"/>
    <w:rsid w:val="F1F629EE"/>
    <w:rsid w:val="F1F76FF7"/>
    <w:rsid w:val="F1F90709"/>
    <w:rsid w:val="F1FB995D"/>
    <w:rsid w:val="F1FF3882"/>
    <w:rsid w:val="F23BFA93"/>
    <w:rsid w:val="F24BCD08"/>
    <w:rsid w:val="F257E77C"/>
    <w:rsid w:val="F26F421E"/>
    <w:rsid w:val="F27743FE"/>
    <w:rsid w:val="F29F7C69"/>
    <w:rsid w:val="F2C75E5B"/>
    <w:rsid w:val="F2CF92D0"/>
    <w:rsid w:val="F2E7FA7F"/>
    <w:rsid w:val="F2EB0655"/>
    <w:rsid w:val="F2EEA1D1"/>
    <w:rsid w:val="F2EFB0ED"/>
    <w:rsid w:val="F2FE8777"/>
    <w:rsid w:val="F35F5031"/>
    <w:rsid w:val="F35FDBBE"/>
    <w:rsid w:val="F36F71EE"/>
    <w:rsid w:val="F376D6BB"/>
    <w:rsid w:val="F377453E"/>
    <w:rsid w:val="F37DD5E2"/>
    <w:rsid w:val="F386F2BF"/>
    <w:rsid w:val="F397E958"/>
    <w:rsid w:val="F39B14F8"/>
    <w:rsid w:val="F39F9DEC"/>
    <w:rsid w:val="F3AF463E"/>
    <w:rsid w:val="F3B7CA98"/>
    <w:rsid w:val="F3BB99E5"/>
    <w:rsid w:val="F3BBA233"/>
    <w:rsid w:val="F3BD42E0"/>
    <w:rsid w:val="F3BF0F56"/>
    <w:rsid w:val="F3BF1542"/>
    <w:rsid w:val="F3BF476A"/>
    <w:rsid w:val="F3BF4F13"/>
    <w:rsid w:val="F3D59627"/>
    <w:rsid w:val="F3D6458B"/>
    <w:rsid w:val="F3D9BDA8"/>
    <w:rsid w:val="F3DBA5CE"/>
    <w:rsid w:val="F3DF5CAD"/>
    <w:rsid w:val="F3E1C5FE"/>
    <w:rsid w:val="F3E532C3"/>
    <w:rsid w:val="F3E76A28"/>
    <w:rsid w:val="F3ED7EE4"/>
    <w:rsid w:val="F3EE32A0"/>
    <w:rsid w:val="F3F56191"/>
    <w:rsid w:val="F3F7777E"/>
    <w:rsid w:val="F3F808B4"/>
    <w:rsid w:val="F3F96731"/>
    <w:rsid w:val="F3FB37F5"/>
    <w:rsid w:val="F3FC0E6E"/>
    <w:rsid w:val="F3FD030F"/>
    <w:rsid w:val="F3FDC81C"/>
    <w:rsid w:val="F3FEEF4C"/>
    <w:rsid w:val="F3FF1856"/>
    <w:rsid w:val="F3FF5C77"/>
    <w:rsid w:val="F3FFE188"/>
    <w:rsid w:val="F456679D"/>
    <w:rsid w:val="F463B4EC"/>
    <w:rsid w:val="F47DD10C"/>
    <w:rsid w:val="F4A3B110"/>
    <w:rsid w:val="F4B42939"/>
    <w:rsid w:val="F4BBA99D"/>
    <w:rsid w:val="F4D082D9"/>
    <w:rsid w:val="F4E7BBA7"/>
    <w:rsid w:val="F4F39547"/>
    <w:rsid w:val="F4FA2210"/>
    <w:rsid w:val="F4FA8917"/>
    <w:rsid w:val="F4FE313C"/>
    <w:rsid w:val="F4FF0211"/>
    <w:rsid w:val="F4FF60D7"/>
    <w:rsid w:val="F4FF7BA0"/>
    <w:rsid w:val="F4FFB47E"/>
    <w:rsid w:val="F4FFE1F4"/>
    <w:rsid w:val="F51E226E"/>
    <w:rsid w:val="F51EB481"/>
    <w:rsid w:val="F52E176D"/>
    <w:rsid w:val="F53BCBF3"/>
    <w:rsid w:val="F53F1CAD"/>
    <w:rsid w:val="F54C7C0A"/>
    <w:rsid w:val="F5557839"/>
    <w:rsid w:val="F5732D71"/>
    <w:rsid w:val="F577CC26"/>
    <w:rsid w:val="F57BD79E"/>
    <w:rsid w:val="F57DAA08"/>
    <w:rsid w:val="F599E0E4"/>
    <w:rsid w:val="F59C61BC"/>
    <w:rsid w:val="F59D4957"/>
    <w:rsid w:val="F59E7873"/>
    <w:rsid w:val="F5A6930E"/>
    <w:rsid w:val="F5B7FB52"/>
    <w:rsid w:val="F5BF1CF7"/>
    <w:rsid w:val="F5BFB1D8"/>
    <w:rsid w:val="F5CBE514"/>
    <w:rsid w:val="F5D6224C"/>
    <w:rsid w:val="F5DBF6CC"/>
    <w:rsid w:val="F5DFA67E"/>
    <w:rsid w:val="F5E7401A"/>
    <w:rsid w:val="F5E75798"/>
    <w:rsid w:val="F5EE5C9F"/>
    <w:rsid w:val="F5EF7BF8"/>
    <w:rsid w:val="F5F3ADC6"/>
    <w:rsid w:val="F5F510DC"/>
    <w:rsid w:val="F5F51438"/>
    <w:rsid w:val="F5F7A281"/>
    <w:rsid w:val="F5F7CBD0"/>
    <w:rsid w:val="F5FB8FD0"/>
    <w:rsid w:val="F5FD2D75"/>
    <w:rsid w:val="F5FDE644"/>
    <w:rsid w:val="F5FE7B6F"/>
    <w:rsid w:val="F5FE84B2"/>
    <w:rsid w:val="F5FF886D"/>
    <w:rsid w:val="F5FF955C"/>
    <w:rsid w:val="F5FFB036"/>
    <w:rsid w:val="F62EE43A"/>
    <w:rsid w:val="F62FD8FD"/>
    <w:rsid w:val="F63B3DE6"/>
    <w:rsid w:val="F63C1E3F"/>
    <w:rsid w:val="F63C7C3A"/>
    <w:rsid w:val="F676FF24"/>
    <w:rsid w:val="F6774AB1"/>
    <w:rsid w:val="F67AED34"/>
    <w:rsid w:val="F67F1625"/>
    <w:rsid w:val="F67F51C5"/>
    <w:rsid w:val="F67F8C3C"/>
    <w:rsid w:val="F69D20F8"/>
    <w:rsid w:val="F69EB366"/>
    <w:rsid w:val="F69FC82F"/>
    <w:rsid w:val="F6A5CC5B"/>
    <w:rsid w:val="F6A7A102"/>
    <w:rsid w:val="F6ABD642"/>
    <w:rsid w:val="F6B73D4E"/>
    <w:rsid w:val="F6BA8F29"/>
    <w:rsid w:val="F6BD5E76"/>
    <w:rsid w:val="F6BF3E2C"/>
    <w:rsid w:val="F6BF911F"/>
    <w:rsid w:val="F6BF94CF"/>
    <w:rsid w:val="F6BFF0BC"/>
    <w:rsid w:val="F6C96AD5"/>
    <w:rsid w:val="F6CD4DBE"/>
    <w:rsid w:val="F6D31210"/>
    <w:rsid w:val="F6D7D496"/>
    <w:rsid w:val="F6DDEA81"/>
    <w:rsid w:val="F6DEE018"/>
    <w:rsid w:val="F6DF77C0"/>
    <w:rsid w:val="F6DFF81F"/>
    <w:rsid w:val="F6EBE395"/>
    <w:rsid w:val="F6EDBEB6"/>
    <w:rsid w:val="F6EE99E6"/>
    <w:rsid w:val="F6EF1D42"/>
    <w:rsid w:val="F6EF28BD"/>
    <w:rsid w:val="F6F7DD3D"/>
    <w:rsid w:val="F6FA308E"/>
    <w:rsid w:val="F6FAD22C"/>
    <w:rsid w:val="F6FB32AC"/>
    <w:rsid w:val="F6FB4927"/>
    <w:rsid w:val="F6FBE2B1"/>
    <w:rsid w:val="F6FD79ED"/>
    <w:rsid w:val="F6FF9A20"/>
    <w:rsid w:val="F6FFAC18"/>
    <w:rsid w:val="F716AEE3"/>
    <w:rsid w:val="F71B2D7F"/>
    <w:rsid w:val="F71DB826"/>
    <w:rsid w:val="F72D92F8"/>
    <w:rsid w:val="F737212F"/>
    <w:rsid w:val="F73BD748"/>
    <w:rsid w:val="F7472767"/>
    <w:rsid w:val="F74F070C"/>
    <w:rsid w:val="F758C1C6"/>
    <w:rsid w:val="F75A58CC"/>
    <w:rsid w:val="F7676352"/>
    <w:rsid w:val="F7679A3C"/>
    <w:rsid w:val="F7690F75"/>
    <w:rsid w:val="F76D4F43"/>
    <w:rsid w:val="F76D5886"/>
    <w:rsid w:val="F76F8C66"/>
    <w:rsid w:val="F77188BB"/>
    <w:rsid w:val="F77672D1"/>
    <w:rsid w:val="F779D7E4"/>
    <w:rsid w:val="F77A7BF0"/>
    <w:rsid w:val="F77B9315"/>
    <w:rsid w:val="F77BC68B"/>
    <w:rsid w:val="F77C3D4A"/>
    <w:rsid w:val="F77D396C"/>
    <w:rsid w:val="F77D8A64"/>
    <w:rsid w:val="F77E77E3"/>
    <w:rsid w:val="F77E9CDF"/>
    <w:rsid w:val="F77EDB3E"/>
    <w:rsid w:val="F77FD995"/>
    <w:rsid w:val="F78F5305"/>
    <w:rsid w:val="F78F9D89"/>
    <w:rsid w:val="F78FF624"/>
    <w:rsid w:val="F7978EC6"/>
    <w:rsid w:val="F799614B"/>
    <w:rsid w:val="F79FB185"/>
    <w:rsid w:val="F7A7A279"/>
    <w:rsid w:val="F7A7B120"/>
    <w:rsid w:val="F7AD4CBC"/>
    <w:rsid w:val="F7AF65ED"/>
    <w:rsid w:val="F7B16B23"/>
    <w:rsid w:val="F7B3047C"/>
    <w:rsid w:val="F7B3A55D"/>
    <w:rsid w:val="F7B3BE8E"/>
    <w:rsid w:val="F7B559A9"/>
    <w:rsid w:val="F7B71E71"/>
    <w:rsid w:val="F7BB06D2"/>
    <w:rsid w:val="F7BB1DCD"/>
    <w:rsid w:val="F7BB24F2"/>
    <w:rsid w:val="F7BB7654"/>
    <w:rsid w:val="F7BB9FFA"/>
    <w:rsid w:val="F7BBA389"/>
    <w:rsid w:val="F7BBE89C"/>
    <w:rsid w:val="F7BCFF9D"/>
    <w:rsid w:val="F7BD9B70"/>
    <w:rsid w:val="F7BE2568"/>
    <w:rsid w:val="F7BE435E"/>
    <w:rsid w:val="F7BEB607"/>
    <w:rsid w:val="F7BF9E2C"/>
    <w:rsid w:val="F7CD4A48"/>
    <w:rsid w:val="F7CDC843"/>
    <w:rsid w:val="F7CDFB75"/>
    <w:rsid w:val="F7CF542E"/>
    <w:rsid w:val="F7D58F7B"/>
    <w:rsid w:val="F7D691EB"/>
    <w:rsid w:val="F7D74A12"/>
    <w:rsid w:val="F7D7ABDF"/>
    <w:rsid w:val="F7D7E2B3"/>
    <w:rsid w:val="F7D85EEA"/>
    <w:rsid w:val="F7D9C872"/>
    <w:rsid w:val="F7DABD60"/>
    <w:rsid w:val="F7DB2D09"/>
    <w:rsid w:val="F7DB48F1"/>
    <w:rsid w:val="F7DC6CC3"/>
    <w:rsid w:val="F7DDEA74"/>
    <w:rsid w:val="F7DDED72"/>
    <w:rsid w:val="F7DFC649"/>
    <w:rsid w:val="F7E2275B"/>
    <w:rsid w:val="F7E3016E"/>
    <w:rsid w:val="F7E38DAA"/>
    <w:rsid w:val="F7E5562D"/>
    <w:rsid w:val="F7E6BB84"/>
    <w:rsid w:val="F7E77A46"/>
    <w:rsid w:val="F7E77CD8"/>
    <w:rsid w:val="F7EB1849"/>
    <w:rsid w:val="F7EB36CC"/>
    <w:rsid w:val="F7EDC5CB"/>
    <w:rsid w:val="F7EEC240"/>
    <w:rsid w:val="F7EF293D"/>
    <w:rsid w:val="F7EF6A83"/>
    <w:rsid w:val="F7EF6BEA"/>
    <w:rsid w:val="F7EFB8AF"/>
    <w:rsid w:val="F7F31CAD"/>
    <w:rsid w:val="F7F3783C"/>
    <w:rsid w:val="F7F533E3"/>
    <w:rsid w:val="F7F59857"/>
    <w:rsid w:val="F7F5B07C"/>
    <w:rsid w:val="F7F70B26"/>
    <w:rsid w:val="F7F79039"/>
    <w:rsid w:val="F7F825BA"/>
    <w:rsid w:val="F7F90B0E"/>
    <w:rsid w:val="F7FA4C52"/>
    <w:rsid w:val="F7FADB13"/>
    <w:rsid w:val="F7FAED9D"/>
    <w:rsid w:val="F7FB6153"/>
    <w:rsid w:val="F7FB90A2"/>
    <w:rsid w:val="F7FBB38C"/>
    <w:rsid w:val="F7FBDFCA"/>
    <w:rsid w:val="F7FBE358"/>
    <w:rsid w:val="F7FBF49A"/>
    <w:rsid w:val="F7FBF9B7"/>
    <w:rsid w:val="F7FCA090"/>
    <w:rsid w:val="F7FD0558"/>
    <w:rsid w:val="F7FD09EA"/>
    <w:rsid w:val="F7FD68C3"/>
    <w:rsid w:val="F7FD70BE"/>
    <w:rsid w:val="F7FD74B4"/>
    <w:rsid w:val="F7FDAB95"/>
    <w:rsid w:val="F7FDFB23"/>
    <w:rsid w:val="F7FECA50"/>
    <w:rsid w:val="F7FEF8BE"/>
    <w:rsid w:val="F7FF0B5B"/>
    <w:rsid w:val="F7FF1BD0"/>
    <w:rsid w:val="F7FF54F9"/>
    <w:rsid w:val="F7FFBC75"/>
    <w:rsid w:val="F7FFE9DC"/>
    <w:rsid w:val="F7FFEC65"/>
    <w:rsid w:val="F83FED13"/>
    <w:rsid w:val="F873B93A"/>
    <w:rsid w:val="F877A323"/>
    <w:rsid w:val="F87DB946"/>
    <w:rsid w:val="F87F3E53"/>
    <w:rsid w:val="F8CFA500"/>
    <w:rsid w:val="F8D96A38"/>
    <w:rsid w:val="F8DF88C6"/>
    <w:rsid w:val="F8FBBFB7"/>
    <w:rsid w:val="F8FF4531"/>
    <w:rsid w:val="F8FF8885"/>
    <w:rsid w:val="F8FFE5AC"/>
    <w:rsid w:val="F92F06C5"/>
    <w:rsid w:val="F9361805"/>
    <w:rsid w:val="F93AE92A"/>
    <w:rsid w:val="F962F0EF"/>
    <w:rsid w:val="F9645863"/>
    <w:rsid w:val="F96EB52C"/>
    <w:rsid w:val="F977A790"/>
    <w:rsid w:val="F97B8DCA"/>
    <w:rsid w:val="F97BB3CB"/>
    <w:rsid w:val="F97E0BF3"/>
    <w:rsid w:val="F97E0F2B"/>
    <w:rsid w:val="F97F4695"/>
    <w:rsid w:val="F99D2BA6"/>
    <w:rsid w:val="F99F8E62"/>
    <w:rsid w:val="F99FFB3E"/>
    <w:rsid w:val="F9B39B07"/>
    <w:rsid w:val="F9B70F18"/>
    <w:rsid w:val="F9B72D6F"/>
    <w:rsid w:val="F9BB68CE"/>
    <w:rsid w:val="F9BF3E9C"/>
    <w:rsid w:val="F9CBDEA8"/>
    <w:rsid w:val="F9CBEC74"/>
    <w:rsid w:val="F9D2883F"/>
    <w:rsid w:val="F9DFB000"/>
    <w:rsid w:val="F9DFCE9C"/>
    <w:rsid w:val="F9E49535"/>
    <w:rsid w:val="F9E77F8C"/>
    <w:rsid w:val="F9E98D15"/>
    <w:rsid w:val="F9EF4729"/>
    <w:rsid w:val="F9EF563F"/>
    <w:rsid w:val="F9F540A6"/>
    <w:rsid w:val="F9F784E8"/>
    <w:rsid w:val="F9FB0829"/>
    <w:rsid w:val="F9FB1E34"/>
    <w:rsid w:val="F9FB8966"/>
    <w:rsid w:val="F9FBFC66"/>
    <w:rsid w:val="F9FF1CF4"/>
    <w:rsid w:val="F9FF369E"/>
    <w:rsid w:val="F9FF96B7"/>
    <w:rsid w:val="F9FFA31C"/>
    <w:rsid w:val="FA07643D"/>
    <w:rsid w:val="FA1F08F3"/>
    <w:rsid w:val="FA386807"/>
    <w:rsid w:val="FA5A1909"/>
    <w:rsid w:val="FA5D4C18"/>
    <w:rsid w:val="FA5E8C6B"/>
    <w:rsid w:val="FA6376E1"/>
    <w:rsid w:val="FA6CC770"/>
    <w:rsid w:val="FA6D6943"/>
    <w:rsid w:val="FA6E185A"/>
    <w:rsid w:val="FA6FBE4D"/>
    <w:rsid w:val="FA706DAA"/>
    <w:rsid w:val="FA7FBBCD"/>
    <w:rsid w:val="FA9F511A"/>
    <w:rsid w:val="FAABDAC2"/>
    <w:rsid w:val="FAAED6A4"/>
    <w:rsid w:val="FAB71AB9"/>
    <w:rsid w:val="FABA90D6"/>
    <w:rsid w:val="FABCAFAE"/>
    <w:rsid w:val="FABD5A0E"/>
    <w:rsid w:val="FAD7D9F5"/>
    <w:rsid w:val="FAD996B7"/>
    <w:rsid w:val="FADBC9EC"/>
    <w:rsid w:val="FAE08463"/>
    <w:rsid w:val="FAEA1F3C"/>
    <w:rsid w:val="FAEB26D5"/>
    <w:rsid w:val="FAEB2AB5"/>
    <w:rsid w:val="FAEF6084"/>
    <w:rsid w:val="FAF5EF42"/>
    <w:rsid w:val="FAF7F2BA"/>
    <w:rsid w:val="FAF91E88"/>
    <w:rsid w:val="FAF9E3D8"/>
    <w:rsid w:val="FAFE3ADC"/>
    <w:rsid w:val="FAFED571"/>
    <w:rsid w:val="FAFF2914"/>
    <w:rsid w:val="FAFF3872"/>
    <w:rsid w:val="FAFF49DD"/>
    <w:rsid w:val="FAFF6B9A"/>
    <w:rsid w:val="FAFF8298"/>
    <w:rsid w:val="FAFF9C51"/>
    <w:rsid w:val="FAFFB18E"/>
    <w:rsid w:val="FAFFBA09"/>
    <w:rsid w:val="FAFFDD5B"/>
    <w:rsid w:val="FAFFE5C1"/>
    <w:rsid w:val="FB23E4D6"/>
    <w:rsid w:val="FB272D21"/>
    <w:rsid w:val="FB3923C9"/>
    <w:rsid w:val="FB3D34D5"/>
    <w:rsid w:val="FB3D93D8"/>
    <w:rsid w:val="FB3F5AF1"/>
    <w:rsid w:val="FB3F90F5"/>
    <w:rsid w:val="FB3FCA13"/>
    <w:rsid w:val="FB4F7EA6"/>
    <w:rsid w:val="FB5045C6"/>
    <w:rsid w:val="FB5DDCAD"/>
    <w:rsid w:val="FB5EE3F3"/>
    <w:rsid w:val="FB5EEDBC"/>
    <w:rsid w:val="FB67C8E3"/>
    <w:rsid w:val="FB6D153F"/>
    <w:rsid w:val="FB6F1015"/>
    <w:rsid w:val="FB6F8624"/>
    <w:rsid w:val="FB6FAE7D"/>
    <w:rsid w:val="FB7068AF"/>
    <w:rsid w:val="FB7170BA"/>
    <w:rsid w:val="FB74B7EB"/>
    <w:rsid w:val="FB74D29E"/>
    <w:rsid w:val="FB774226"/>
    <w:rsid w:val="FB7BF7C9"/>
    <w:rsid w:val="FB7E4467"/>
    <w:rsid w:val="FB7E89DC"/>
    <w:rsid w:val="FB8BFE94"/>
    <w:rsid w:val="FB93956C"/>
    <w:rsid w:val="FB9AEBB1"/>
    <w:rsid w:val="FB9CC3BD"/>
    <w:rsid w:val="FB9F4926"/>
    <w:rsid w:val="FB9F76B3"/>
    <w:rsid w:val="FBA38580"/>
    <w:rsid w:val="FBAB171E"/>
    <w:rsid w:val="FBAB31DC"/>
    <w:rsid w:val="FBB141AD"/>
    <w:rsid w:val="FBB5C6FF"/>
    <w:rsid w:val="FBB669B9"/>
    <w:rsid w:val="FBBB308E"/>
    <w:rsid w:val="FBBBA953"/>
    <w:rsid w:val="FBBC4147"/>
    <w:rsid w:val="FBBCC14E"/>
    <w:rsid w:val="FBBD7D0B"/>
    <w:rsid w:val="FBBD8D3D"/>
    <w:rsid w:val="FBBDCC48"/>
    <w:rsid w:val="FBBEA08A"/>
    <w:rsid w:val="FBBF1EB8"/>
    <w:rsid w:val="FBBFC732"/>
    <w:rsid w:val="FBBFD3DD"/>
    <w:rsid w:val="FBC3708F"/>
    <w:rsid w:val="FBC3EA53"/>
    <w:rsid w:val="FBC78EC2"/>
    <w:rsid w:val="FBCE360A"/>
    <w:rsid w:val="FBD508F8"/>
    <w:rsid w:val="FBD65653"/>
    <w:rsid w:val="FBD7FE46"/>
    <w:rsid w:val="FBDD860F"/>
    <w:rsid w:val="FBDF0519"/>
    <w:rsid w:val="FBDF2D00"/>
    <w:rsid w:val="FBDF696E"/>
    <w:rsid w:val="FBDFC26A"/>
    <w:rsid w:val="FBE66B74"/>
    <w:rsid w:val="FBE701E2"/>
    <w:rsid w:val="FBE75179"/>
    <w:rsid w:val="FBE7910B"/>
    <w:rsid w:val="FBEA2DB0"/>
    <w:rsid w:val="FBEAE1E1"/>
    <w:rsid w:val="FBEB05DC"/>
    <w:rsid w:val="FBED21A9"/>
    <w:rsid w:val="FBED6121"/>
    <w:rsid w:val="FBEDEF22"/>
    <w:rsid w:val="FBEE60E5"/>
    <w:rsid w:val="FBEE6711"/>
    <w:rsid w:val="FBEE730F"/>
    <w:rsid w:val="FBEF99C7"/>
    <w:rsid w:val="FBF2672A"/>
    <w:rsid w:val="FBF270C5"/>
    <w:rsid w:val="FBF5C71B"/>
    <w:rsid w:val="FBF638EA"/>
    <w:rsid w:val="FBF69345"/>
    <w:rsid w:val="FBF730FE"/>
    <w:rsid w:val="FBF73EEA"/>
    <w:rsid w:val="FBF75102"/>
    <w:rsid w:val="FBF78D87"/>
    <w:rsid w:val="FBF7B4A1"/>
    <w:rsid w:val="FBF7D839"/>
    <w:rsid w:val="FBFADDA6"/>
    <w:rsid w:val="FBFB9B6B"/>
    <w:rsid w:val="FBFBD4A8"/>
    <w:rsid w:val="FBFBF63F"/>
    <w:rsid w:val="FBFD159F"/>
    <w:rsid w:val="FBFD3DE1"/>
    <w:rsid w:val="FBFDB2DC"/>
    <w:rsid w:val="FBFDFEA4"/>
    <w:rsid w:val="FBFE4754"/>
    <w:rsid w:val="FBFF282C"/>
    <w:rsid w:val="FBFF28C8"/>
    <w:rsid w:val="FBFF52A5"/>
    <w:rsid w:val="FBFF5E27"/>
    <w:rsid w:val="FBFF6277"/>
    <w:rsid w:val="FBFF63EE"/>
    <w:rsid w:val="FBFF6EF9"/>
    <w:rsid w:val="FBFF72A9"/>
    <w:rsid w:val="FBFF7C9E"/>
    <w:rsid w:val="FBFF7DE3"/>
    <w:rsid w:val="FBFF9705"/>
    <w:rsid w:val="FBFFA809"/>
    <w:rsid w:val="FBFFB632"/>
    <w:rsid w:val="FBFFE227"/>
    <w:rsid w:val="FBFFEF4E"/>
    <w:rsid w:val="FBFFF4F3"/>
    <w:rsid w:val="FBFFF9F3"/>
    <w:rsid w:val="FC163F8F"/>
    <w:rsid w:val="FC3FF597"/>
    <w:rsid w:val="FC57CE4E"/>
    <w:rsid w:val="FC5EFF9E"/>
    <w:rsid w:val="FC5F1E32"/>
    <w:rsid w:val="FC6F7BEC"/>
    <w:rsid w:val="FC73C0F8"/>
    <w:rsid w:val="FC77A019"/>
    <w:rsid w:val="FC7B3729"/>
    <w:rsid w:val="FC7B7F6F"/>
    <w:rsid w:val="FC7E55B4"/>
    <w:rsid w:val="FC7FC932"/>
    <w:rsid w:val="FC8EDFC8"/>
    <w:rsid w:val="FC9EE1D5"/>
    <w:rsid w:val="FCA6F307"/>
    <w:rsid w:val="FCAB6F8A"/>
    <w:rsid w:val="FCACCC61"/>
    <w:rsid w:val="FCBAFEAF"/>
    <w:rsid w:val="FCBF7A78"/>
    <w:rsid w:val="FCBFDC2C"/>
    <w:rsid w:val="FCBFDDA1"/>
    <w:rsid w:val="FCDB1AC2"/>
    <w:rsid w:val="FCDD03DD"/>
    <w:rsid w:val="FCDD3CF7"/>
    <w:rsid w:val="FCDDC29C"/>
    <w:rsid w:val="FCDEFFC9"/>
    <w:rsid w:val="FCDF2D62"/>
    <w:rsid w:val="FCDF9D1C"/>
    <w:rsid w:val="FCDFBFFA"/>
    <w:rsid w:val="FCE78DF1"/>
    <w:rsid w:val="FCE7AFBD"/>
    <w:rsid w:val="FCE98C5F"/>
    <w:rsid w:val="FCEC498C"/>
    <w:rsid w:val="FCED64AC"/>
    <w:rsid w:val="FCEF079B"/>
    <w:rsid w:val="FCEFEA39"/>
    <w:rsid w:val="FCF30EC5"/>
    <w:rsid w:val="FCF36504"/>
    <w:rsid w:val="FCF4BE3A"/>
    <w:rsid w:val="FCF5E049"/>
    <w:rsid w:val="FCF6A70B"/>
    <w:rsid w:val="FCF75912"/>
    <w:rsid w:val="FCF791BB"/>
    <w:rsid w:val="FCFB0D01"/>
    <w:rsid w:val="FCFBDD05"/>
    <w:rsid w:val="FCFCC5B7"/>
    <w:rsid w:val="FCFE5040"/>
    <w:rsid w:val="FCFF1E1F"/>
    <w:rsid w:val="FCFF4FA5"/>
    <w:rsid w:val="FCFF5C87"/>
    <w:rsid w:val="FCFF61CD"/>
    <w:rsid w:val="FCFFA2EE"/>
    <w:rsid w:val="FD0E0D0D"/>
    <w:rsid w:val="FD150262"/>
    <w:rsid w:val="FD2E7EEC"/>
    <w:rsid w:val="FD46AC93"/>
    <w:rsid w:val="FD46B5DA"/>
    <w:rsid w:val="FD4A2C85"/>
    <w:rsid w:val="FD4F962E"/>
    <w:rsid w:val="FD54BA1D"/>
    <w:rsid w:val="FD591C72"/>
    <w:rsid w:val="FD65CD52"/>
    <w:rsid w:val="FD6E4008"/>
    <w:rsid w:val="FD6F4D38"/>
    <w:rsid w:val="FD6FDD64"/>
    <w:rsid w:val="FD6FEF22"/>
    <w:rsid w:val="FD73C190"/>
    <w:rsid w:val="FD7736EC"/>
    <w:rsid w:val="FD7B4B55"/>
    <w:rsid w:val="FD7B9772"/>
    <w:rsid w:val="FD7D67C2"/>
    <w:rsid w:val="FD7DD01E"/>
    <w:rsid w:val="FD7E306A"/>
    <w:rsid w:val="FD7E62AB"/>
    <w:rsid w:val="FD7E6F5F"/>
    <w:rsid w:val="FD7EC6B8"/>
    <w:rsid w:val="FD7F4822"/>
    <w:rsid w:val="FD7F8DA3"/>
    <w:rsid w:val="FD7FE64D"/>
    <w:rsid w:val="FD89AB6E"/>
    <w:rsid w:val="FD8F18FA"/>
    <w:rsid w:val="FD974370"/>
    <w:rsid w:val="FD974989"/>
    <w:rsid w:val="FD9F87E9"/>
    <w:rsid w:val="FDAF8311"/>
    <w:rsid w:val="FDB1E2A2"/>
    <w:rsid w:val="FDB497E2"/>
    <w:rsid w:val="FDB5A187"/>
    <w:rsid w:val="FDB7699C"/>
    <w:rsid w:val="FDB7830B"/>
    <w:rsid w:val="FDB9D7F4"/>
    <w:rsid w:val="FDBA41EF"/>
    <w:rsid w:val="FDBBDC76"/>
    <w:rsid w:val="FDBC775E"/>
    <w:rsid w:val="FDBDB308"/>
    <w:rsid w:val="FDBF340B"/>
    <w:rsid w:val="FDBF363D"/>
    <w:rsid w:val="FDBF4D7B"/>
    <w:rsid w:val="FDBFEB0C"/>
    <w:rsid w:val="FDC4CE85"/>
    <w:rsid w:val="FDCD5272"/>
    <w:rsid w:val="FDCF500A"/>
    <w:rsid w:val="FDCFEDD6"/>
    <w:rsid w:val="FDD73063"/>
    <w:rsid w:val="FDD7A288"/>
    <w:rsid w:val="FDDBAAE6"/>
    <w:rsid w:val="FDDBD873"/>
    <w:rsid w:val="FDDBE75D"/>
    <w:rsid w:val="FDDC5620"/>
    <w:rsid w:val="FDDCF196"/>
    <w:rsid w:val="FDDD7306"/>
    <w:rsid w:val="FDDE4D95"/>
    <w:rsid w:val="FDDE7118"/>
    <w:rsid w:val="FDDF1EE6"/>
    <w:rsid w:val="FDDFA1F5"/>
    <w:rsid w:val="FDDFA394"/>
    <w:rsid w:val="FDDFA7A3"/>
    <w:rsid w:val="FDDFEEA9"/>
    <w:rsid w:val="FDDFFB16"/>
    <w:rsid w:val="FDE28638"/>
    <w:rsid w:val="FDE30422"/>
    <w:rsid w:val="FDE9D12F"/>
    <w:rsid w:val="FDEA700A"/>
    <w:rsid w:val="FDEBB5BD"/>
    <w:rsid w:val="FDED5C25"/>
    <w:rsid w:val="FDEE0AAC"/>
    <w:rsid w:val="FDEF8131"/>
    <w:rsid w:val="FDEFAAD6"/>
    <w:rsid w:val="FDEFF2BA"/>
    <w:rsid w:val="FDF3FD2D"/>
    <w:rsid w:val="FDF51549"/>
    <w:rsid w:val="FDF55A99"/>
    <w:rsid w:val="FDF6EFF9"/>
    <w:rsid w:val="FDF7730E"/>
    <w:rsid w:val="FDF7790A"/>
    <w:rsid w:val="FDFB6719"/>
    <w:rsid w:val="FDFB6725"/>
    <w:rsid w:val="FDFBA237"/>
    <w:rsid w:val="FDFBA746"/>
    <w:rsid w:val="FDFBABF3"/>
    <w:rsid w:val="FDFBACC9"/>
    <w:rsid w:val="FDFBC67C"/>
    <w:rsid w:val="FDFBCEBC"/>
    <w:rsid w:val="FDFD01E9"/>
    <w:rsid w:val="FDFD1758"/>
    <w:rsid w:val="FDFD1995"/>
    <w:rsid w:val="FDFDF3BF"/>
    <w:rsid w:val="FDFE1B33"/>
    <w:rsid w:val="FDFED63C"/>
    <w:rsid w:val="FDFF140D"/>
    <w:rsid w:val="FDFF17C6"/>
    <w:rsid w:val="FDFF1DE5"/>
    <w:rsid w:val="FDFF1E84"/>
    <w:rsid w:val="FDFF2075"/>
    <w:rsid w:val="FDFF2E9A"/>
    <w:rsid w:val="FDFF364D"/>
    <w:rsid w:val="FDFF39FE"/>
    <w:rsid w:val="FDFF406E"/>
    <w:rsid w:val="FDFF4E8B"/>
    <w:rsid w:val="FDFF5062"/>
    <w:rsid w:val="FDFF5BC0"/>
    <w:rsid w:val="FDFF76EC"/>
    <w:rsid w:val="FDFF8734"/>
    <w:rsid w:val="FDFF9A2C"/>
    <w:rsid w:val="FDFF9F91"/>
    <w:rsid w:val="FDFFAA0F"/>
    <w:rsid w:val="FDFFAC85"/>
    <w:rsid w:val="FDFFBE48"/>
    <w:rsid w:val="FDFFCBC8"/>
    <w:rsid w:val="FDFFEC9C"/>
    <w:rsid w:val="FE27B475"/>
    <w:rsid w:val="FE2B853B"/>
    <w:rsid w:val="FE2FA063"/>
    <w:rsid w:val="FE36D27A"/>
    <w:rsid w:val="FE3A3555"/>
    <w:rsid w:val="FE3EF83B"/>
    <w:rsid w:val="FE3F8E2F"/>
    <w:rsid w:val="FE3F9EAB"/>
    <w:rsid w:val="FE3FD604"/>
    <w:rsid w:val="FE4B7171"/>
    <w:rsid w:val="FE5F1EA0"/>
    <w:rsid w:val="FE5FC44D"/>
    <w:rsid w:val="FE6F3FF8"/>
    <w:rsid w:val="FE6F7751"/>
    <w:rsid w:val="FE77022D"/>
    <w:rsid w:val="FE78DEAE"/>
    <w:rsid w:val="FE7BD61C"/>
    <w:rsid w:val="FE7CA38D"/>
    <w:rsid w:val="FE7D59F3"/>
    <w:rsid w:val="FE7D6192"/>
    <w:rsid w:val="FE7E32FE"/>
    <w:rsid w:val="FE7F813D"/>
    <w:rsid w:val="FE7FA19F"/>
    <w:rsid w:val="FE7FDEFE"/>
    <w:rsid w:val="FE87B5C1"/>
    <w:rsid w:val="FE8B2DE8"/>
    <w:rsid w:val="FE8C505B"/>
    <w:rsid w:val="FE8F2498"/>
    <w:rsid w:val="FE979E41"/>
    <w:rsid w:val="FE9B19CF"/>
    <w:rsid w:val="FE9BE713"/>
    <w:rsid w:val="FE9E8C6A"/>
    <w:rsid w:val="FE9F5760"/>
    <w:rsid w:val="FE9F9891"/>
    <w:rsid w:val="FE9FB6E2"/>
    <w:rsid w:val="FE9FBB45"/>
    <w:rsid w:val="FEA6E175"/>
    <w:rsid w:val="FEA7A995"/>
    <w:rsid w:val="FEAFB66D"/>
    <w:rsid w:val="FEB341DA"/>
    <w:rsid w:val="FEB3C4EC"/>
    <w:rsid w:val="FEB569D8"/>
    <w:rsid w:val="FEB982BF"/>
    <w:rsid w:val="FEBACE3F"/>
    <w:rsid w:val="FEBAEFAA"/>
    <w:rsid w:val="FEBB985C"/>
    <w:rsid w:val="FEBDA52F"/>
    <w:rsid w:val="FEBE9D7D"/>
    <w:rsid w:val="FEBEE380"/>
    <w:rsid w:val="FEBF263D"/>
    <w:rsid w:val="FEBF3A06"/>
    <w:rsid w:val="FEBF59EC"/>
    <w:rsid w:val="FEBF83B0"/>
    <w:rsid w:val="FEBF9690"/>
    <w:rsid w:val="FECEBFDA"/>
    <w:rsid w:val="FECF4970"/>
    <w:rsid w:val="FED789A6"/>
    <w:rsid w:val="FED7A91D"/>
    <w:rsid w:val="FED9ACC8"/>
    <w:rsid w:val="FEDA40CE"/>
    <w:rsid w:val="FEDB7162"/>
    <w:rsid w:val="FEDBF78B"/>
    <w:rsid w:val="FEDD78AA"/>
    <w:rsid w:val="FEDE3B43"/>
    <w:rsid w:val="FEDEE429"/>
    <w:rsid w:val="FEDEFC7E"/>
    <w:rsid w:val="FEDF148B"/>
    <w:rsid w:val="FEDF1F02"/>
    <w:rsid w:val="FEE3FF09"/>
    <w:rsid w:val="FEE5EC59"/>
    <w:rsid w:val="FEE73B53"/>
    <w:rsid w:val="FEE73FA9"/>
    <w:rsid w:val="FEE8F0CE"/>
    <w:rsid w:val="FEEAD534"/>
    <w:rsid w:val="FEEAF1DF"/>
    <w:rsid w:val="FEEBD8D5"/>
    <w:rsid w:val="FEED30C5"/>
    <w:rsid w:val="FEEDC6CD"/>
    <w:rsid w:val="FEEE468D"/>
    <w:rsid w:val="FEEE589C"/>
    <w:rsid w:val="FEEEFD06"/>
    <w:rsid w:val="FEEF2D6B"/>
    <w:rsid w:val="FEEF5BB5"/>
    <w:rsid w:val="FEEF6574"/>
    <w:rsid w:val="FEEF8298"/>
    <w:rsid w:val="FEEFBA57"/>
    <w:rsid w:val="FEEFDB10"/>
    <w:rsid w:val="FEF4015D"/>
    <w:rsid w:val="FEF504A8"/>
    <w:rsid w:val="FEF6668D"/>
    <w:rsid w:val="FEF6C42E"/>
    <w:rsid w:val="FEF6DE71"/>
    <w:rsid w:val="FEF71EB7"/>
    <w:rsid w:val="FEF79A21"/>
    <w:rsid w:val="FEF7AF06"/>
    <w:rsid w:val="FEF7E616"/>
    <w:rsid w:val="FEF80FAB"/>
    <w:rsid w:val="FEF9F148"/>
    <w:rsid w:val="FEFAC74C"/>
    <w:rsid w:val="FEFB28AB"/>
    <w:rsid w:val="FEFB303F"/>
    <w:rsid w:val="FEFB6712"/>
    <w:rsid w:val="FEFBAE24"/>
    <w:rsid w:val="FEFBC3B9"/>
    <w:rsid w:val="FEFD057A"/>
    <w:rsid w:val="FEFD428C"/>
    <w:rsid w:val="FEFD5025"/>
    <w:rsid w:val="FEFDB75E"/>
    <w:rsid w:val="FEFDB7E8"/>
    <w:rsid w:val="FEFDC902"/>
    <w:rsid w:val="FEFE0595"/>
    <w:rsid w:val="FEFE313C"/>
    <w:rsid w:val="FEFE75DF"/>
    <w:rsid w:val="FEFE840A"/>
    <w:rsid w:val="FEFECDFE"/>
    <w:rsid w:val="FEFEE6F5"/>
    <w:rsid w:val="FEFF2393"/>
    <w:rsid w:val="FEFF2B5B"/>
    <w:rsid w:val="FEFF3EE2"/>
    <w:rsid w:val="FEFF4C6E"/>
    <w:rsid w:val="FEFF4DDF"/>
    <w:rsid w:val="FEFF5383"/>
    <w:rsid w:val="FEFF545D"/>
    <w:rsid w:val="FEFF6244"/>
    <w:rsid w:val="FEFFD454"/>
    <w:rsid w:val="FEFFD55D"/>
    <w:rsid w:val="FEFFE002"/>
    <w:rsid w:val="FEFFE045"/>
    <w:rsid w:val="FEFFE761"/>
    <w:rsid w:val="FEFFE7E2"/>
    <w:rsid w:val="FF0FCC59"/>
    <w:rsid w:val="FF1D796F"/>
    <w:rsid w:val="FF1DBB8A"/>
    <w:rsid w:val="FF262341"/>
    <w:rsid w:val="FF2715D5"/>
    <w:rsid w:val="FF275A79"/>
    <w:rsid w:val="FF368D31"/>
    <w:rsid w:val="FF36DF0D"/>
    <w:rsid w:val="FF378FA1"/>
    <w:rsid w:val="FF389BF5"/>
    <w:rsid w:val="FF3C074E"/>
    <w:rsid w:val="FF3D1653"/>
    <w:rsid w:val="FF3E2D18"/>
    <w:rsid w:val="FF3EA3A9"/>
    <w:rsid w:val="FF3ED157"/>
    <w:rsid w:val="FF3EE171"/>
    <w:rsid w:val="FF3F0627"/>
    <w:rsid w:val="FF3F192D"/>
    <w:rsid w:val="FF45E086"/>
    <w:rsid w:val="FF4715C6"/>
    <w:rsid w:val="FF4A70BA"/>
    <w:rsid w:val="FF4AB17A"/>
    <w:rsid w:val="FF4BB22A"/>
    <w:rsid w:val="FF4E0DF7"/>
    <w:rsid w:val="FF4E91E3"/>
    <w:rsid w:val="FF4F545A"/>
    <w:rsid w:val="FF4F835F"/>
    <w:rsid w:val="FF4FEEBD"/>
    <w:rsid w:val="FF564A47"/>
    <w:rsid w:val="FF57CE95"/>
    <w:rsid w:val="FF57F80E"/>
    <w:rsid w:val="FF59564D"/>
    <w:rsid w:val="FF59E805"/>
    <w:rsid w:val="FF5A89D0"/>
    <w:rsid w:val="FF5C955C"/>
    <w:rsid w:val="FF5D6AE9"/>
    <w:rsid w:val="FF5DEEC0"/>
    <w:rsid w:val="FF5E5D89"/>
    <w:rsid w:val="FF5EB9B7"/>
    <w:rsid w:val="FF5ED6BB"/>
    <w:rsid w:val="FF5F239B"/>
    <w:rsid w:val="FF5F591D"/>
    <w:rsid w:val="FF5FA243"/>
    <w:rsid w:val="FF5FCC53"/>
    <w:rsid w:val="FF5FD3B3"/>
    <w:rsid w:val="FF5FEC42"/>
    <w:rsid w:val="FF5FED03"/>
    <w:rsid w:val="FF629462"/>
    <w:rsid w:val="FF66FB13"/>
    <w:rsid w:val="FF6709AF"/>
    <w:rsid w:val="FF67E135"/>
    <w:rsid w:val="FF6D37E0"/>
    <w:rsid w:val="FF6F1DDA"/>
    <w:rsid w:val="FF6F2447"/>
    <w:rsid w:val="FF7192B9"/>
    <w:rsid w:val="FF726341"/>
    <w:rsid w:val="FF72A5BB"/>
    <w:rsid w:val="FF75CDCA"/>
    <w:rsid w:val="FF76E8A2"/>
    <w:rsid w:val="FF771165"/>
    <w:rsid w:val="FF771BFE"/>
    <w:rsid w:val="FF77D110"/>
    <w:rsid w:val="FF77D578"/>
    <w:rsid w:val="FF78AB5F"/>
    <w:rsid w:val="FF7AB153"/>
    <w:rsid w:val="FF7B46B4"/>
    <w:rsid w:val="FF7BE145"/>
    <w:rsid w:val="FF7D04EB"/>
    <w:rsid w:val="FF7D37BF"/>
    <w:rsid w:val="FF7D5B67"/>
    <w:rsid w:val="FF7D9F03"/>
    <w:rsid w:val="FF7DD924"/>
    <w:rsid w:val="FF7E179F"/>
    <w:rsid w:val="FF7EC4E2"/>
    <w:rsid w:val="FF7F1343"/>
    <w:rsid w:val="FF7F2206"/>
    <w:rsid w:val="FF7F2815"/>
    <w:rsid w:val="FF7F5040"/>
    <w:rsid w:val="FF7F88F6"/>
    <w:rsid w:val="FF7F90E1"/>
    <w:rsid w:val="FF7FA0B4"/>
    <w:rsid w:val="FF7FBD15"/>
    <w:rsid w:val="FF7FE781"/>
    <w:rsid w:val="FF7FF7FB"/>
    <w:rsid w:val="FF86E6C2"/>
    <w:rsid w:val="FF8B613D"/>
    <w:rsid w:val="FF92AEC0"/>
    <w:rsid w:val="FF93662C"/>
    <w:rsid w:val="FF968A8F"/>
    <w:rsid w:val="FF979AF2"/>
    <w:rsid w:val="FF9938C0"/>
    <w:rsid w:val="FF99C04B"/>
    <w:rsid w:val="FF9A25C2"/>
    <w:rsid w:val="FF9B0BAE"/>
    <w:rsid w:val="FF9E0AFB"/>
    <w:rsid w:val="FF9E3EFE"/>
    <w:rsid w:val="FF9EAE74"/>
    <w:rsid w:val="FF9ED3D7"/>
    <w:rsid w:val="FF9F184B"/>
    <w:rsid w:val="FF9F2D05"/>
    <w:rsid w:val="FF9FCA49"/>
    <w:rsid w:val="FFA0A259"/>
    <w:rsid w:val="FFA21979"/>
    <w:rsid w:val="FFA4F42D"/>
    <w:rsid w:val="FFA7485D"/>
    <w:rsid w:val="FFA777A8"/>
    <w:rsid w:val="FFAAB5F9"/>
    <w:rsid w:val="FFAD83B8"/>
    <w:rsid w:val="FFAF22B0"/>
    <w:rsid w:val="FFAFBAC8"/>
    <w:rsid w:val="FFAFED03"/>
    <w:rsid w:val="FFB0E7E2"/>
    <w:rsid w:val="FFB2EDA9"/>
    <w:rsid w:val="FFB52C08"/>
    <w:rsid w:val="FFB6D46B"/>
    <w:rsid w:val="FFB71D3E"/>
    <w:rsid w:val="FFB8BF5E"/>
    <w:rsid w:val="FFB9406A"/>
    <w:rsid w:val="FFBA524E"/>
    <w:rsid w:val="FFBA7BDC"/>
    <w:rsid w:val="FFBA7DF9"/>
    <w:rsid w:val="FFBAD9DA"/>
    <w:rsid w:val="FFBB6913"/>
    <w:rsid w:val="FFBBDABA"/>
    <w:rsid w:val="FFBC6C67"/>
    <w:rsid w:val="FFBCA39E"/>
    <w:rsid w:val="FFBD1A60"/>
    <w:rsid w:val="FFBD2D50"/>
    <w:rsid w:val="FFBD39F0"/>
    <w:rsid w:val="FFBD5F0F"/>
    <w:rsid w:val="FFBD6763"/>
    <w:rsid w:val="FFBD9ADE"/>
    <w:rsid w:val="FFBDB069"/>
    <w:rsid w:val="FFBDB105"/>
    <w:rsid w:val="FFBDC2BB"/>
    <w:rsid w:val="FFBDE4B3"/>
    <w:rsid w:val="FFBDF6DA"/>
    <w:rsid w:val="FFBE01AF"/>
    <w:rsid w:val="FFBE1A86"/>
    <w:rsid w:val="FFBEAF3F"/>
    <w:rsid w:val="FFBEB48A"/>
    <w:rsid w:val="FFBF4D02"/>
    <w:rsid w:val="FFBF5125"/>
    <w:rsid w:val="FFBF6574"/>
    <w:rsid w:val="FFBF6672"/>
    <w:rsid w:val="FFBF6C5E"/>
    <w:rsid w:val="FFBF733C"/>
    <w:rsid w:val="FFBF8575"/>
    <w:rsid w:val="FFBF8B5D"/>
    <w:rsid w:val="FFBF950D"/>
    <w:rsid w:val="FFBFAE71"/>
    <w:rsid w:val="FFBFB7B1"/>
    <w:rsid w:val="FFBFBB80"/>
    <w:rsid w:val="FFBFCE42"/>
    <w:rsid w:val="FFBFEAFA"/>
    <w:rsid w:val="FFBFFA78"/>
    <w:rsid w:val="FFC1DAD4"/>
    <w:rsid w:val="FFC53D70"/>
    <w:rsid w:val="FFC547B2"/>
    <w:rsid w:val="FFC74A72"/>
    <w:rsid w:val="FFC75400"/>
    <w:rsid w:val="FFC8D1F7"/>
    <w:rsid w:val="FFC9F97A"/>
    <w:rsid w:val="FFCA70E4"/>
    <w:rsid w:val="FFCC6986"/>
    <w:rsid w:val="FFCCE6FB"/>
    <w:rsid w:val="FFCD3993"/>
    <w:rsid w:val="FFCDD95B"/>
    <w:rsid w:val="FFCE2CCA"/>
    <w:rsid w:val="FFCE88B7"/>
    <w:rsid w:val="FFCEA305"/>
    <w:rsid w:val="FFCF055B"/>
    <w:rsid w:val="FFCF423D"/>
    <w:rsid w:val="FFCF7C69"/>
    <w:rsid w:val="FFCFBFD0"/>
    <w:rsid w:val="FFCFE743"/>
    <w:rsid w:val="FFCFFEF1"/>
    <w:rsid w:val="FFD12F7C"/>
    <w:rsid w:val="FFD33242"/>
    <w:rsid w:val="FFD363FD"/>
    <w:rsid w:val="FFD5385E"/>
    <w:rsid w:val="FFD63438"/>
    <w:rsid w:val="FFD6E621"/>
    <w:rsid w:val="FFD71691"/>
    <w:rsid w:val="FFD73EE7"/>
    <w:rsid w:val="FFD75921"/>
    <w:rsid w:val="FFD7672D"/>
    <w:rsid w:val="FFD77F41"/>
    <w:rsid w:val="FFD79042"/>
    <w:rsid w:val="FFD7D0F6"/>
    <w:rsid w:val="FFD9A902"/>
    <w:rsid w:val="FFD9AE27"/>
    <w:rsid w:val="FFD9F643"/>
    <w:rsid w:val="FFDAFC58"/>
    <w:rsid w:val="FFDB0C52"/>
    <w:rsid w:val="FFDB18F3"/>
    <w:rsid w:val="FFDB480D"/>
    <w:rsid w:val="FFDBC054"/>
    <w:rsid w:val="FFDBD5AA"/>
    <w:rsid w:val="FFDBD5D6"/>
    <w:rsid w:val="FFDD6550"/>
    <w:rsid w:val="FFDD73AF"/>
    <w:rsid w:val="FFDED27C"/>
    <w:rsid w:val="FFDF354F"/>
    <w:rsid w:val="FFDF360D"/>
    <w:rsid w:val="FFDF6CEF"/>
    <w:rsid w:val="FFDF6D61"/>
    <w:rsid w:val="FFDF756B"/>
    <w:rsid w:val="FFDF77EA"/>
    <w:rsid w:val="FFDF7A85"/>
    <w:rsid w:val="FFDF7E1E"/>
    <w:rsid w:val="FFDF8B47"/>
    <w:rsid w:val="FFDFB1B5"/>
    <w:rsid w:val="FFDFD7FE"/>
    <w:rsid w:val="FFDFE0ED"/>
    <w:rsid w:val="FFDFE4F6"/>
    <w:rsid w:val="FFDFF5E2"/>
    <w:rsid w:val="FFE0DDF8"/>
    <w:rsid w:val="FFE2E931"/>
    <w:rsid w:val="FFE49195"/>
    <w:rsid w:val="FFE63A8F"/>
    <w:rsid w:val="FFE64D3D"/>
    <w:rsid w:val="FFE66B5D"/>
    <w:rsid w:val="FFE70038"/>
    <w:rsid w:val="FFE7169C"/>
    <w:rsid w:val="FFE7187A"/>
    <w:rsid w:val="FFE72C99"/>
    <w:rsid w:val="FFE75A33"/>
    <w:rsid w:val="FFE9243F"/>
    <w:rsid w:val="FFE94DA2"/>
    <w:rsid w:val="FFE956BA"/>
    <w:rsid w:val="FFEA6241"/>
    <w:rsid w:val="FFEB195F"/>
    <w:rsid w:val="FFEB3B99"/>
    <w:rsid w:val="FFEB3C9A"/>
    <w:rsid w:val="FFEBD561"/>
    <w:rsid w:val="FFEBE57F"/>
    <w:rsid w:val="FFEC1251"/>
    <w:rsid w:val="FFEC8608"/>
    <w:rsid w:val="FFECDE93"/>
    <w:rsid w:val="FFEDAB0F"/>
    <w:rsid w:val="FFEE040B"/>
    <w:rsid w:val="FFEE057E"/>
    <w:rsid w:val="FFEE79DA"/>
    <w:rsid w:val="FFEED2A2"/>
    <w:rsid w:val="FFEF42AA"/>
    <w:rsid w:val="FFEF430B"/>
    <w:rsid w:val="FFEF4E12"/>
    <w:rsid w:val="FFEF5E1D"/>
    <w:rsid w:val="FFEF6C09"/>
    <w:rsid w:val="FFEFA76F"/>
    <w:rsid w:val="FFEFC71E"/>
    <w:rsid w:val="FFEFC7DA"/>
    <w:rsid w:val="FFEFE4D3"/>
    <w:rsid w:val="FFEFE9CD"/>
    <w:rsid w:val="FFF277C4"/>
    <w:rsid w:val="FFF325F0"/>
    <w:rsid w:val="FFF3450D"/>
    <w:rsid w:val="FFF3B748"/>
    <w:rsid w:val="FFF3D807"/>
    <w:rsid w:val="FFF5DE4E"/>
    <w:rsid w:val="FFF5E3C2"/>
    <w:rsid w:val="FFF64EA7"/>
    <w:rsid w:val="FFF65C16"/>
    <w:rsid w:val="FFF6DD0D"/>
    <w:rsid w:val="FFF6F9B9"/>
    <w:rsid w:val="FFF709E1"/>
    <w:rsid w:val="FFF70B39"/>
    <w:rsid w:val="FFF7166B"/>
    <w:rsid w:val="FFF71D1A"/>
    <w:rsid w:val="FFF7334F"/>
    <w:rsid w:val="FFF77F03"/>
    <w:rsid w:val="FFF79540"/>
    <w:rsid w:val="FFF7A15D"/>
    <w:rsid w:val="FFF7B6B6"/>
    <w:rsid w:val="FFF7DDD1"/>
    <w:rsid w:val="FFF7EF13"/>
    <w:rsid w:val="FFF82835"/>
    <w:rsid w:val="FFF84B3C"/>
    <w:rsid w:val="FFF912D3"/>
    <w:rsid w:val="FFF91B3B"/>
    <w:rsid w:val="FFF943B3"/>
    <w:rsid w:val="FFF95201"/>
    <w:rsid w:val="FFF95DCE"/>
    <w:rsid w:val="FFF98914"/>
    <w:rsid w:val="FFF99B9E"/>
    <w:rsid w:val="FFF9E483"/>
    <w:rsid w:val="FFFA6D63"/>
    <w:rsid w:val="FFFAF95B"/>
    <w:rsid w:val="FFFB68E6"/>
    <w:rsid w:val="FFFB69EB"/>
    <w:rsid w:val="FFFB7A47"/>
    <w:rsid w:val="FFFB8BA3"/>
    <w:rsid w:val="FFFBAE47"/>
    <w:rsid w:val="FFFBBD00"/>
    <w:rsid w:val="FFFBF725"/>
    <w:rsid w:val="FFFC5B20"/>
    <w:rsid w:val="FFFC625D"/>
    <w:rsid w:val="FFFCC0EC"/>
    <w:rsid w:val="FFFCC0F0"/>
    <w:rsid w:val="FFFD04F6"/>
    <w:rsid w:val="FFFD11E9"/>
    <w:rsid w:val="FFFD1AF1"/>
    <w:rsid w:val="FFFD32AF"/>
    <w:rsid w:val="FFFD5170"/>
    <w:rsid w:val="FFFD53E5"/>
    <w:rsid w:val="FFFD71B8"/>
    <w:rsid w:val="FFFD7903"/>
    <w:rsid w:val="FFFD8AAB"/>
    <w:rsid w:val="FFFDC513"/>
    <w:rsid w:val="FFFDE963"/>
    <w:rsid w:val="FFFDEB6E"/>
    <w:rsid w:val="FFFDF34B"/>
    <w:rsid w:val="FFFDF493"/>
    <w:rsid w:val="FFFDFA8B"/>
    <w:rsid w:val="FFFE04E9"/>
    <w:rsid w:val="FFFE125E"/>
    <w:rsid w:val="FFFE1796"/>
    <w:rsid w:val="FFFE3A8F"/>
    <w:rsid w:val="FFFE5F03"/>
    <w:rsid w:val="FFFE72AD"/>
    <w:rsid w:val="FFFE797B"/>
    <w:rsid w:val="FFFE80A5"/>
    <w:rsid w:val="FFFEA459"/>
    <w:rsid w:val="FFFEB8BD"/>
    <w:rsid w:val="FFFEC6E5"/>
    <w:rsid w:val="FFFED558"/>
    <w:rsid w:val="FFFEE664"/>
    <w:rsid w:val="FFFEEFCE"/>
    <w:rsid w:val="FFFF06AE"/>
    <w:rsid w:val="FFFF0864"/>
    <w:rsid w:val="FFFF113C"/>
    <w:rsid w:val="FFFF1847"/>
    <w:rsid w:val="FFFF1BC2"/>
    <w:rsid w:val="FFFF2AC8"/>
    <w:rsid w:val="FFFF2DC7"/>
    <w:rsid w:val="FFFF30E8"/>
    <w:rsid w:val="FFFF35FE"/>
    <w:rsid w:val="FFFF3AF9"/>
    <w:rsid w:val="FFFF3B44"/>
    <w:rsid w:val="FFFF56CA"/>
    <w:rsid w:val="FFFF64FF"/>
    <w:rsid w:val="FFFF71FD"/>
    <w:rsid w:val="FFFF72E8"/>
    <w:rsid w:val="FFFF7DD7"/>
    <w:rsid w:val="FFFF8B85"/>
    <w:rsid w:val="FFFF8EC6"/>
    <w:rsid w:val="FFFF8F38"/>
    <w:rsid w:val="FFFF93C2"/>
    <w:rsid w:val="FFFFA765"/>
    <w:rsid w:val="FFFFA976"/>
    <w:rsid w:val="FFFFAFA9"/>
    <w:rsid w:val="FFFFB4B7"/>
    <w:rsid w:val="FFFFC2CF"/>
    <w:rsid w:val="FFFFCC3C"/>
    <w:rsid w:val="FFFFD467"/>
    <w:rsid w:val="FFFFD4D9"/>
    <w:rsid w:val="FFFFD6E2"/>
    <w:rsid w:val="FFFFDCE7"/>
    <w:rsid w:val="FFFFE038"/>
    <w:rsid w:val="FFFFEF7C"/>
    <w:rsid w:val="FFFFF9B7"/>
    <w:rsid w:val="FFFFFA6E"/>
    <w:rsid w:val="FFFFFD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00" w:lineRule="auto"/>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autoRedefine/>
    <w:qFormat/>
    <w:uiPriority w:val="0"/>
    <w:pPr>
      <w:keepNext/>
      <w:keepLines/>
      <w:spacing w:before="50" w:beforeLines="50" w:after="50" w:afterLines="50" w:line="240" w:lineRule="auto"/>
      <w:ind w:firstLine="0" w:firstLineChars="0"/>
      <w:outlineLvl w:val="0"/>
    </w:pPr>
    <w:rPr>
      <w:rFonts w:eastAsia="黑体"/>
      <w:kern w:val="44"/>
      <w:sz w:val="32"/>
    </w:rPr>
  </w:style>
  <w:style w:type="paragraph" w:styleId="3">
    <w:name w:val="heading 2"/>
    <w:basedOn w:val="1"/>
    <w:next w:val="1"/>
    <w:autoRedefine/>
    <w:unhideWhenUsed/>
    <w:qFormat/>
    <w:uiPriority w:val="0"/>
    <w:pPr>
      <w:keepNext/>
      <w:keepLines/>
      <w:spacing w:before="50" w:beforeLines="50" w:line="240" w:lineRule="auto"/>
      <w:ind w:firstLine="0" w:firstLineChars="0"/>
      <w:jc w:val="left"/>
      <w:outlineLvl w:val="1"/>
    </w:pPr>
    <w:rPr>
      <w:rFonts w:eastAsia="黑体"/>
      <w:sz w:val="30"/>
    </w:rPr>
  </w:style>
  <w:style w:type="paragraph" w:styleId="4">
    <w:name w:val="heading 3"/>
    <w:basedOn w:val="1"/>
    <w:next w:val="1"/>
    <w:link w:val="33"/>
    <w:autoRedefine/>
    <w:unhideWhenUsed/>
    <w:qFormat/>
    <w:uiPriority w:val="0"/>
    <w:pPr>
      <w:keepNext/>
      <w:keepLines/>
      <w:spacing w:line="240" w:lineRule="auto"/>
      <w:ind w:firstLine="0" w:firstLineChars="0"/>
      <w:outlineLvl w:val="2"/>
    </w:pPr>
    <w:rPr>
      <w:sz w:val="28"/>
    </w:rPr>
  </w:style>
  <w:style w:type="paragraph" w:styleId="5">
    <w:name w:val="heading 4"/>
    <w:basedOn w:val="1"/>
    <w:next w:val="1"/>
    <w:link w:val="34"/>
    <w:autoRedefine/>
    <w:unhideWhenUsed/>
    <w:qFormat/>
    <w:uiPriority w:val="0"/>
    <w:pPr>
      <w:keepNext/>
      <w:keepLines/>
      <w:spacing w:line="240" w:lineRule="auto"/>
      <w:outlineLvl w:val="3"/>
    </w:pPr>
    <w:rPr>
      <w:sz w:val="28"/>
      <w:szCs w:val="28"/>
    </w:rPr>
  </w:style>
  <w:style w:type="paragraph" w:styleId="6">
    <w:name w:val="heading 5"/>
    <w:basedOn w:val="1"/>
    <w:next w:val="1"/>
    <w:autoRedefine/>
    <w:unhideWhenUsed/>
    <w:qFormat/>
    <w:uiPriority w:val="0"/>
    <w:pPr>
      <w:keepNext/>
      <w:keepLines/>
      <w:spacing w:before="240" w:after="160" w:line="240" w:lineRule="auto"/>
      <w:outlineLvl w:val="4"/>
    </w:pPr>
    <w:rPr>
      <w:b/>
      <w:sz w:val="21"/>
    </w:rPr>
  </w:style>
  <w:style w:type="paragraph" w:styleId="7">
    <w:name w:val="heading 6"/>
    <w:basedOn w:val="1"/>
    <w:next w:val="1"/>
    <w:autoRedefine/>
    <w:unhideWhenUsed/>
    <w:qFormat/>
    <w:uiPriority w:val="0"/>
    <w:pPr>
      <w:keepNext/>
      <w:keepLines/>
      <w:spacing w:before="240" w:after="120" w:line="240" w:lineRule="auto"/>
      <w:outlineLvl w:val="5"/>
    </w:pPr>
    <w:rPr>
      <w:b/>
    </w:rPr>
  </w:style>
  <w:style w:type="paragraph" w:styleId="8">
    <w:name w:val="heading 7"/>
    <w:basedOn w:val="1"/>
    <w:next w:val="1"/>
    <w:autoRedefine/>
    <w:unhideWhenUsed/>
    <w:qFormat/>
    <w:uiPriority w:val="0"/>
    <w:pPr>
      <w:keepNext/>
      <w:keepLines/>
      <w:spacing w:before="240" w:after="120" w:line="240" w:lineRule="auto"/>
      <w:outlineLvl w:val="6"/>
    </w:pPr>
  </w:style>
  <w:style w:type="paragraph" w:styleId="9">
    <w:name w:val="heading 8"/>
    <w:basedOn w:val="1"/>
    <w:next w:val="1"/>
    <w:autoRedefine/>
    <w:unhideWhenUsed/>
    <w:qFormat/>
    <w:uiPriority w:val="0"/>
    <w:pPr>
      <w:keepNext/>
      <w:keepLines/>
      <w:spacing w:before="180" w:after="64" w:line="240" w:lineRule="auto"/>
      <w:outlineLvl w:val="7"/>
    </w:pPr>
  </w:style>
  <w:style w:type="paragraph" w:styleId="10">
    <w:name w:val="heading 9"/>
    <w:basedOn w:val="1"/>
    <w:next w:val="1"/>
    <w:autoRedefine/>
    <w:unhideWhenUsed/>
    <w:qFormat/>
    <w:uiPriority w:val="0"/>
    <w:pPr>
      <w:keepNext/>
      <w:keepLines/>
      <w:spacing w:before="180" w:after="64" w:line="240" w:lineRule="auto"/>
      <w:outlineLvl w:val="8"/>
    </w:p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autoRedefine/>
    <w:qFormat/>
    <w:uiPriority w:val="0"/>
    <w:pPr>
      <w:jc w:val="left"/>
    </w:pPr>
  </w:style>
  <w:style w:type="paragraph" w:styleId="12">
    <w:name w:val="Body Text"/>
    <w:basedOn w:val="1"/>
    <w:link w:val="49"/>
    <w:qFormat/>
    <w:uiPriority w:val="0"/>
    <w:pPr>
      <w:spacing w:after="120"/>
    </w:pPr>
  </w:style>
  <w:style w:type="paragraph" w:styleId="13">
    <w:name w:val="toc 3"/>
    <w:basedOn w:val="1"/>
    <w:next w:val="1"/>
    <w:autoRedefine/>
    <w:qFormat/>
    <w:uiPriority w:val="39"/>
    <w:pPr>
      <w:ind w:left="840" w:leftChars="400"/>
    </w:pPr>
  </w:style>
  <w:style w:type="paragraph" w:styleId="14">
    <w:name w:val="Balloon Text"/>
    <w:basedOn w:val="1"/>
    <w:link w:val="43"/>
    <w:autoRedefine/>
    <w:qFormat/>
    <w:uiPriority w:val="0"/>
    <w:pPr>
      <w:spacing w:line="240" w:lineRule="auto"/>
    </w:pPr>
    <w:rPr>
      <w:sz w:val="18"/>
      <w:szCs w:val="18"/>
    </w:rPr>
  </w:style>
  <w:style w:type="paragraph" w:styleId="15">
    <w:name w:val="footer"/>
    <w:basedOn w:val="1"/>
    <w:link w:val="50"/>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7">
    <w:name w:val="toc 1"/>
    <w:basedOn w:val="1"/>
    <w:next w:val="1"/>
    <w:autoRedefine/>
    <w:qFormat/>
    <w:uiPriority w:val="39"/>
    <w:rPr>
      <w:rFonts w:ascii="Arial" w:hAnsi="Arial" w:eastAsia="Songti SC Light"/>
      <w:sz w:val="21"/>
    </w:rPr>
  </w:style>
  <w:style w:type="paragraph" w:styleId="18">
    <w:name w:val="footnote text"/>
    <w:basedOn w:val="1"/>
    <w:semiHidden/>
    <w:qFormat/>
    <w:uiPriority w:val="0"/>
    <w:pPr>
      <w:snapToGrid w:val="0"/>
      <w:jc w:val="left"/>
    </w:pPr>
    <w:rPr>
      <w:sz w:val="18"/>
      <w:szCs w:val="18"/>
    </w:rPr>
  </w:style>
  <w:style w:type="paragraph" w:styleId="19">
    <w:name w:val="toc 2"/>
    <w:basedOn w:val="1"/>
    <w:next w:val="1"/>
    <w:autoRedefine/>
    <w:qFormat/>
    <w:uiPriority w:val="39"/>
    <w:pPr>
      <w:ind w:left="420" w:leftChars="200"/>
    </w:pPr>
    <w:rPr>
      <w:sz w:val="21"/>
    </w:rPr>
  </w:style>
  <w:style w:type="paragraph" w:styleId="20">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paragraph" w:styleId="21">
    <w:name w:val="Normal (Web)"/>
    <w:basedOn w:val="1"/>
    <w:qFormat/>
    <w:uiPriority w:val="0"/>
    <w:pPr>
      <w:spacing w:beforeAutospacing="1" w:afterAutospacing="1"/>
      <w:jc w:val="left"/>
    </w:pPr>
    <w:rPr>
      <w:kern w:val="0"/>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autoRedefine/>
    <w:qFormat/>
    <w:uiPriority w:val="22"/>
    <w:rPr>
      <w:b/>
      <w:bCs/>
    </w:rPr>
  </w:style>
  <w:style w:type="character" w:styleId="26">
    <w:name w:val="Hyperlink"/>
    <w:basedOn w:val="24"/>
    <w:autoRedefine/>
    <w:qFormat/>
    <w:uiPriority w:val="99"/>
    <w:rPr>
      <w:color w:val="0000FF"/>
      <w:u w:val="single"/>
    </w:rPr>
  </w:style>
  <w:style w:type="character" w:styleId="27">
    <w:name w:val="HTML Code"/>
    <w:basedOn w:val="24"/>
    <w:qFormat/>
    <w:uiPriority w:val="0"/>
    <w:rPr>
      <w:rFonts w:ascii="Courier New" w:hAnsi="Courier New"/>
      <w:sz w:val="20"/>
    </w:rPr>
  </w:style>
  <w:style w:type="character" w:styleId="28">
    <w:name w:val="annotation reference"/>
    <w:basedOn w:val="24"/>
    <w:qFormat/>
    <w:uiPriority w:val="0"/>
    <w:rPr>
      <w:sz w:val="21"/>
      <w:szCs w:val="21"/>
    </w:rPr>
  </w:style>
  <w:style w:type="character" w:styleId="29">
    <w:name w:val="footnote reference"/>
    <w:semiHidden/>
    <w:qFormat/>
    <w:uiPriority w:val="0"/>
    <w:rPr>
      <w:vertAlign w:val="superscript"/>
    </w:rPr>
  </w:style>
  <w:style w:type="paragraph" w:customStyle="1" w:styleId="30">
    <w:name w:val="公式居中"/>
    <w:basedOn w:val="1"/>
    <w:link w:val="32"/>
    <w:qFormat/>
    <w:uiPriority w:val="0"/>
    <w:pPr>
      <w:tabs>
        <w:tab w:val="center" w:pos="4150"/>
      </w:tabs>
      <w:ind w:firstLine="2400" w:firstLineChars="1000"/>
    </w:pPr>
    <w:rPr>
      <w:rFonts w:cs="Cambria Math"/>
    </w:rPr>
  </w:style>
  <w:style w:type="paragraph" w:customStyle="1" w:styleId="31">
    <w:name w:val="公式右编码右对齐"/>
    <w:basedOn w:val="1"/>
    <w:autoRedefine/>
    <w:qFormat/>
    <w:uiPriority w:val="0"/>
    <w:pPr>
      <w:tabs>
        <w:tab w:val="right" w:pos="8300"/>
      </w:tabs>
      <w:ind w:firstLine="420"/>
    </w:pPr>
    <w:rPr>
      <w:rFonts w:hint="eastAsia" w:cs="微软雅黑"/>
    </w:rPr>
  </w:style>
  <w:style w:type="character" w:customStyle="1" w:styleId="32">
    <w:name w:val="公式居中 Char"/>
    <w:link w:val="30"/>
    <w:qFormat/>
    <w:uiPriority w:val="0"/>
    <w:rPr>
      <w:rFonts w:hint="default" w:ascii="Times New Roman" w:hAnsi="Times New Roman" w:eastAsia="宋体" w:cs="Cambria Math"/>
      <w:shd w:val="clear" w:color="auto" w:fill="auto"/>
    </w:rPr>
  </w:style>
  <w:style w:type="character" w:customStyle="1" w:styleId="33">
    <w:name w:val="标题 3 字符"/>
    <w:basedOn w:val="24"/>
    <w:link w:val="4"/>
    <w:qFormat/>
    <w:uiPriority w:val="0"/>
    <w:rPr>
      <w:rFonts w:ascii="Times New Roman" w:hAnsi="Times New Roman" w:eastAsia="宋体"/>
      <w:kern w:val="2"/>
      <w:sz w:val="28"/>
      <w:szCs w:val="24"/>
    </w:rPr>
  </w:style>
  <w:style w:type="character" w:customStyle="1" w:styleId="34">
    <w:name w:val="标题 4 字符"/>
    <w:link w:val="5"/>
    <w:qFormat/>
    <w:uiPriority w:val="0"/>
    <w:rPr>
      <w:rFonts w:ascii="Times New Roman" w:hAnsi="Times New Roman" w:eastAsia="宋体"/>
      <w:sz w:val="28"/>
      <w:szCs w:val="28"/>
    </w:rPr>
  </w:style>
  <w:style w:type="paragraph" w:customStyle="1" w:styleId="35">
    <w:name w:val="WPSOffice手动目录 1"/>
    <w:qFormat/>
    <w:uiPriority w:val="0"/>
    <w:rPr>
      <w:rFonts w:ascii="Times New Roman" w:hAnsi="Times New Roman" w:eastAsia="宋体" w:cs="Times New Roman"/>
      <w:lang w:val="en-US" w:eastAsia="zh-CN" w:bidi="ar-SA"/>
    </w:rPr>
  </w:style>
  <w:style w:type="paragraph" w:customStyle="1" w:styleId="36">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7">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8">
    <w:name w:val="EndNote Bibliography"/>
    <w:basedOn w:val="1"/>
    <w:qFormat/>
    <w:uiPriority w:val="0"/>
    <w:rPr>
      <w:sz w:val="22"/>
      <w:szCs w:val="22"/>
    </w:rPr>
  </w:style>
  <w:style w:type="paragraph" w:customStyle="1" w:styleId="39">
    <w:name w:val="_Style 26"/>
    <w:basedOn w:val="1"/>
    <w:next w:val="1"/>
    <w:qFormat/>
    <w:uiPriority w:val="0"/>
    <w:pPr>
      <w:pBdr>
        <w:bottom w:val="single" w:color="auto" w:sz="6" w:space="1"/>
      </w:pBdr>
      <w:jc w:val="center"/>
    </w:pPr>
    <w:rPr>
      <w:vanish/>
      <w:sz w:val="16"/>
    </w:rPr>
  </w:style>
  <w:style w:type="paragraph" w:customStyle="1" w:styleId="40">
    <w:name w:val="_Style 27"/>
    <w:basedOn w:val="1"/>
    <w:next w:val="1"/>
    <w:autoRedefine/>
    <w:qFormat/>
    <w:uiPriority w:val="0"/>
    <w:pPr>
      <w:pBdr>
        <w:top w:val="single" w:color="auto" w:sz="6" w:space="1"/>
      </w:pBdr>
      <w:jc w:val="center"/>
    </w:pPr>
    <w:rPr>
      <w:vanish/>
      <w:sz w:val="16"/>
    </w:rPr>
  </w:style>
  <w:style w:type="paragraph" w:customStyle="1" w:styleId="41">
    <w:name w:val="毕设-正文"/>
    <w:basedOn w:val="1"/>
    <w:qFormat/>
    <w:uiPriority w:val="0"/>
    <w:pPr>
      <w:ind w:firstLine="200" w:firstLineChars="200"/>
    </w:pPr>
    <w:rPr>
      <w:rFonts w:cs="Times New Roman (正文 CS 字体)"/>
    </w:rPr>
  </w:style>
  <w:style w:type="paragraph" w:styleId="42">
    <w:name w:val="List Paragraph"/>
    <w:basedOn w:val="1"/>
    <w:qFormat/>
    <w:uiPriority w:val="99"/>
    <w:pPr>
      <w:ind w:firstLine="420" w:firstLineChars="200"/>
    </w:pPr>
    <w:rPr>
      <w:rFonts w:asciiTheme="minorHAnsi" w:hAnsiTheme="minorHAnsi" w:eastAsiaTheme="minorEastAsia" w:cstheme="minorBidi"/>
      <w:szCs w:val="22"/>
    </w:rPr>
  </w:style>
  <w:style w:type="character" w:customStyle="1" w:styleId="43">
    <w:name w:val="批注框文本 字符"/>
    <w:basedOn w:val="24"/>
    <w:link w:val="14"/>
    <w:qFormat/>
    <w:uiPriority w:val="0"/>
    <w:rPr>
      <w:rFonts w:ascii="Arial" w:hAnsi="Arial" w:eastAsia="Songti SC"/>
      <w:kern w:val="2"/>
      <w:sz w:val="18"/>
      <w:szCs w:val="18"/>
    </w:rPr>
  </w:style>
  <w:style w:type="character" w:customStyle="1" w:styleId="44">
    <w:name w:val="rynqvb"/>
    <w:basedOn w:val="24"/>
    <w:autoRedefine/>
    <w:qFormat/>
    <w:uiPriority w:val="0"/>
  </w:style>
  <w:style w:type="character" w:customStyle="1" w:styleId="45">
    <w:name w:val="mo"/>
    <w:basedOn w:val="24"/>
    <w:autoRedefine/>
    <w:qFormat/>
    <w:uiPriority w:val="0"/>
  </w:style>
  <w:style w:type="paragraph" w:customStyle="1" w:styleId="46">
    <w:name w:val="毕设正文"/>
    <w:basedOn w:val="1"/>
    <w:qFormat/>
    <w:uiPriority w:val="0"/>
    <w:pPr>
      <w:spacing w:line="360" w:lineRule="auto"/>
    </w:pPr>
  </w:style>
  <w:style w:type="paragraph" w:customStyle="1" w:styleId="47">
    <w:name w:val="be358f00-9758-446e-aec5-cde8345aeef3"/>
    <w:basedOn w:val="12"/>
    <w:link w:val="48"/>
    <w:qFormat/>
    <w:uiPriority w:val="0"/>
    <w:pPr>
      <w:adjustRightInd w:val="0"/>
      <w:spacing w:after="0" w:line="288" w:lineRule="auto"/>
      <w:ind w:firstLine="440"/>
      <w:jc w:val="left"/>
    </w:pPr>
    <w:rPr>
      <w:rFonts w:ascii="微软雅黑" w:hAnsi="微软雅黑" w:eastAsia="微软雅黑"/>
      <w:color w:val="000000"/>
      <w:sz w:val="22"/>
    </w:rPr>
  </w:style>
  <w:style w:type="character" w:customStyle="1" w:styleId="48">
    <w:name w:val="be358f00-9758-446e-aec5-cde8345aeef3 字符"/>
    <w:basedOn w:val="24"/>
    <w:link w:val="47"/>
    <w:qFormat/>
    <w:uiPriority w:val="0"/>
    <w:rPr>
      <w:rFonts w:ascii="微软雅黑" w:hAnsi="微软雅黑" w:eastAsia="微软雅黑"/>
      <w:color w:val="000000"/>
      <w:kern w:val="2"/>
      <w:sz w:val="22"/>
      <w:szCs w:val="24"/>
    </w:rPr>
  </w:style>
  <w:style w:type="character" w:customStyle="1" w:styleId="49">
    <w:name w:val="正文文本 字符"/>
    <w:basedOn w:val="24"/>
    <w:link w:val="12"/>
    <w:qFormat/>
    <w:uiPriority w:val="0"/>
    <w:rPr>
      <w:kern w:val="2"/>
      <w:sz w:val="24"/>
      <w:szCs w:val="24"/>
    </w:rPr>
  </w:style>
  <w:style w:type="character" w:customStyle="1" w:styleId="50">
    <w:name w:val="页脚 字符"/>
    <w:basedOn w:val="24"/>
    <w:link w:val="15"/>
    <w:qFormat/>
    <w:uiPriority w:val="0"/>
    <w:rPr>
      <w:kern w:val="2"/>
      <w:sz w:val="18"/>
      <w:szCs w:val="24"/>
    </w:rPr>
  </w:style>
  <w:style w:type="paragraph" w:customStyle="1" w:styleId="51">
    <w:name w:val="Author and director"/>
    <w:basedOn w:val="52"/>
    <w:qFormat/>
    <w:uiPriority w:val="0"/>
    <w:pPr>
      <w:spacing w:before="0" w:beforeLines="0" w:after="0" w:afterLines="0"/>
    </w:pPr>
    <w:rPr>
      <w:bCs/>
      <w:sz w:val="24"/>
    </w:rPr>
  </w:style>
  <w:style w:type="paragraph" w:customStyle="1" w:styleId="52">
    <w:name w:val="English Title"/>
    <w:basedOn w:val="1"/>
    <w:qFormat/>
    <w:uiPriority w:val="0"/>
    <w:pPr>
      <w:spacing w:before="156" w:beforeLines="50" w:after="312" w:afterLines="100"/>
      <w:jc w:val="center"/>
    </w:pPr>
    <w:rPr>
      <w:b/>
      <w:sz w:val="30"/>
    </w:rPr>
  </w:style>
  <w:style w:type="paragraph" w:customStyle="1" w:styleId="53">
    <w:name w:val="中文摘要标题"/>
    <w:basedOn w:val="1"/>
    <w:qFormat/>
    <w:uiPriority w:val="0"/>
    <w:pPr>
      <w:pageBreakBefore/>
      <w:widowControl/>
      <w:spacing w:before="50" w:beforeLines="50" w:after="100" w:afterLines="100"/>
      <w:jc w:val="center"/>
      <w:outlineLvl w:val="0"/>
    </w:pPr>
    <w:rPr>
      <w:rFonts w:ascii="黑体" w:hAnsi="黑体" w:eastAsia="黑体"/>
      <w:b/>
      <w:sz w:val="32"/>
      <w:szCs w:val="32"/>
    </w:rPr>
  </w:style>
  <w:style w:type="paragraph" w:customStyle="1" w:styleId="54">
    <w:name w:val="公式制表位"/>
    <w:basedOn w:val="1"/>
    <w:link w:val="55"/>
    <w:qFormat/>
    <w:uiPriority w:val="0"/>
    <w:pPr>
      <w:tabs>
        <w:tab w:val="center" w:pos="4410"/>
        <w:tab w:val="right" w:pos="8820"/>
      </w:tabs>
      <w:ind w:firstLine="0" w:firstLineChars="0"/>
    </w:pPr>
    <w:rPr>
      <w:rFonts w:ascii="Times New Roman" w:hAnsi="Times New Roman"/>
    </w:rPr>
  </w:style>
  <w:style w:type="character" w:customStyle="1" w:styleId="55">
    <w:name w:val="公式制表位 Char"/>
    <w:link w:val="54"/>
    <w:qFormat/>
    <w:uiPriority w:val="0"/>
    <w:rPr>
      <w:rFonts w:ascii="Times New Roman" w:hAnsi="Times New Roman" w:eastAsia="宋体"/>
    </w:rPr>
  </w:style>
  <w:style w:type="paragraph" w:customStyle="1" w:styleId="56">
    <w:name w:val="摘要正文"/>
    <w:basedOn w:val="57"/>
    <w:link w:val="59"/>
    <w:qFormat/>
    <w:uiPriority w:val="0"/>
    <w:pPr>
      <w:ind w:firstLine="200"/>
      <w:jc w:val="both"/>
    </w:pPr>
    <w:rPr>
      <w:rFonts w:ascii="Times New Roman" w:hAnsi="Times New Roman" w:eastAsia="宋体" w:cs="Times New Roman"/>
      <w:sz w:val="21"/>
      <w:szCs w:val="21"/>
    </w:rPr>
  </w:style>
  <w:style w:type="paragraph" w:customStyle="1" w:styleId="57">
    <w:name w:val="English absract"/>
    <w:basedOn w:val="1"/>
    <w:link w:val="60"/>
    <w:qFormat/>
    <w:uiPriority w:val="0"/>
    <w:pPr>
      <w:spacing w:line="360" w:lineRule="auto"/>
      <w:ind w:firstLine="420"/>
      <w:jc w:val="left"/>
    </w:pPr>
    <w:rPr>
      <w:rFonts w:asciiTheme="minorHAnsi" w:hAnsiTheme="minorHAnsi" w:eastAsiaTheme="minorEastAsia"/>
      <w:szCs w:val="24"/>
    </w:rPr>
  </w:style>
  <w:style w:type="character" w:customStyle="1" w:styleId="58">
    <w:name w:val="摘要内容 字符"/>
    <w:basedOn w:val="59"/>
    <w:link w:val="61"/>
    <w:qFormat/>
    <w:uiPriority w:val="0"/>
    <w:rPr>
      <w:sz w:val="24"/>
      <w:szCs w:val="24"/>
    </w:rPr>
  </w:style>
  <w:style w:type="character" w:customStyle="1" w:styleId="59">
    <w:name w:val="摘要正文 字符"/>
    <w:basedOn w:val="60"/>
    <w:link w:val="56"/>
    <w:qFormat/>
    <w:uiPriority w:val="0"/>
    <w:rPr>
      <w:rFonts w:ascii="Times New Roman" w:hAnsi="Times New Roman" w:eastAsia="宋体" w:cs="Times New Roman"/>
      <w:sz w:val="21"/>
      <w:szCs w:val="21"/>
    </w:rPr>
  </w:style>
  <w:style w:type="character" w:customStyle="1" w:styleId="60">
    <w:name w:val="English absract 字符"/>
    <w:basedOn w:val="24"/>
    <w:link w:val="57"/>
    <w:qFormat/>
    <w:uiPriority w:val="0"/>
    <w:rPr>
      <w:rFonts w:asciiTheme="minorHAnsi" w:hAnsiTheme="minorHAnsi" w:eastAsiaTheme="minorEastAsia"/>
      <w:szCs w:val="24"/>
    </w:rPr>
  </w:style>
  <w:style w:type="paragraph" w:customStyle="1" w:styleId="61">
    <w:name w:val="摘要内容"/>
    <w:basedOn w:val="56"/>
    <w:link w:val="58"/>
    <w:qFormat/>
    <w:uiPriority w:val="0"/>
    <w:pPr>
      <w:ind w:firstLine="480"/>
    </w:pPr>
    <w:rPr>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8" Type="http://schemas.microsoft.com/office/2011/relationships/people" Target="people.xml"/><Relationship Id="rId77" Type="http://schemas.openxmlformats.org/officeDocument/2006/relationships/fontTable" Target="fontTable.xml"/><Relationship Id="rId76" Type="http://schemas.openxmlformats.org/officeDocument/2006/relationships/numbering" Target="numbering.xml"/><Relationship Id="rId75" Type="http://schemas.openxmlformats.org/officeDocument/2006/relationships/customXml" Target="../customXml/item1.xml"/><Relationship Id="rId74" Type="http://schemas.openxmlformats.org/officeDocument/2006/relationships/image" Target="media/image44.png"/><Relationship Id="rId73" Type="http://schemas.openxmlformats.org/officeDocument/2006/relationships/image" Target="media/image43.png"/><Relationship Id="rId72" Type="http://schemas.openxmlformats.org/officeDocument/2006/relationships/image" Target="media/image42.png"/><Relationship Id="rId71" Type="http://schemas.openxmlformats.org/officeDocument/2006/relationships/image" Target="media/image41.png"/><Relationship Id="rId70" Type="http://schemas.openxmlformats.org/officeDocument/2006/relationships/image" Target="media/image40.png"/><Relationship Id="rId7" Type="http://schemas.openxmlformats.org/officeDocument/2006/relationships/footer" Target="footer1.xml"/><Relationship Id="rId69" Type="http://schemas.openxmlformats.org/officeDocument/2006/relationships/image" Target="media/image39.png"/><Relationship Id="rId68" Type="http://schemas.openxmlformats.org/officeDocument/2006/relationships/image" Target="media/image38.png"/><Relationship Id="rId67" Type="http://schemas.openxmlformats.org/officeDocument/2006/relationships/image" Target="media/image37.png"/><Relationship Id="rId66" Type="http://schemas.openxmlformats.org/officeDocument/2006/relationships/image" Target="media/image36.png"/><Relationship Id="rId65" Type="http://schemas.openxmlformats.org/officeDocument/2006/relationships/image" Target="media/image35.png"/><Relationship Id="rId64" Type="http://schemas.openxmlformats.org/officeDocument/2006/relationships/image" Target="media/image34.png"/><Relationship Id="rId63" Type="http://schemas.openxmlformats.org/officeDocument/2006/relationships/image" Target="media/image33.svg"/><Relationship Id="rId62" Type="http://schemas.openxmlformats.org/officeDocument/2006/relationships/image" Target="media/image32.png"/><Relationship Id="rId61" Type="http://schemas.openxmlformats.org/officeDocument/2006/relationships/image" Target="media/image31.svg"/><Relationship Id="rId60" Type="http://schemas.openxmlformats.org/officeDocument/2006/relationships/image" Target="media/image30.png"/><Relationship Id="rId6" Type="http://schemas.openxmlformats.org/officeDocument/2006/relationships/header" Target="header2.xml"/><Relationship Id="rId59" Type="http://schemas.openxmlformats.org/officeDocument/2006/relationships/image" Target="media/image29.png"/><Relationship Id="rId58" Type="http://schemas.openxmlformats.org/officeDocument/2006/relationships/image" Target="media/image28.png"/><Relationship Id="rId57" Type="http://schemas.openxmlformats.org/officeDocument/2006/relationships/image" Target="media/image27.png"/><Relationship Id="rId56" Type="http://schemas.openxmlformats.org/officeDocument/2006/relationships/image" Target="media/image26.png"/><Relationship Id="rId55" Type="http://schemas.openxmlformats.org/officeDocument/2006/relationships/image" Target="media/image25.svg"/><Relationship Id="rId54" Type="http://schemas.openxmlformats.org/officeDocument/2006/relationships/image" Target="media/image24.png"/><Relationship Id="rId53" Type="http://schemas.openxmlformats.org/officeDocument/2006/relationships/image" Target="media/image23.svg"/><Relationship Id="rId52" Type="http://schemas.openxmlformats.org/officeDocument/2006/relationships/image" Target="media/image22.png"/><Relationship Id="rId51" Type="http://schemas.openxmlformats.org/officeDocument/2006/relationships/image" Target="media/image21.svg"/><Relationship Id="rId50" Type="http://schemas.openxmlformats.org/officeDocument/2006/relationships/image" Target="media/image20.png"/><Relationship Id="rId5" Type="http://schemas.openxmlformats.org/officeDocument/2006/relationships/header" Target="header1.xml"/><Relationship Id="rId49" Type="http://schemas.openxmlformats.org/officeDocument/2006/relationships/image" Target="media/image19.svg"/><Relationship Id="rId48" Type="http://schemas.openxmlformats.org/officeDocument/2006/relationships/image" Target="media/image18.png"/><Relationship Id="rId47" Type="http://schemas.openxmlformats.org/officeDocument/2006/relationships/image" Target="media/image17.png"/><Relationship Id="rId46" Type="http://schemas.openxmlformats.org/officeDocument/2006/relationships/image" Target="media/image16.png"/><Relationship Id="rId45" Type="http://schemas.openxmlformats.org/officeDocument/2006/relationships/image" Target="media/image15.png"/><Relationship Id="rId44" Type="http://schemas.openxmlformats.org/officeDocument/2006/relationships/image" Target="media/image14.svg"/><Relationship Id="rId43" Type="http://schemas.openxmlformats.org/officeDocument/2006/relationships/image" Target="media/image13.png"/><Relationship Id="rId42" Type="http://schemas.openxmlformats.org/officeDocument/2006/relationships/image" Target="media/image12.svg"/><Relationship Id="rId41" Type="http://schemas.openxmlformats.org/officeDocument/2006/relationships/image" Target="media/image11.png"/><Relationship Id="rId40" Type="http://schemas.openxmlformats.org/officeDocument/2006/relationships/image" Target="media/image10.svg"/><Relationship Id="rId4" Type="http://schemas.openxmlformats.org/officeDocument/2006/relationships/endnotes" Target="endnotes.xml"/><Relationship Id="rId39" Type="http://schemas.openxmlformats.org/officeDocument/2006/relationships/image" Target="media/image9.png"/><Relationship Id="rId38" Type="http://schemas.openxmlformats.org/officeDocument/2006/relationships/image" Target="media/image8.svg"/><Relationship Id="rId37" Type="http://schemas.openxmlformats.org/officeDocument/2006/relationships/image" Target="media/image7.png"/><Relationship Id="rId36" Type="http://schemas.openxmlformats.org/officeDocument/2006/relationships/image" Target="media/image6.svg"/><Relationship Id="rId35" Type="http://schemas.openxmlformats.org/officeDocument/2006/relationships/image" Target="media/image5.png"/><Relationship Id="rId34" Type="http://schemas.openxmlformats.org/officeDocument/2006/relationships/image" Target="media/image4.svg"/><Relationship Id="rId33" Type="http://schemas.openxmlformats.org/officeDocument/2006/relationships/image" Target="media/image3.png"/><Relationship Id="rId32" Type="http://schemas.openxmlformats.org/officeDocument/2006/relationships/image" Target="media/image2.png"/><Relationship Id="rId31" Type="http://schemas.openxmlformats.org/officeDocument/2006/relationships/image" Target="media/image1.emf"/><Relationship Id="rId30" Type="http://schemas.openxmlformats.org/officeDocument/2006/relationships/theme" Target="theme/theme1.xml"/><Relationship Id="rId3" Type="http://schemas.openxmlformats.org/officeDocument/2006/relationships/footnotes" Target="footnotes.xml"/><Relationship Id="rId29" Type="http://schemas.openxmlformats.org/officeDocument/2006/relationships/header" Target="header19.xml"/><Relationship Id="rId28" Type="http://schemas.openxmlformats.org/officeDocument/2006/relationships/header" Target="header18.xml"/><Relationship Id="rId27" Type="http://schemas.openxmlformats.org/officeDocument/2006/relationships/header" Target="header17.xml"/><Relationship Id="rId26" Type="http://schemas.openxmlformats.org/officeDocument/2006/relationships/header" Target="header16.xml"/><Relationship Id="rId25" Type="http://schemas.openxmlformats.org/officeDocument/2006/relationships/footer" Target="footer6.xml"/><Relationship Id="rId24" Type="http://schemas.openxmlformats.org/officeDocument/2006/relationships/header" Target="header15.xml"/><Relationship Id="rId23" Type="http://schemas.openxmlformats.org/officeDocument/2006/relationships/header" Target="header14.xml"/><Relationship Id="rId22" Type="http://schemas.openxmlformats.org/officeDocument/2006/relationships/header" Target="header13.xml"/><Relationship Id="rId21" Type="http://schemas.openxmlformats.org/officeDocument/2006/relationships/header" Target="header12.xml"/><Relationship Id="rId20" Type="http://schemas.openxmlformats.org/officeDocument/2006/relationships/header" Target="header11.xml"/><Relationship Id="rId2" Type="http://schemas.openxmlformats.org/officeDocument/2006/relationships/settings" Target="settings.xml"/><Relationship Id="rId19" Type="http://schemas.openxmlformats.org/officeDocument/2006/relationships/header" Target="header10.xml"/><Relationship Id="rId18" Type="http://schemas.openxmlformats.org/officeDocument/2006/relationships/footer" Target="footer5.xml"/><Relationship Id="rId17" Type="http://schemas.openxmlformats.org/officeDocument/2006/relationships/footer" Target="footer4.xml"/><Relationship Id="rId16" Type="http://schemas.openxmlformats.org/officeDocument/2006/relationships/header" Target="header9.xml"/><Relationship Id="rId15" Type="http://schemas.openxmlformats.org/officeDocument/2006/relationships/header" Target="header8.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90</Pages>
  <Words>10882</Words>
  <Characters>15126</Characters>
  <Lines>1628</Lines>
  <Paragraphs>1460</Paragraphs>
  <TotalTime>3</TotalTime>
  <ScaleCrop>false</ScaleCrop>
  <LinksUpToDate>false</LinksUpToDate>
  <CharactersWithSpaces>15934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2025-03-07T00:57:00Z</dcterms:created>
  <dc:creator>Data</dc:creator>
  <cp:lastModifiedBy>小宋</cp:lastModifiedBy>
  <dcterms:modified xsi:type="dcterms:W3CDTF">2026-07-06T15:56:43Z</dcterms:modified>
  <cp:revision>151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4D12140D17674789B587B549FDE9A05E_13</vt:lpwstr>
  </property>
  <property fmtid="{D5CDD505-2E9C-101B-9397-08002B2CF9AE}" pid="6" name="KSOTemplateDocerSaveRecord">
    <vt:lpwstr>eyJoZGlkIjoiNTFjNDUyYjcxZGViMzYxMTM2MWMyMjhlNGRhNWNlNDEiLCJ1c2VySWQiOiIxNDk1ODA4MiJ9</vt:lpwstr>
  </property>
</Properties>
</file>