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21715"/>
      <w:bookmarkStart w:id="1" w:name="_Toc6575"/>
      <w:bookmarkStart w:id="2" w:name="_Toc7456"/>
      <w:bookmarkStart w:id="3" w:name="_Toc10403"/>
      <w:bookmarkStart w:id="4" w:name="_Toc22211"/>
      <w:bookmarkStart w:id="5" w:name="_Toc25711"/>
      <w:bookmarkStart w:id="6" w:name="_Toc12951"/>
      <w:bookmarkStart w:id="7" w:name="_Toc211470751"/>
      <w:bookmarkStart w:id="8" w:name="_Toc8598"/>
      <w:bookmarkStart w:id="9" w:name="_Toc12473"/>
      <w:bookmarkStart w:id="10" w:name="_Toc11806"/>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9">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16</w:t>
      </w:r>
      <w:r>
        <w:rPr>
          <w:rFonts w:eastAsia="仿宋_GB2312"/>
          <w:sz w:val="32"/>
        </w:rPr>
        <w:t>日</w:t>
      </w:r>
    </w:p>
    <w:p w14:paraId="73D42CA4">
      <w:pPr>
        <w:pStyle w:val="2"/>
        <w:spacing w:before="193" w:after="387" w:afterLines="100"/>
        <w:jc w:val="center"/>
        <w:rPr>
          <w:rFonts w:hint="eastAsia"/>
          <w:szCs w:val="32"/>
        </w:rPr>
        <w:sectPr>
          <w:headerReference r:id="rId7" w:type="default"/>
          <w:footerReference r:id="rId9" w:type="default"/>
          <w:headerReference r:id="rId8" w:type="even"/>
          <w:footerReference r:id="rId10"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针对古树名木多模态检索中样本类别不平衡与复杂背景干扰等问题，提出DHLAM模型。设计基于Triplet Loss和Contrastive Loss的联合损失函数并采用难例挖掘策略缓解类别不平衡问题；构建哈希层（FC-Tanh-Sign）将连续特征映射为128位二进制哈希码，降低存储成本并加速检索；设计多模态特征融合模块，以特征拼接为主并支持注意力加权的可选策略，联合图像和地理位置元数据构建统一语义空间，增强模型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构建多维度实验验证框架。利用iNaturalist 2018数据集进行模型预训练和基线对比，构建DHLAM单模态变体与HashNet、DCH和MDSH三个基线模型进行公平对比；在自建BFATH古树名木数据集上进行领域微调和消融实验，通过mAP、Recall@K和Precision@K等指标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11" w:type="default"/>
          <w:footerReference r:id="rId12"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9147"/>
      <w:bookmarkStart w:id="14" w:name="_Toc15094"/>
      <w:bookmarkStart w:id="15" w:name="_Toc31812"/>
      <w:bookmarkStart w:id="16" w:name="_Toc22267"/>
      <w:bookmarkStart w:id="17" w:name="_Toc27917"/>
      <w:bookmarkStart w:id="18" w:name="_Toc211470756"/>
      <w:bookmarkStart w:id="19" w:name="_Toc26449"/>
      <w:bookmarkStart w:id="20" w:name="_Toc23928"/>
      <w:bookmarkStart w:id="21" w:name="_Toc26034"/>
      <w:bookmarkStart w:id="22" w:name="_Toc870"/>
      <w:bookmarkStart w:id="23" w:name="_Toc6356"/>
      <w:bookmarkStart w:id="24" w:name="_Toc24376"/>
      <w:bookmarkStart w:id="25" w:name="_Toc25211"/>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Ancient and famous trees carry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numPr>
          <w:ilvl w:val="0"/>
          <w:numId w:val="2"/>
        </w:numPr>
        <w:spacing w:line="360" w:lineRule="auto"/>
        <w:ind w:firstLine="420"/>
        <w:rPr>
          <w:sz w:val="21"/>
          <w:szCs w:val="21"/>
        </w:rPr>
      </w:pPr>
      <w:r>
        <w:rPr>
          <w:rFonts w:hint="eastAsia"/>
          <w:sz w:val="21"/>
          <w:szCs w:val="21"/>
        </w:rPr>
        <w:t>We propose the DHLAM model to tackle class imbalance and complex background interference in ancient tree retrieval. A joint loss combining Triplet Loss and Contrastive Loss is adopted together with hard negative mining to handle imbalanced categories. An FC-Tanh-Sign hash layer maps continuous features into compact 128-bit binary codes, cutting storage cost and speeding up retrieval. A multimodal fusion module, primarily based on feature concatenation with an optional attention-weighted variant, integrates image and location metadata into a unified semantic space to strengthen discriminability.</w:t>
      </w:r>
    </w:p>
    <w:p w14:paraId="62EEFE2E">
      <w:pPr>
        <w:numPr>
          <w:ilvl w:val="0"/>
          <w:numId w:val="2"/>
        </w:numPr>
        <w:spacing w:line="360" w:lineRule="auto"/>
        <w:ind w:firstLine="420"/>
        <w:rPr>
          <w:sz w:val="21"/>
          <w:szCs w:val="21"/>
        </w:rPr>
      </w:pPr>
      <w:r>
        <w:rPr>
          <w:rFonts w:hint="eastAsia"/>
          <w:sz w:val="21"/>
          <w:szCs w:val="21"/>
        </w:rPr>
        <w:t>A multi-level experimental framework is built for validation. On the iNaturalist 2018 dataset, a unimodal variant DHLAM-Image is benchmarked against three baselines—HashNet, DCH, and MDSH—under identical settings. Domain-specific fine-tuning and ablation studies are then carried out on our self-built BFATH ancient tree dataset, with mAP, Recall@K, and Precision@K as evaluation metrics. Results show that DHLAM-Image surpasses the strongest baseline MDSH by 2.8 percentage points; incorporating location metadata raises performance further to an mAP of 0.741(on iNaturalist 2018), confirming the benefit of multimodal fusion.</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The system adopts a Vue and SpringBoot decoupled front-end/back-end setup, integrating the DHLAM model for bidirectional image–location retrieval. Development and testing have been completed and the system runs stably.</w:t>
      </w:r>
    </w:p>
    <w:p w14:paraId="72324029">
      <w:pPr>
        <w:spacing w:line="360" w:lineRule="auto"/>
        <w:ind w:left="0" w:leftChars="0" w:firstLine="0" w:firstLineChars="0"/>
        <w:jc w:val="left"/>
        <w:rPr>
          <w:sz w:val="21"/>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 xml:space="preserve">3.5 </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5" w:type="default"/>
          <w:headerReference r:id="rId16"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w:t>
      </w:r>
      <w:r>
        <w:rPr>
          <w:rFonts w:hint="eastAsia"/>
          <w:lang w:val="en-US" w:eastAsia="zh-CN"/>
        </w:rPr>
        <w:t>传统的模态间基本对应</w:t>
      </w:r>
      <w:r>
        <w:rPr>
          <w:rFonts w:hint="eastAsia"/>
        </w:rPr>
        <w:t>逐步走向多模态</w:t>
      </w:r>
      <w:r>
        <w:rPr>
          <w:rFonts w:hint="eastAsia"/>
          <w:lang w:val="en-US" w:eastAsia="zh-CN"/>
        </w:rPr>
        <w:t>的</w:t>
      </w:r>
      <w:r>
        <w:rPr>
          <w:rFonts w:hint="eastAsia"/>
        </w:rPr>
        <w:t>有机组合。最初，研究者所研究的内容主要集中在模态之间如何进行基本对应，从而起到初级识别功能。随着计算机视觉等学科的飞速发展，多模态检索已由单纯的模态映射向更深层次的模态融合与</w:t>
      </w:r>
      <w:r>
        <w:rPr>
          <w:rFonts w:hint="eastAsia"/>
          <w:lang w:val="en-US" w:eastAsia="zh-CN"/>
        </w:rPr>
        <w:t>交互转化</w:t>
      </w:r>
      <w:r>
        <w:rPr>
          <w:rFonts w:hint="eastAsia"/>
        </w:rPr>
        <w:t>，其目标是探索多种模态间更为复杂、高效的组合模态。将不同模态之间的信息进行了有机结合，为信息检索问题提供了新的视角，从而能够更好</w:t>
      </w:r>
      <w:r>
        <w:rPr>
          <w:rFonts w:hint="eastAsia"/>
          <w:lang w:val="en-US" w:eastAsia="zh-CN"/>
        </w:rPr>
        <w:t>地满足</w:t>
      </w:r>
      <w:r>
        <w:rPr>
          <w:rFonts w:hint="eastAsia"/>
        </w:rPr>
        <w:t>用户需求。</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6570" cy="2907665"/>
            <wp:effectExtent l="0" t="0" r="11430" b="13335"/>
            <wp:docPr id="3" name="图片 3" descr="第一章-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76570" cy="2907665"/>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7" w:type="default"/>
          <w:footerReference r:id="rId18" w:type="default"/>
          <w:footerReference r:id="rId19"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p>
    <w:p w14:paraId="15DF73F6">
      <w:pPr>
        <w:pStyle w:val="3"/>
        <w:spacing w:before="193"/>
      </w:pPr>
      <w:bookmarkStart w:id="50" w:name="_Toc25779"/>
      <w:bookmarkStart w:id="51" w:name="_Toc31254"/>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9784"/>
      <w:bookmarkStart w:id="53" w:name="_Toc27995"/>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112"/>
      <w:bookmarkStart w:id="56" w:name="_Toc22207"/>
      <w:bookmarkStart w:id="57" w:name="_Toc29721"/>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del w:id="0" w:author="小宋" w:date="2026-05-14T20:01:27Z">
        <w:r>
          <w:rPr>
            <w:rFonts w:hint="eastAsia"/>
          </w:rPr>
          <w:delText>深度哈希学习方法在过去几年取得了显著进展，涵盖了单模态哈希和</w:delText>
        </w:r>
      </w:del>
      <w:del w:id="1" w:author="小宋" w:date="2026-05-14T20:01:27Z">
        <w:r>
          <w:rPr>
            <w:rFonts w:hint="eastAsia"/>
            <w:lang w:eastAsia="zh-CN"/>
          </w:rPr>
          <w:delText>多模态哈希</w:delText>
        </w:r>
      </w:del>
      <w:del w:id="2" w:author="小宋" w:date="2026-05-14T20:01:27Z">
        <w:r>
          <w:rPr>
            <w:rFonts w:hint="eastAsia"/>
          </w:rPr>
          <w:delText>等多个方向。</w:delText>
        </w:r>
      </w:del>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ins w:id="3" w:author="小宋" w:date="2026-05-14T20:01:30Z"/>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1D708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82E4784">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4022725" cy="1436370"/>
                    </a:xfrm>
                    <a:prstGeom prst="rect">
                      <a:avLst/>
                    </a:prstGeom>
                  </pic:spPr>
                </pic:pic>
              </a:graphicData>
            </a:graphic>
          </wp:inline>
        </w:drawing>
      </w:r>
    </w:p>
    <w:p w14:paraId="5F797EC1">
      <w:pPr>
        <w:ind w:firstLine="420"/>
        <w:jc w:val="center"/>
        <w:rPr>
          <w:rFonts w:hint="eastAsia"/>
          <w:sz w:val="21"/>
          <w:szCs w:val="21"/>
        </w:rPr>
      </w:pPr>
    </w:p>
    <w:p w14:paraId="6BAB4209">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7A4CD55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如上图2.4所示，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3646170" cy="1282065"/>
            <wp:effectExtent l="0" t="0" r="11430" b="635"/>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2"/>
                    <a:stretch>
                      <a:fillRect/>
                    </a:stretch>
                  </pic:blipFill>
                  <pic:spPr>
                    <a:xfrm>
                      <a:off x="0" y="0"/>
                      <a:ext cx="3646170" cy="1282065"/>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3"/>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del w:id="4" w:author="小宋" w:date="2026-05-14T20:19:37Z">
        <w:r>
          <w:rPr>
            <w:rFonts w:hint="default"/>
            <w:vertAlign w:val="superscript"/>
            <w:lang w:val="en-US" w:eastAsia="zh-CN"/>
            <w:rPrChange w:id="5" w:author="小宋" w:date="2026-05-14T20:19:40Z">
              <w:rPr>
                <w:rFonts w:hint="default"/>
                <w:lang w:val="en-US" w:eastAsia="zh-CN"/>
              </w:rPr>
            </w:rPrChange>
          </w:rPr>
          <w:delText>^</w:delText>
        </w:r>
      </w:del>
      <w:r>
        <w:rPr>
          <w:rFonts w:hint="default"/>
          <w:vertAlign w:val="superscript"/>
          <w:lang w:val="en-US" w:eastAsia="zh-CN"/>
          <w:rPrChange w:id="7" w:author="小宋" w:date="2026-05-14T20:19:40Z">
            <w:rPr>
              <w:rFonts w:hint="default"/>
              <w:lang w:val="en-US" w:eastAsia="zh-CN"/>
            </w:rPr>
          </w:rPrChange>
        </w:rPr>
        <w:t>(128×2)</w:t>
      </w:r>
      <w:r>
        <w:rPr>
          <w:rFonts w:hint="default"/>
          <w:lang w:val="en-US" w:eastAsia="zh-CN"/>
        </w:rPr>
        <w:t>、W₂∈R</w:t>
      </w:r>
      <w:del w:id="8" w:author="小宋" w:date="2026-05-14T20:19:47Z">
        <w:r>
          <w:rPr>
            <w:rFonts w:hint="default"/>
            <w:vertAlign w:val="superscript"/>
            <w:lang w:val="en-US" w:eastAsia="zh-CN"/>
            <w:rPrChange w:id="9" w:author="小宋" w:date="2026-05-14T20:19:51Z">
              <w:rPr>
                <w:rFonts w:hint="default"/>
                <w:lang w:val="en-US" w:eastAsia="zh-CN"/>
              </w:rPr>
            </w:rPrChange>
          </w:rPr>
          <w:delText>^</w:delText>
        </w:r>
      </w:del>
      <w:r>
        <w:rPr>
          <w:rFonts w:hint="default"/>
          <w:vertAlign w:val="superscript"/>
          <w:lang w:val="en-US" w:eastAsia="zh-CN"/>
          <w:rPrChange w:id="11" w:author="小宋" w:date="2026-05-14T20:19:51Z">
            <w:rPr>
              <w:rFonts w:hint="default"/>
              <w:lang w:val="en-US" w:eastAsia="zh-CN"/>
            </w:rPr>
          </w:rPrChange>
        </w:rPr>
        <w:t>(128×128)</w:t>
      </w:r>
      <w:r>
        <w:rPr>
          <w:rFonts w:hint="default"/>
          <w:lang w:val="en-US" w:eastAsia="zh-CN"/>
        </w:rPr>
        <w:t>、W₃∈R</w:t>
      </w:r>
      <w:del w:id="12" w:author="小宋" w:date="2026-05-14T20:19:55Z">
        <w:r>
          <w:rPr>
            <w:rFonts w:hint="default"/>
            <w:vertAlign w:val="superscript"/>
            <w:lang w:val="en-US" w:eastAsia="zh-CN"/>
            <w:rPrChange w:id="13" w:author="小宋" w:date="2026-05-14T20:19:58Z">
              <w:rPr>
                <w:rFonts w:hint="default"/>
                <w:lang w:val="en-US" w:eastAsia="zh-CN"/>
              </w:rPr>
            </w:rPrChange>
          </w:rPr>
          <w:delText>^</w:delText>
        </w:r>
      </w:del>
      <w:r>
        <w:rPr>
          <w:rFonts w:hint="default"/>
          <w:vertAlign w:val="superscript"/>
          <w:lang w:val="en-US" w:eastAsia="zh-CN"/>
          <w:rPrChange w:id="15" w:author="小宋" w:date="2026-05-14T20:19:58Z">
            <w:rPr>
              <w:rFonts w:hint="default"/>
              <w:lang w:val="en-US" w:eastAsia="zh-CN"/>
            </w:rPr>
          </w:rPrChange>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del w:id="16" w:author="小宋" w:date="2026-05-14T20:20:06Z">
        <w:r>
          <w:rPr>
            <w:rFonts w:hint="default"/>
            <w:vertAlign w:val="superscript"/>
            <w:lang w:val="en-US" w:eastAsia="zh-CN"/>
            <w:rPrChange w:id="17" w:author="小宋" w:date="2026-05-14T20:20:11Z">
              <w:rPr>
                <w:rFonts w:hint="default"/>
                <w:lang w:val="en-US" w:eastAsia="zh-CN"/>
              </w:rPr>
            </w:rPrChange>
          </w:rPr>
          <w:delText>^</w:delText>
        </w:r>
      </w:del>
      <w:r>
        <w:rPr>
          <w:rFonts w:hint="default"/>
          <w:vertAlign w:val="superscript"/>
          <w:lang w:val="en-US" w:eastAsia="zh-CN"/>
          <w:rPrChange w:id="19" w:author="小宋" w:date="2026-05-14T20:20:11Z">
            <w:rPr>
              <w:rFonts w:hint="default"/>
              <w:lang w:val="en-US" w:eastAsia="zh-CN"/>
            </w:rPr>
          </w:rPrChange>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77E5C8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4"/>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如上</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w:t>
      </w:r>
      <w:del w:id="20" w:author="小宋" w:date="2026-05-14T20:11:57Z">
        <w:r>
          <w:rPr>
            <w:rFonts w:hint="eastAsia"/>
          </w:rPr>
          <w:delText>[7]</w:delText>
        </w:r>
      </w:del>
      <w:r>
        <w:rPr>
          <w:rFonts w:hint="eastAsia"/>
        </w:rPr>
        <w:t>、DCH</w:t>
      </w:r>
      <w:del w:id="21" w:author="小宋" w:date="2026-05-14T20:12:00Z">
        <w:r>
          <w:rPr>
            <w:rFonts w:hint="eastAsia"/>
          </w:rPr>
          <w:delText>[41</w:delText>
        </w:r>
      </w:del>
      <w:del w:id="22" w:author="小宋" w:date="2026-05-14T20:12:01Z">
        <w:r>
          <w:rPr>
            <w:rFonts w:hint="eastAsia"/>
          </w:rPr>
          <w:delText>]</w:delText>
        </w:r>
      </w:del>
      <w:r>
        <w:rPr>
          <w:rFonts w:hint="eastAsia"/>
        </w:rPr>
        <w:t>均采用ResNet-50）的公平对比需求，本文选择ResNet-50作为默认骨干网络。ViT和EfficientNet等其他架构的对比评估留作未来工作。</w:t>
      </w: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6D0C0925">
      <w:pPr>
        <w:keepNext w:val="0"/>
        <w:keepLines w:val="0"/>
        <w:pageBreakBefore w:val="0"/>
        <w:widowControl w:val="0"/>
        <w:kinsoku/>
        <w:wordWrap/>
        <w:overflowPunct/>
        <w:topLinePunct w:val="0"/>
        <w:autoSpaceDE/>
        <w:autoSpaceDN/>
        <w:bidi w:val="0"/>
        <w:adjustRightInd/>
        <w:snapToGrid/>
        <w:ind w:firstLine="480" w:firstLineChars="200"/>
        <w:textAlignment w:val="auto"/>
        <w:rPr>
          <w:del w:id="23" w:author="小宋" w:date="2026-05-14T20:05:41Z"/>
          <w:rFonts w:hint="default" w:ascii="黑体" w:hAnsi="黑体" w:cs="黑体"/>
          <w:lang w:val="en-US"/>
        </w:rPr>
      </w:pPr>
      <w:del w:id="24" w:author="小宋" w:date="2026-05-14T20:05:41Z">
        <w:r>
          <w:rPr>
            <w:rFonts w:hint="eastAsia" w:ascii="黑体" w:hAnsi="黑体" w:cs="黑体"/>
          </w:rPr>
          <w:delText>例如，图像通常表示成一个像素矩阵，而地理位置元数据通常表示成连续的二维坐标（纬度、经度）。从基本元素的角度来看，图像中的每个像素与</w:delText>
        </w:r>
      </w:del>
      <w:del w:id="25" w:author="小宋" w:date="2026-05-14T20:05:41Z">
        <w:r>
          <w:rPr>
            <w:rFonts w:hint="eastAsia" w:ascii="黑体" w:hAnsi="黑体" w:cs="黑体"/>
            <w:lang w:val="en-US" w:eastAsia="zh-CN"/>
          </w:rPr>
          <w:delText>位置坐标</w:delText>
        </w:r>
      </w:del>
      <w:del w:id="26" w:author="小宋" w:date="2026-05-14T20:05:41Z">
        <w:r>
          <w:rPr>
            <w:rFonts w:hint="eastAsia" w:ascii="黑体" w:hAnsi="黑体" w:cs="黑体"/>
          </w:rPr>
          <w:delText>并无</w:delText>
        </w:r>
      </w:del>
      <w:del w:id="27" w:author="小宋" w:date="2026-05-14T20:05:41Z">
        <w:r>
          <w:rPr>
            <w:rFonts w:hint="eastAsia" w:ascii="黑体" w:hAnsi="黑体" w:cs="黑体"/>
            <w:lang w:val="en-US" w:eastAsia="zh-CN"/>
          </w:rPr>
          <w:delText>直接</w:delText>
        </w:r>
      </w:del>
      <w:del w:id="28" w:author="小宋" w:date="2026-05-14T20:05:41Z">
        <w:r>
          <w:rPr>
            <w:rFonts w:hint="eastAsia" w:ascii="黑体" w:hAnsi="黑体" w:cs="黑体"/>
          </w:rPr>
          <w:delText>联系</w:delText>
        </w:r>
      </w:del>
      <w:del w:id="29" w:author="小宋" w:date="2026-05-14T20:05:41Z">
        <w:r>
          <w:rPr>
            <w:rFonts w:hint="eastAsia" w:ascii="黑体" w:hAnsi="黑体" w:cs="黑体"/>
            <w:lang w:val="en-US" w:eastAsia="zh-CN"/>
          </w:rPr>
          <w:delText>。</w:delText>
        </w:r>
      </w:del>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firstLineChars="200"/>
        <w:pPrChange w:id="30" w:author="小宋" w:date="2026-05-14T20:06:25Z">
          <w:pPr>
            <w:ind w:firstLine="420"/>
          </w:pPr>
        </w:pPrChange>
      </w:pPr>
      <w:ins w:id="31" w:author="小宋" w:date="2026-05-14T20:06:17Z">
        <w:r>
          <w:rPr>
            <w:rFonts w:hint="eastAsia"/>
          </w:rPr>
          <w:t>如</w:t>
        </w:r>
      </w:ins>
      <w:ins w:id="32" w:author="小宋" w:date="2026-05-14T20:06:22Z">
        <w:r>
          <w:rPr>
            <w:rFonts w:hint="eastAsia"/>
            <w:lang w:val="en-US" w:eastAsia="zh-CN"/>
          </w:rPr>
          <w:t>下</w:t>
        </w:r>
      </w:ins>
      <w:ins w:id="33" w:author="小宋" w:date="2026-05-14T20:06:38Z">
        <w:r>
          <w:rPr>
            <w:rFonts w:hint="eastAsia"/>
            <w:lang w:val="en-US" w:eastAsia="zh-CN"/>
          </w:rPr>
          <w:t>图</w:t>
        </w:r>
      </w:ins>
      <w:ins w:id="34" w:author="小宋" w:date="2026-05-14T20:06:17Z">
        <w:r>
          <w:rPr>
            <w:rFonts w:hint="eastAsia"/>
          </w:rPr>
          <w:t>2.</w:t>
        </w:r>
      </w:ins>
      <w:ins w:id="35" w:author="小宋" w:date="2026-05-14T20:06:17Z">
        <w:r>
          <w:rPr>
            <w:rFonts w:hint="eastAsia"/>
            <w:lang w:val="en-US" w:eastAsia="zh-CN"/>
          </w:rPr>
          <w:t>10</w:t>
        </w:r>
      </w:ins>
      <w:ins w:id="36" w:author="小宋" w:date="2026-05-14T20:06:17Z">
        <w:r>
          <w:rPr>
            <w:rFonts w:hint="eastAsia"/>
          </w:rPr>
          <w:t>所示，在对每一种模态的特征进行预处理与提取之后，再进行一系列不同的运算来进行特征层的融合。</w:t>
        </w:r>
      </w:ins>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1A7500BC">
      <w:pPr>
        <w:keepNext w:val="0"/>
        <w:keepLines w:val="0"/>
        <w:pageBreakBefore w:val="0"/>
        <w:widowControl w:val="0"/>
        <w:kinsoku/>
        <w:wordWrap/>
        <w:overflowPunct/>
        <w:topLinePunct w:val="0"/>
        <w:autoSpaceDE/>
        <w:autoSpaceDN/>
        <w:bidi w:val="0"/>
        <w:adjustRightInd/>
        <w:snapToGrid/>
        <w:ind w:firstLine="480" w:firstLineChars="200"/>
        <w:textAlignment w:val="auto"/>
        <w:rPr>
          <w:del w:id="37" w:author="小宋" w:date="2026-05-14T20:06:16Z"/>
        </w:rPr>
      </w:pPr>
      <w:del w:id="38" w:author="小宋" w:date="2026-05-14T20:06:16Z">
        <w:r>
          <w:rPr>
            <w:rFonts w:hint="eastAsia"/>
          </w:rPr>
          <w:delText>如</w:delText>
        </w:r>
      </w:del>
      <w:del w:id="39" w:author="小宋" w:date="2026-05-14T20:06:16Z">
        <w:r>
          <w:rPr>
            <w:rFonts w:hint="eastAsia"/>
            <w:lang w:val="en-US" w:eastAsia="zh-CN"/>
          </w:rPr>
          <w:delText>上</w:delText>
        </w:r>
      </w:del>
      <w:del w:id="40" w:author="小宋" w:date="2026-05-14T20:06:16Z">
        <w:r>
          <w:rPr>
            <w:rFonts w:hint="eastAsia"/>
          </w:rPr>
          <w:delText>图2.</w:delText>
        </w:r>
      </w:del>
      <w:del w:id="41" w:author="小宋" w:date="2026-05-14T20:06:16Z">
        <w:r>
          <w:rPr>
            <w:rFonts w:hint="eastAsia"/>
            <w:lang w:val="en-US" w:eastAsia="zh-CN"/>
          </w:rPr>
          <w:delText>10</w:delText>
        </w:r>
      </w:del>
      <w:del w:id="42" w:author="小宋" w:date="2026-05-14T20:06:16Z">
        <w:r>
          <w:rPr>
            <w:rFonts w:hint="eastAsia"/>
          </w:rPr>
          <w:delText>所示，在对每一种模态的特征进行预处理与提取之后，再进行一系列不同的运算来进行特征层的融合。</w:delText>
        </w:r>
      </w:del>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w:t>
      </w:r>
      <w:ins w:id="43" w:author="小宋" w:date="2026-05-14T20:06:33Z">
        <w:r>
          <w:rPr>
            <w:rFonts w:hint="eastAsia"/>
            <w:kern w:val="2"/>
            <w:lang w:val="en-US" w:eastAsia="zh-CN"/>
          </w:rPr>
          <w:t>下</w:t>
        </w:r>
      </w:ins>
      <w:r>
        <w:rPr>
          <w:rFonts w:hint="eastAsia"/>
          <w:kern w:val="2"/>
        </w:rPr>
        <w:t>图2.</w:t>
      </w:r>
      <w:r>
        <w:rPr>
          <w:rFonts w:hint="eastAsia"/>
          <w:kern w:val="2"/>
          <w:lang w:val="en-US" w:eastAsia="zh-CN"/>
        </w:rPr>
        <w:t>11</w:t>
      </w:r>
      <w:r>
        <w:rPr>
          <w:rFonts w:hint="eastAsia"/>
          <w:kern w:val="2"/>
        </w:rPr>
        <w:t>所示。</w:t>
      </w:r>
      <w:del w:id="44" w:author="小宋" w:date="2026-05-14T20:09:06Z">
        <w:r>
          <w:rPr>
            <w:rFonts w:hint="eastAsia"/>
            <w:kern w:val="2"/>
          </w:rPr>
          <w:delText>不同于特征层的融合，</w:delText>
        </w:r>
      </w:del>
      <w:r>
        <w:rPr>
          <w:rFonts w:hint="eastAsia"/>
          <w:kern w:val="2"/>
        </w:rPr>
        <w:t>决策层的融合是通过对每一种模态的学习与决策，然后对每一种模态的决策结果进行集成。此算法先针对各模态分别选取适当的模型，分别对其进行单独的学习，得出相应的预测结果</w:t>
      </w:r>
      <w:ins w:id="45" w:author="小宋" w:date="2026-05-14T20:09:33Z">
        <w:r>
          <w:rPr>
            <w:rFonts w:hint="eastAsia"/>
            <w:kern w:val="2"/>
            <w:lang w:eastAsia="zh-CN"/>
          </w:rPr>
          <w:t>。</w:t>
        </w:r>
      </w:ins>
      <w:del w:id="46" w:author="小宋" w:date="2026-05-14T20:09:32Z">
        <w:r>
          <w:rPr>
            <w:rFonts w:hint="eastAsia"/>
            <w:kern w:val="2"/>
          </w:rPr>
          <w:delText>；</w:delText>
        </w:r>
      </w:del>
      <w:del w:id="47" w:author="小宋" w:date="2026-05-14T20:09:31Z">
        <w:r>
          <w:rPr>
            <w:rFonts w:hint="eastAsia"/>
            <w:kern w:val="2"/>
          </w:rPr>
          <w:delText>在此基础上再利用投票、加权平均等方法，对多个独立的数据进行融合，从而获得更加精确、可信的预测结果</w:delText>
        </w:r>
      </w:del>
      <w:del w:id="48" w:author="小宋" w:date="2026-05-14T20:09:31Z">
        <w:r>
          <w:rPr>
            <w:kern w:val="2"/>
          </w:rPr>
          <w:delText>。</w:delText>
        </w:r>
      </w:del>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ins w:id="49" w:author="小宋" w:date="2026-05-14T20:08:27Z">
        <w:r>
          <w:rPr>
            <w:rFonts w:hint="eastAsia"/>
            <w:lang w:val="en-US" w:eastAsia="zh-CN"/>
          </w:rPr>
          <w:t>。</w:t>
        </w:r>
      </w:ins>
      <w:del w:id="50" w:author="小宋" w:date="2026-05-14T20:08:26Z">
        <w:r>
          <w:rPr>
            <w:rFonts w:hint="eastAsia"/>
          </w:rPr>
          <w:delText>，该方法适合于各模态可靠性相似的场合。</w:delText>
        </w:r>
      </w:del>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ins w:id="51" w:author="小宋" w:date="2026-05-14T20:10:05Z">
        <w:r>
          <w:rPr>
            <w:rFonts w:hint="eastAsia"/>
            <w:lang w:val="en-US" w:eastAsia="zh-CN"/>
          </w:rPr>
          <w:t>下</w:t>
        </w:r>
      </w:ins>
      <w:r>
        <w:rPr>
          <w:rFonts w:hint="eastAsia"/>
        </w:rPr>
        <w:t>图2.</w:t>
      </w:r>
      <w:r>
        <w:rPr>
          <w:rFonts w:hint="eastAsia"/>
          <w:lang w:val="en-US" w:eastAsia="zh-CN"/>
        </w:rPr>
        <w:t>12</w:t>
      </w:r>
      <w:r>
        <w:rPr>
          <w:rFonts w:hint="eastAsia"/>
        </w:rPr>
        <w:t>中</w:t>
      </w:r>
      <w:ins w:id="52" w:author="小宋" w:date="2026-05-14T20:10:10Z">
        <w:r>
          <w:rPr>
            <w:rFonts w:hint="eastAsia"/>
            <w:lang w:val="en-US" w:eastAsia="zh-CN"/>
          </w:rPr>
          <w:t>所示，</w:t>
        </w:r>
      </w:ins>
      <w:del w:id="53" w:author="小宋" w:date="2026-05-14T20:10:16Z">
        <w:r>
          <w:rPr>
            <w:rFonts w:hint="eastAsia"/>
          </w:rPr>
          <w:delText>显示的是</w:delText>
        </w:r>
      </w:del>
      <w:r>
        <w:rPr>
          <w:rFonts w:hint="eastAsia"/>
        </w:rPr>
        <w:t>混合融合策略</w:t>
      </w:r>
      <w:del w:id="54" w:author="小宋" w:date="2026-05-14T20:10:17Z">
        <w:r>
          <w:rPr>
            <w:rFonts w:hint="eastAsia"/>
          </w:rPr>
          <w:delText>，</w:delText>
        </w:r>
      </w:del>
      <w:r>
        <w:rPr>
          <w:rFonts w:hint="eastAsia"/>
        </w:rPr>
        <w:t>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w:t>
      </w:r>
      <w:del w:id="55" w:author="小宋" w:date="2026-05-14T20:13:07Z">
        <w:r>
          <w:rPr>
            <w:rFonts w:hint="eastAsia"/>
          </w:rPr>
          <w:delText>具有较高的</w:delText>
        </w:r>
      </w:del>
      <w:del w:id="56" w:author="小宋" w:date="2026-05-14T20:13:07Z">
        <w:r>
          <w:rPr>
            <w:rFonts w:hint="eastAsia"/>
            <w:lang w:val="en-US" w:eastAsia="zh-CN"/>
          </w:rPr>
          <w:delText>灵活性</w:delText>
        </w:r>
      </w:del>
      <w:del w:id="57" w:author="小宋" w:date="2026-05-14T20:13:07Z">
        <w:r>
          <w:rPr>
            <w:rFonts w:hint="eastAsia"/>
          </w:rPr>
          <w:delText>，</w:delText>
        </w:r>
      </w:del>
      <w:r>
        <w:rPr>
          <w:rFonts w:hint="eastAsia"/>
        </w:rPr>
        <w:t>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ins w:id="58" w:author="小宋" w:date="2026-05-14T20:14:10Z">
        <w:r>
          <w:rPr>
            <w:rFonts w:hint="eastAsia"/>
            <w:lang w:val="en-US" w:eastAsia="zh-CN"/>
          </w:rPr>
          <w:t>融合</w:t>
        </w:r>
      </w:ins>
      <w:del w:id="59" w:author="小宋" w:date="2026-05-14T20:14:09Z">
        <w:r>
          <w:rPr>
            <w:rFonts w:hint="eastAsia"/>
          </w:rPr>
          <w:delText>推理</w:delText>
        </w:r>
      </w:del>
      <w:r>
        <w:rPr>
          <w:rFonts w:hint="eastAsia"/>
        </w:rPr>
        <w:t>与</w:t>
      </w:r>
      <w:ins w:id="60" w:author="小宋" w:date="2026-05-14T20:14:13Z">
        <w:r>
          <w:rPr>
            <w:rFonts w:hint="eastAsia"/>
            <w:lang w:val="en-US" w:eastAsia="zh-CN"/>
          </w:rPr>
          <w:t>转换</w:t>
        </w:r>
      </w:ins>
      <w:del w:id="61" w:author="小宋" w:date="2026-05-14T20:14:10Z">
        <w:r>
          <w:rPr>
            <w:rFonts w:hint="eastAsia"/>
          </w:rPr>
          <w:delText>生成</w:delText>
        </w:r>
      </w:del>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804F342">
      <w:pPr>
        <w:keepNext w:val="0"/>
        <w:keepLines w:val="0"/>
        <w:pageBreakBefore w:val="0"/>
        <w:widowControl w:val="0"/>
        <w:kinsoku/>
        <w:wordWrap/>
        <w:overflowPunct/>
        <w:topLinePunct w:val="0"/>
        <w:autoSpaceDE/>
        <w:autoSpaceDN/>
        <w:bidi w:val="0"/>
        <w:adjustRightInd/>
        <w:snapToGrid/>
        <w:ind w:firstLine="480" w:firstLineChars="200"/>
        <w:textAlignment w:val="auto"/>
        <w:rPr>
          <w:del w:id="62" w:author="小宋" w:date="2026-05-14T20:15:01Z"/>
          <w:rFonts w:hint="eastAsia"/>
          <w:lang w:eastAsia="zh-CN"/>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ins w:id="63" w:author="小宋" w:date="2026-05-14T20:14:59Z">
        <w:r>
          <w:rPr>
            <w:rFonts w:hint="eastAsia"/>
            <w:lang w:eastAsia="zh-CN"/>
          </w:rPr>
          <w:t>。</w:t>
        </w:r>
      </w:ins>
      <w:del w:id="64" w:author="小宋" w:date="2026-05-14T20:14:58Z">
        <w:r>
          <w:rPr>
            <w:rFonts w:hint="eastAsia"/>
          </w:rPr>
          <w:delText>，</w:delText>
        </w:r>
      </w:del>
      <w:del w:id="65" w:author="小宋" w:date="2026-05-14T20:14:57Z">
        <w:r>
          <w:rPr>
            <w:rFonts w:hint="eastAsia"/>
          </w:rPr>
          <w:delText>融合的具体时机不再是首要考虑的问题</w:delText>
        </w:r>
      </w:del>
      <w:del w:id="66" w:author="小宋" w:date="2026-05-14T20:14:57Z">
        <w:r>
          <w:rPr>
            <w:rFonts w:hint="eastAsia"/>
            <w:lang w:eastAsia="zh-CN"/>
          </w:rPr>
          <w:delText>。</w:delText>
        </w:r>
      </w:del>
    </w:p>
    <w:p w14:paraId="5804F3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Change w:id="67" w:author="小宋" w:date="2026-05-14T20:15:01Z">
          <w:pPr>
            <w:keepNext w:val="0"/>
            <w:keepLines w:val="0"/>
            <w:pageBreakBefore w:val="0"/>
            <w:widowControl w:val="0"/>
            <w:kinsoku/>
            <w:wordWrap/>
            <w:overflowPunct/>
            <w:topLinePunct w:val="0"/>
            <w:autoSpaceDE/>
            <w:autoSpaceDN/>
            <w:bidi w:val="0"/>
            <w:adjustRightInd/>
            <w:snapToGrid/>
            <w:ind w:firstLine="480" w:firstLineChars="200"/>
            <w:textAlignment w:val="auto"/>
          </w:pPr>
        </w:pPrChange>
      </w:pP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w:t>
      </w:r>
      <w:del w:id="68" w:author="小宋" w:date="2026-05-14T20:50:05Z">
        <w:r>
          <w:rPr>
            <w:rFonts w:hint="eastAsia"/>
          </w:rPr>
          <w:delText>能</w:delText>
        </w:r>
      </w:del>
      <w:r>
        <w:rPr>
          <w:rFonts w:hint="eastAsia"/>
        </w:rPr>
        <w:t>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3"/>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w:t>
      </w:r>
      <w:r>
        <w:rPr>
          <w:rFonts w:hint="eastAsia" w:hAnsi="Cambria Math"/>
          <w:lang w:val="en-US" w:eastAsia="zh-CN"/>
        </w:rPr>
        <w:t>作</w:t>
      </w:r>
      <w:r>
        <w:rPr>
          <w:rFonts w:hint="eastAsia" w:hAnsi="Cambria Math"/>
        </w:rPr>
        <w:t>融合表示。综上，多步交叉注意力操作被解释为多步推理，每一步推理都融合了</w:t>
      </w:r>
      <w:r>
        <w:rPr>
          <w:rFonts w:hint="eastAsia" w:hAnsi="Cambria Math"/>
          <w:lang w:val="en-US" w:eastAsia="zh-CN"/>
        </w:rPr>
        <w:t>查询表示</w:t>
      </w:r>
      <w:r>
        <w:rPr>
          <w:rFonts w:hint="eastAsia" w:hAnsi="Cambria Math"/>
        </w:rPr>
        <w:t>与图像，并在下一步推理</w:t>
      </w:r>
      <w:r>
        <w:rPr>
          <w:rFonts w:hint="eastAsia" w:hAnsi="Cambria Math"/>
          <w:lang w:val="en-US" w:eastAsia="zh-CN"/>
        </w:rPr>
        <w:t>中</w:t>
      </w:r>
      <w:r>
        <w:rPr>
          <w:rFonts w:hint="eastAsia" w:hAnsi="Cambria Math"/>
        </w:rPr>
        <w:t>对图像区域进行精确的筛选。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4"/>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20"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ins w:id="69" w:author="小宋" w:date="2026-05-14T20:18:09Z">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ins>
      <w:del w:id="70" w:author="小宋" w:date="2026-05-14T20:18:09Z">
        <w:r>
          <w:rPr>
            <w:rFonts w:hint="eastAsia"/>
          </w:rPr>
          <w:delText>本章介绍了深度哈希学习检索相关技术。首先阐述卷积神经网络的相关理论与框架，包括卷积层、池化层、全连接层和常见的激活函数，并介绍了视觉Transformer和EfficientNet等现代神经网络架构。在网络训练优化方面，dropout作为常用的正则化方法可有效防止过拟合，Xavier初始化通过分析输入输出神经元数量，设置合适的初始权重尺度，有助于缓解深层网络的梯度消失问题</w:delText>
        </w:r>
      </w:del>
      <w:del w:id="71" w:author="小宋" w:date="2026-05-14T20:18:09Z">
        <w:r>
          <w:rPr>
            <w:rFonts w:hint="eastAsia"/>
            <w:lang w:eastAsia="zh-CN"/>
          </w:rPr>
          <w:delText>。</w:delText>
        </w:r>
      </w:del>
      <w:del w:id="72" w:author="小宋" w:date="2026-05-14T20:18:09Z">
        <w:r>
          <w:rPr>
            <w:rFonts w:hint="eastAsia"/>
          </w:rPr>
          <w:delText>接着介绍了深度哈希学习的核心技术，包括深度哈希学习概述、Triplet Loss、Contrastive Loss、哈希层与量化损失，以及多种骨干网络的选择策略。Triplet Loss通过三元组学习保持样本间的相对相似性，Contrastive Loss通过样本对学习拉近相似样本、推远不相似样本。哈希层负责将连续特征转换为二进制哈希码，量化损失用于减小连续值与离散哈希码之间的差距。最后详细探讨多模态相关技术，包括多模态技术中的融合、转换、对齐与表示四种技术，其中重点阐述了多模态融合方法。这些技术为后续构建多模态深度哈希学习检索模型奠定了理论基础</w:delText>
        </w:r>
      </w:del>
      <w:del w:id="73" w:author="小宋" w:date="2026-05-14T20:18:11Z">
        <w:r>
          <w:rPr>
            <w:rFonts w:hint="eastAsia"/>
          </w:rPr>
          <w:delText>。</w:delText>
        </w:r>
      </w:del>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42616464"/>
      <w:bookmarkStart w:id="86" w:name="_Toc38706083"/>
      <w:bookmarkStart w:id="87" w:name="_Toc38202898"/>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ins w:id="74" w:author="小宋" w:date="2026-05-14T20:40:22Z">
        <w:r>
          <w:rPr>
            <w:rFonts w:hint="eastAsia"/>
            <w:lang w:val="en-US" w:eastAsia="zh-CN"/>
          </w:rPr>
          <w:t>图像与</w:t>
        </w:r>
      </w:ins>
      <w:ins w:id="75" w:author="小宋" w:date="2026-05-14T20:40:23Z">
        <w:r>
          <w:rPr>
            <w:rFonts w:hint="eastAsia"/>
            <w:lang w:val="en-US" w:eastAsia="zh-CN"/>
          </w:rPr>
          <w:t>位置</w:t>
        </w:r>
      </w:ins>
      <w:ins w:id="76" w:author="小宋" w:date="2026-05-14T20:40:24Z">
        <w:r>
          <w:rPr>
            <w:rFonts w:hint="eastAsia"/>
            <w:lang w:val="en-US" w:eastAsia="zh-CN"/>
          </w:rPr>
          <w:t>特征</w:t>
        </w:r>
      </w:ins>
      <w:ins w:id="77" w:author="小宋" w:date="2026-05-14T20:40:26Z">
        <w:r>
          <w:rPr>
            <w:rFonts w:hint="eastAsia"/>
            <w:lang w:val="en-US" w:eastAsia="zh-CN"/>
          </w:rPr>
          <w:t>编码</w:t>
        </w:r>
      </w:ins>
      <w:ins w:id="78" w:author="小宋" w:date="2026-05-14T20:40:28Z">
        <w:r>
          <w:rPr>
            <w:rFonts w:hint="eastAsia"/>
            <w:lang w:val="en-US" w:eastAsia="zh-CN"/>
          </w:rPr>
          <w:t>层</w:t>
        </w:r>
      </w:ins>
      <w:del w:id="79" w:author="小宋" w:date="2026-05-14T20:40:19Z">
        <w:r>
          <w:rPr>
            <w:rFonts w:hint="eastAsia"/>
          </w:rPr>
          <w:delText>特征</w:delText>
        </w:r>
      </w:del>
      <w:del w:id="80" w:author="小宋" w:date="2026-05-14T20:40:19Z">
        <w:r>
          <w:rPr>
            <w:rFonts w:hint="eastAsia"/>
            <w:lang w:val="en-US" w:eastAsia="zh-CN"/>
          </w:rPr>
          <w:delText>提取层</w:delText>
        </w:r>
      </w:del>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Network）。该模型设计轻量化的位置编码器将地理位置元数据融入视觉特征，通过多损失联合优化策略同步提升特征判别性与哈希码质量，并采用多级检索策略兼顾检索效率与精度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rPr>
        <w:t>DHLAM模型结构整体上分为四个</w:t>
      </w:r>
      <w:r>
        <w:rPr>
          <w:rFonts w:hint="eastAsia"/>
          <w:lang w:val="en-US" w:eastAsia="zh-CN"/>
        </w:rPr>
        <w:t>核心</w:t>
      </w:r>
      <w:r>
        <w:rPr>
          <w:rFonts w:hint="eastAsia"/>
        </w:rPr>
        <w:t>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C5F7FFF">
      <w:pPr>
        <w:keepNext w:val="0"/>
        <w:keepLines w:val="0"/>
        <w:widowControl/>
        <w:suppressLineNumbers w:val="0"/>
        <w:ind w:left="0" w:leftChars="0" w:firstLine="0" w:firstLineChars="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19050"/>
            <wp:docPr id="7" name="图片 7"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3章-图3.1 深度哈希学习模型整体架构 -1"/>
                    <pic:cNvPicPr>
                      <a:picLocks noChangeAspect="1"/>
                    </pic:cNvPicPr>
                  </pic:nvPicPr>
                  <pic:blipFill>
                    <a:blip r:embed="rId55"/>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ins w:id="81" w:author="小宋" w:date="2026-05-14T20:40:53Z">
        <w:r>
          <w:rPr>
            <w:rFonts w:hint="eastAsia"/>
            <w:lang w:val="en-US" w:eastAsia="zh-CN"/>
          </w:rPr>
          <w:t>图像</w:t>
        </w:r>
      </w:ins>
      <w:ins w:id="82" w:author="小宋" w:date="2026-05-14T20:40:54Z">
        <w:r>
          <w:rPr>
            <w:rFonts w:hint="eastAsia"/>
            <w:lang w:val="en-US" w:eastAsia="zh-CN"/>
          </w:rPr>
          <w:t>与</w:t>
        </w:r>
      </w:ins>
      <w:ins w:id="83" w:author="小宋" w:date="2026-05-14T20:41:03Z">
        <w:r>
          <w:rPr>
            <w:rFonts w:hint="eastAsia"/>
            <w:lang w:val="en-US" w:eastAsia="zh-CN"/>
          </w:rPr>
          <w:t>位置</w:t>
        </w:r>
      </w:ins>
      <w:ins w:id="84" w:author="小宋" w:date="2026-05-14T20:40:55Z">
        <w:r>
          <w:rPr>
            <w:rFonts w:hint="eastAsia"/>
            <w:lang w:val="en-US" w:eastAsia="zh-CN"/>
          </w:rPr>
          <w:t>特征</w:t>
        </w:r>
      </w:ins>
      <w:ins w:id="85" w:author="小宋" w:date="2026-05-14T20:40:56Z">
        <w:r>
          <w:rPr>
            <w:rFonts w:hint="eastAsia"/>
            <w:lang w:val="en-US" w:eastAsia="zh-CN"/>
          </w:rPr>
          <w:t>编码</w:t>
        </w:r>
      </w:ins>
      <w:ins w:id="86" w:author="小宋" w:date="2026-05-14T20:40:57Z">
        <w:r>
          <w:rPr>
            <w:rFonts w:hint="eastAsia"/>
            <w:lang w:val="en-US" w:eastAsia="zh-CN"/>
          </w:rPr>
          <w:t>层</w:t>
        </w:r>
      </w:ins>
      <w:del w:id="87" w:author="小宋" w:date="2026-05-14T20:40:52Z">
        <w:r>
          <w:rPr>
            <w:rFonts w:hint="eastAsia"/>
            <w:lang w:val="en-US" w:eastAsia="zh-CN"/>
          </w:rPr>
          <w:delText>特征提取层</w:delText>
        </w:r>
      </w:del>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在多模态融合层的自适应权重机制，该机制通过动态调整图像与位置特征的相对贡献实现自适应融合。</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Loss）约束减小与离散哈希码之间的量化差距；在推理阶段通过符号函数（Sign）将连续值量化为二进制哈希码。哈希码长度可配置为64位、128位或256位，本文参考HashNet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、DCH</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vertAlign w:val="superscript"/>
          <w:lang w:val="en-US" w:eastAsia="zh-CN"/>
        </w:rPr>
        <w:t>等</w:t>
      </w:r>
      <w:r>
        <w:rPr>
          <w:rFonts w:hint="eastAsia"/>
          <w:lang w:val="en-US" w:eastAsia="zh-CN"/>
        </w:rPr>
        <w:t>基线方法的标准配置，选用128位作为默认哈希码长度。</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 xml:space="preserve"> </w:t>
      </w:r>
      <w:ins w:id="88" w:author="小宋" w:date="2026-05-14T20:38:22Z">
        <w:r>
          <w:rPr>
            <w:rFonts w:hint="eastAsia"/>
            <w:lang w:val="en-US" w:eastAsia="zh-CN"/>
          </w:rPr>
          <w:t>图像</w:t>
        </w:r>
      </w:ins>
      <w:ins w:id="89" w:author="小宋" w:date="2026-05-14T20:38:23Z">
        <w:r>
          <w:rPr>
            <w:rFonts w:hint="eastAsia"/>
            <w:lang w:val="en-US" w:eastAsia="zh-CN"/>
          </w:rPr>
          <w:t>与</w:t>
        </w:r>
      </w:ins>
      <w:ins w:id="90" w:author="小宋" w:date="2026-05-14T20:38:24Z">
        <w:r>
          <w:rPr>
            <w:rFonts w:hint="eastAsia"/>
            <w:lang w:val="en-US" w:eastAsia="zh-CN"/>
          </w:rPr>
          <w:t>位置</w:t>
        </w:r>
      </w:ins>
      <w:ins w:id="91" w:author="小宋" w:date="2026-05-14T20:38:25Z">
        <w:r>
          <w:rPr>
            <w:rFonts w:hint="eastAsia"/>
            <w:lang w:val="en-US" w:eastAsia="zh-CN"/>
          </w:rPr>
          <w:t>特征编码</w:t>
        </w:r>
      </w:ins>
      <w:ins w:id="92" w:author="小宋" w:date="2026-05-14T20:40:32Z">
        <w:r>
          <w:rPr>
            <w:rFonts w:hint="eastAsia"/>
            <w:lang w:val="en-US" w:eastAsia="zh-CN"/>
          </w:rPr>
          <w:t>层</w:t>
        </w:r>
      </w:ins>
      <w:del w:id="93" w:author="小宋" w:date="2026-05-14T20:38:19Z">
        <w:r>
          <w:rPr>
            <w:rFonts w:hint="eastAsia"/>
            <w:lang w:val="en-US" w:eastAsia="zh-CN"/>
          </w:rPr>
          <w:delText>特征</w:delText>
        </w:r>
      </w:del>
      <w:del w:id="94" w:author="小宋" w:date="2026-05-14T20:38:18Z">
        <w:r>
          <w:rPr>
            <w:rFonts w:hint="eastAsia"/>
            <w:lang w:val="en-US" w:eastAsia="zh-CN"/>
          </w:rPr>
          <w:delText>提取层</w:delText>
        </w:r>
        <w:bookmarkEnd w:id="97"/>
      </w:del>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del w:id="95" w:author="小宋" w:date="2026-05-14T20:44:44Z">
        <w:r>
          <w:rPr>
            <w:rFonts w:hint="eastAsia"/>
            <w:lang w:val="en-US" w:eastAsia="zh-CN"/>
          </w:rPr>
          <w:delText>如上图2.8所示，ResNet-50在计算效率和特征表达能力之间取得了良好平衡，</w:delText>
        </w:r>
      </w:del>
      <w:del w:id="96" w:author="小宋" w:date="2026-05-14T20:44:44Z">
        <w:r>
          <w:rPr>
            <w:rFonts w:hint="eastAsia"/>
          </w:rPr>
          <w:delText>DHLAM</w:delText>
        </w:r>
      </w:del>
      <w:del w:id="97" w:author="小宋" w:date="2026-05-14T20:44:44Z">
        <w:r>
          <w:rPr>
            <w:rFonts w:hint="eastAsia"/>
            <w:lang w:val="en-US" w:eastAsia="zh-CN"/>
          </w:rPr>
          <w:delText>模型</w:delText>
        </w:r>
      </w:del>
      <w:del w:id="98" w:author="小宋" w:date="2026-05-14T20:44:44Z">
        <w:r>
          <w:rPr>
            <w:rFonts w:hint="eastAsia"/>
          </w:rPr>
          <w:delText>采用ResNet-50作为骨干网络</w:delText>
        </w:r>
      </w:del>
      <w:del w:id="99" w:author="小宋" w:date="2026-05-14T20:44:44Z">
        <w:r>
          <w:rPr>
            <w:rFonts w:hint="eastAsia"/>
            <w:lang w:eastAsia="zh-CN"/>
          </w:rPr>
          <w:delText>。</w:delText>
        </w:r>
      </w:del>
    </w:p>
    <w:p w14:paraId="10EBB088">
      <w:pPr>
        <w:ind w:firstLine="420"/>
        <w:rPr>
          <w:rFonts w:hint="eastAsia"/>
        </w:rPr>
      </w:pPr>
      <w:r>
        <w:rPr>
          <w:rFonts w:hint="eastAsia"/>
        </w:rPr>
        <w:t>（1）</w:t>
      </w:r>
      <w:ins w:id="100" w:author="小宋" w:date="2026-05-14T20:39:29Z">
        <w:r>
          <w:rPr>
            <w:rFonts w:hint="eastAsia"/>
            <w:lang w:val="en-US" w:eastAsia="zh-CN"/>
          </w:rPr>
          <w:t>图像</w:t>
        </w:r>
      </w:ins>
      <w:ins w:id="101" w:author="小宋" w:date="2026-05-14T20:39:32Z">
        <w:r>
          <w:rPr>
            <w:rFonts w:hint="eastAsia"/>
            <w:lang w:val="en-US" w:eastAsia="zh-CN"/>
          </w:rPr>
          <w:t>特征编码</w:t>
        </w:r>
      </w:ins>
      <w:del w:id="102" w:author="小宋" w:date="2026-05-14T20:39:29Z">
        <w:r>
          <w:rPr>
            <w:rFonts w:hint="eastAsia"/>
          </w:rPr>
          <w:delText>R</w:delText>
        </w:r>
      </w:del>
      <w:del w:id="103" w:author="小宋" w:date="2026-05-14T20:39:28Z">
        <w:r>
          <w:rPr>
            <w:rFonts w:hint="eastAsia"/>
          </w:rPr>
          <w:delText>esNet</w:delText>
        </w:r>
      </w:del>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2281FB0C">
      <w:pPr>
        <w:ind w:firstLine="420"/>
        <w:rPr>
          <w:del w:id="104" w:author="小宋" w:date="2026-05-14T20:22:44Z"/>
          <w:rFonts w:hint="eastAsia"/>
        </w:rPr>
      </w:pPr>
      <w:del w:id="105" w:author="小宋" w:date="2026-05-14T20:22:44Z">
        <w:r>
          <w:rPr>
            <w:rFonts w:hint="eastAsia"/>
          </w:rPr>
          <w:delText>（2）Vision Transformer</w:delText>
        </w:r>
      </w:del>
    </w:p>
    <w:p w14:paraId="569386C4">
      <w:pPr>
        <w:bidi w:val="0"/>
        <w:rPr>
          <w:del w:id="106" w:author="小宋" w:date="2026-05-14T20:22:44Z"/>
          <w:rFonts w:hint="eastAsia"/>
        </w:rPr>
      </w:pPr>
      <w:del w:id="107" w:author="小宋" w:date="2026-05-14T20:22:44Z">
        <w:r>
          <w:rPr>
            <w:rFonts w:hint="eastAsia"/>
          </w:rPr>
          <w:delText>ViT将图像分割为固定大小的图像块（Patch），通过线性投影将每个Patch映射为向量序列，并叠加可学习位置编码（Learned Position Embedding）以保留空间信息。相比CNN的局部感受野限制，ViT的自注意力机制可捕获图像全局依赖关系，对于古树名木整体形态特征（如树冠轮廓、枝干分布）的建模具有天然优势。自注意力机制的</w:delText>
        </w:r>
      </w:del>
      <w:del w:id="108" w:author="小宋" w:date="2026-05-14T20:22:44Z">
        <w:r>
          <w:rPr>
            <w:rFonts w:hint="eastAsia"/>
            <w:lang w:val="en-US" w:eastAsia="zh-CN"/>
          </w:rPr>
          <w:delText>数学表达式</w:delText>
        </w:r>
      </w:del>
      <w:del w:id="109" w:author="小宋" w:date="2026-05-14T20:22:44Z">
        <w:r>
          <w:rPr>
            <w:rFonts w:hint="eastAsia"/>
          </w:rPr>
          <w:delText>如公式（3-</w:delText>
        </w:r>
      </w:del>
      <w:del w:id="110" w:author="小宋" w:date="2026-05-14T20:22:44Z">
        <w:r>
          <w:rPr>
            <w:rFonts w:hint="eastAsia"/>
            <w:lang w:val="en-US" w:eastAsia="zh-CN"/>
          </w:rPr>
          <w:delText>2</w:delText>
        </w:r>
      </w:del>
      <w:del w:id="111" w:author="小宋" w:date="2026-05-14T20:22:44Z">
        <w:r>
          <w:rPr>
            <w:rFonts w:hint="eastAsia"/>
          </w:rPr>
          <w:delText>）所示：</w:delText>
        </w:r>
      </w:del>
    </w:p>
    <w:p w14:paraId="242FF697">
      <w:pPr>
        <w:pStyle w:val="54"/>
        <w:bidi w:val="0"/>
        <w:rPr>
          <w:del w:id="112" w:author="小宋" w:date="2026-05-14T20:22:44Z"/>
          <w:rFonts w:hint="default" w:ascii="Times New Roman" w:hAnsi="Times New Roman" w:eastAsia="宋体" w:cs="Times New Roman"/>
          <w:lang w:val="en-US" w:eastAsia="zh-CN"/>
        </w:rPr>
      </w:pPr>
      <w:del w:id="113" w:author="小宋" w:date="2026-05-14T20:22:44Z">
        <w:r>
          <w:rPr>
            <w:rFonts w:hint="eastAsia"/>
            <w:i w:val="0"/>
            <w:sz w:val="24"/>
            <w:lang w:val="en-US" w:eastAsia="zh-CN"/>
          </w:rPr>
          <w:tab/>
        </w:r>
      </w:del>
      <m:oMath>
        <w:del w:id="114" w:author="小宋" w:date="2026-05-14T20:22:44Z">
          <m:r>
            <m:rPr>
              <m:sty m:val="p"/>
            </m:rPr>
            <w:rPr>
              <w:rFonts w:hint="default" w:ascii="Times New Roman" w:hAnsi="Times New Roman"/>
            </w:rPr>
            <m:t>Attention(Q,K,V)=softmax</m:t>
          </m:r>
        </w:del>
        <m:d>
          <m:dPr>
            <m:ctrlPr>
              <w:del w:id="115" w:author="小宋" w:date="2026-05-14T20:22:44Z">
                <w:rPr>
                  <w:rFonts w:hint="default" w:ascii="Cambria Math" w:hAnsi="Cambria Math"/>
                </w:rPr>
              </w:del>
            </m:ctrlPr>
          </m:dPr>
          <m:e>
            <m:f>
              <m:fPr>
                <m:ctrlPr>
                  <w:del w:id="116" w:author="小宋" w:date="2026-05-14T20:22:44Z">
                    <w:rPr>
                      <w:rFonts w:hint="default" w:ascii="Cambria Math" w:hAnsi="Cambria Math"/>
                    </w:rPr>
                  </w:del>
                </m:ctrlPr>
              </m:fPr>
              <m:num>
                <w:del w:id="117" w:author="小宋" w:date="2026-05-14T20:22:44Z">
                  <m:r>
                    <m:rPr>
                      <m:sty m:val="p"/>
                    </m:rPr>
                    <w:rPr>
                      <w:rFonts w:hint="default" w:ascii="Times New Roman" w:hAnsi="Times New Roman"/>
                    </w:rPr>
                    <m:t>Q</m:t>
                  </m:r>
                </w:del>
                <m:sSup>
                  <m:sSupPr>
                    <m:ctrlPr>
                      <w:del w:id="118" w:author="小宋" w:date="2026-05-14T20:22:44Z">
                        <w:rPr>
                          <w:rFonts w:hint="default" w:ascii="Cambria Math" w:hAnsi="Cambria Math"/>
                        </w:rPr>
                      </w:del>
                    </m:ctrlPr>
                  </m:sSupPr>
                  <m:e>
                    <w:del w:id="119" w:author="小宋" w:date="2026-05-14T20:22:44Z">
                      <m:r>
                        <m:rPr>
                          <m:sty m:val="p"/>
                        </m:rPr>
                        <w:rPr>
                          <w:rFonts w:hint="default" w:ascii="Times New Roman" w:hAnsi="Times New Roman"/>
                        </w:rPr>
                        <m:t>K</m:t>
                      </m:r>
                    </w:del>
                    <m:ctrlPr>
                      <w:del w:id="120" w:author="小宋" w:date="2026-05-14T20:22:44Z">
                        <w:rPr>
                          <w:rFonts w:ascii="Cambria Math" w:hAnsi="Cambria Math"/>
                        </w:rPr>
                      </w:del>
                    </m:ctrlPr>
                  </m:e>
                  <m:sup>
                    <w:del w:id="121" w:author="小宋" w:date="2026-05-14T20:22:44Z">
                      <m:r>
                        <m:rPr>
                          <m:sty m:val="p"/>
                        </m:rPr>
                        <w:rPr>
                          <w:rFonts w:hint="default" w:ascii="Times New Roman" w:hAnsi="Times New Roman"/>
                        </w:rPr>
                        <m:t>T</m:t>
                      </m:r>
                    </w:del>
                    <m:ctrlPr>
                      <w:del w:id="122" w:author="小宋" w:date="2026-05-14T20:22:44Z">
                        <w:rPr>
                          <w:rFonts w:ascii="Cambria Math" w:hAnsi="Cambria Math"/>
                        </w:rPr>
                      </w:del>
                    </m:ctrlPr>
                  </m:sup>
                </m:sSup>
                <m:ctrlPr>
                  <w:del w:id="123" w:author="小宋" w:date="2026-05-14T20:22:44Z">
                    <w:rPr>
                      <w:rFonts w:hint="default" w:ascii="Cambria Math" w:hAnsi="Cambria Math"/>
                    </w:rPr>
                  </w:del>
                </m:ctrlPr>
              </m:num>
              <m:den>
                <m:rad>
                  <m:radPr>
                    <m:degHide m:val="1"/>
                    <m:ctrlPr>
                      <w:del w:id="124" w:author="小宋" w:date="2026-05-14T20:22:44Z">
                        <w:rPr>
                          <w:rFonts w:hint="default" w:ascii="Cambria Math" w:hAnsi="Cambria Math"/>
                        </w:rPr>
                      </w:del>
                    </m:ctrlPr>
                  </m:radPr>
                  <m:deg>
                    <m:ctrlPr>
                      <w:del w:id="125" w:author="小宋" w:date="2026-05-14T20:22:44Z">
                        <w:rPr>
                          <w:rFonts w:ascii="Cambria Math" w:hAnsi="Cambria Math"/>
                        </w:rPr>
                      </w:del>
                    </m:ctrlPr>
                  </m:deg>
                  <m:e>
                    <m:sSub>
                      <m:sSubPr>
                        <m:ctrlPr>
                          <w:del w:id="126" w:author="小宋" w:date="2026-05-14T20:22:44Z">
                            <w:rPr>
                              <w:rFonts w:hint="default" w:ascii="Cambria Math" w:hAnsi="Cambria Math"/>
                            </w:rPr>
                          </w:del>
                        </m:ctrlPr>
                      </m:sSubPr>
                      <m:e>
                        <w:del w:id="127" w:author="小宋" w:date="2026-05-14T20:22:44Z">
                          <m:r>
                            <m:rPr>
                              <m:sty m:val="p"/>
                            </m:rPr>
                            <w:rPr>
                              <w:rFonts w:hint="default" w:ascii="Times New Roman" w:hAnsi="Times New Roman"/>
                            </w:rPr>
                            <m:t>d</m:t>
                          </m:r>
                        </w:del>
                        <m:ctrlPr>
                          <w:del w:id="128" w:author="小宋" w:date="2026-05-14T20:22:44Z">
                            <w:rPr>
                              <w:rFonts w:ascii="Cambria Math" w:hAnsi="Cambria Math"/>
                            </w:rPr>
                          </w:del>
                        </m:ctrlPr>
                      </m:e>
                      <m:sub>
                        <w:del w:id="129" w:author="小宋" w:date="2026-05-14T20:22:44Z">
                          <m:r>
                            <m:rPr>
                              <m:sty m:val="p"/>
                            </m:rPr>
                            <w:rPr>
                              <w:rFonts w:hint="default" w:ascii="Times New Roman" w:hAnsi="Times New Roman"/>
                            </w:rPr>
                            <m:t>k</m:t>
                          </m:r>
                        </w:del>
                        <m:ctrlPr>
                          <w:del w:id="130" w:author="小宋" w:date="2026-05-14T20:22:44Z">
                            <w:rPr>
                              <w:rFonts w:ascii="Cambria Math" w:hAnsi="Cambria Math"/>
                            </w:rPr>
                          </w:del>
                        </m:ctrlPr>
                      </m:sub>
                    </m:sSub>
                    <m:ctrlPr>
                      <w:del w:id="131" w:author="小宋" w:date="2026-05-14T20:22:44Z">
                        <w:rPr>
                          <w:rFonts w:hint="default" w:ascii="Cambria Math" w:hAnsi="Cambria Math"/>
                        </w:rPr>
                      </w:del>
                    </m:ctrlPr>
                  </m:e>
                </m:rad>
                <m:ctrlPr>
                  <w:del w:id="132" w:author="小宋" w:date="2026-05-14T20:22:44Z">
                    <w:rPr>
                      <w:rFonts w:hint="default" w:ascii="Cambria Math" w:hAnsi="Cambria Math"/>
                    </w:rPr>
                  </w:del>
                </m:ctrlPr>
              </m:den>
            </m:f>
            <m:ctrlPr>
              <w:del w:id="133" w:author="小宋" w:date="2026-05-14T20:22:44Z">
                <w:rPr>
                  <w:rFonts w:hint="default" w:ascii="Cambria Math" w:hAnsi="Cambria Math"/>
                </w:rPr>
              </w:del>
            </m:ctrlPr>
          </m:e>
        </m:d>
        <w:del w:id="134" w:author="小宋" w:date="2026-05-14T20:22:44Z">
          <m:r>
            <m:rPr>
              <m:sty m:val="p"/>
            </m:rPr>
            <w:rPr>
              <w:rFonts w:hint="default" w:ascii="Times New Roman" w:hAnsi="Times New Roman"/>
            </w:rPr>
            <m:t>V</m:t>
          </m:r>
        </w:del>
      </m:oMath>
      <w:del w:id="135" w:author="小宋" w:date="2026-05-14T20:22:44Z">
        <w:r>
          <w:rPr>
            <w:rFonts w:hint="eastAsia" w:hAnsi="Cambria Math"/>
            <w:i w:val="0"/>
            <w:sz w:val="24"/>
            <w:lang w:val="en-US" w:eastAsia="zh-CN"/>
          </w:rPr>
          <w:delText xml:space="preserve"> </w:delText>
        </w:r>
      </w:del>
      <w:del w:id="136" w:author="小宋" w:date="2026-05-14T20:22:44Z">
        <w:r>
          <w:rPr>
            <w:rFonts w:hint="eastAsia"/>
            <w:i w:val="0"/>
            <w:sz w:val="24"/>
            <w:lang w:val="en-US" w:eastAsia="zh-CN"/>
          </w:rPr>
          <w:tab/>
        </w:r>
      </w:del>
      <w:del w:id="137" w:author="小宋" w:date="2026-05-14T20:22:44Z">
        <w:r>
          <w:rPr>
            <w:rFonts w:hint="default" w:ascii="Times New Roman" w:hAnsi="Times New Roman" w:cs="Times New Roman"/>
            <w:i w:val="0"/>
            <w:sz w:val="24"/>
            <w:lang w:val="en-US" w:eastAsia="zh-CN"/>
          </w:rPr>
          <w:delText>（3-2）</w:delText>
        </w:r>
      </w:del>
    </w:p>
    <w:p w14:paraId="59C2F268">
      <w:pPr>
        <w:bidi w:val="0"/>
        <w:rPr>
          <w:del w:id="138" w:author="小宋" w:date="2026-05-14T20:22:44Z"/>
          <w:rFonts w:hint="eastAsia"/>
          <w:lang w:val="en-US" w:eastAsia="zh-CN"/>
        </w:rPr>
      </w:pPr>
      <w:del w:id="139" w:author="小宋" w:date="2026-05-14T20:22:44Z">
        <w:r>
          <w:rPr>
            <w:rFonts w:hint="eastAsia"/>
            <w:lang w:val="en-US" w:eastAsia="zh-CN"/>
          </w:rPr>
          <w:delText>其中，Q、K、V分别为查询、键、值矩阵，</w:delText>
        </w:r>
      </w:del>
      <m:oMath>
        <m:sSub>
          <m:sSubPr>
            <m:ctrlPr>
              <w:del w:id="140" w:author="小宋" w:date="2026-05-14T20:22:44Z">
                <w:rPr>
                  <w:rFonts w:hint="default" w:ascii="Cambria Math" w:hAnsi="Cambria Math"/>
                </w:rPr>
              </w:del>
            </m:ctrlPr>
          </m:sSubPr>
          <m:e>
            <w:del w:id="141" w:author="小宋" w:date="2026-05-14T20:22:44Z">
              <m:r>
                <m:rPr>
                  <m:sty m:val="p"/>
                </m:rPr>
                <w:rPr>
                  <w:rFonts w:hint="default" w:ascii="Times New Roman" w:hAnsi="Times New Roman"/>
                </w:rPr>
                <m:t>d</m:t>
              </m:r>
            </w:del>
            <m:ctrlPr>
              <w:del w:id="142" w:author="小宋" w:date="2026-05-14T20:22:44Z">
                <w:rPr>
                  <w:rFonts w:ascii="Cambria Math" w:hAnsi="Cambria Math"/>
                </w:rPr>
              </w:del>
            </m:ctrlPr>
          </m:e>
          <m:sub>
            <w:del w:id="143" w:author="小宋" w:date="2026-05-14T20:22:44Z">
              <m:r>
                <m:rPr>
                  <m:sty m:val="p"/>
                </m:rPr>
                <w:rPr>
                  <w:rFonts w:hint="default" w:ascii="Times New Roman" w:hAnsi="Times New Roman"/>
                </w:rPr>
                <m:t>k</m:t>
              </m:r>
            </w:del>
            <m:ctrlPr>
              <w:del w:id="144" w:author="小宋" w:date="2026-05-14T20:22:44Z">
                <w:rPr>
                  <w:rFonts w:ascii="Cambria Math" w:hAnsi="Cambria Math"/>
                </w:rPr>
              </w:del>
            </m:ctrlPr>
          </m:sub>
        </m:sSub>
      </m:oMath>
      <w:del w:id="145" w:author="小宋" w:date="2026-05-14T20:22:44Z">
        <w:r>
          <w:rPr>
            <w:rFonts w:hint="eastAsia"/>
          </w:rPr>
          <w:delText>为键的维度</w:delText>
        </w:r>
      </w:del>
      <w:del w:id="146" w:author="小宋" w:date="2026-05-14T20:22:44Z">
        <w:r>
          <w:rPr>
            <w:rFonts w:hint="eastAsia"/>
            <w:lang w:val="en-US" w:eastAsia="zh-CN"/>
          </w:rPr>
          <w:delText>。</w:delText>
        </w:r>
      </w:del>
    </w:p>
    <w:p w14:paraId="2AC2F460">
      <w:pPr>
        <w:bidi w:val="0"/>
        <w:rPr>
          <w:del w:id="147" w:author="小宋" w:date="2026-05-14T20:22:44Z"/>
          <w:rFonts w:hint="default"/>
          <w:lang w:val="en-US" w:eastAsia="zh-CN"/>
        </w:rPr>
      </w:pPr>
      <w:del w:id="148" w:author="小宋" w:date="2026-05-14T20:22:44Z">
        <w:r>
          <w:rPr>
            <w:rFonts w:hint="eastAsia"/>
          </w:rPr>
          <w:delText>ViT-B/16和ViT-B/32的主要区别在于Patch大小，B/16具有更细粒度的特征表示能力，适合需要细节特征的古树名木检索任务。</w:delText>
        </w:r>
      </w:del>
    </w:p>
    <w:p w14:paraId="6D3EA80C">
      <w:pPr>
        <w:ind w:firstLine="420"/>
        <w:rPr>
          <w:del w:id="149" w:author="小宋" w:date="2026-05-14T20:22:44Z"/>
          <w:rFonts w:hint="eastAsia"/>
        </w:rPr>
      </w:pPr>
      <w:del w:id="150" w:author="小宋" w:date="2026-05-14T20:22:44Z">
        <w:r>
          <w:rPr>
            <w:rFonts w:hint="eastAsia"/>
          </w:rPr>
          <w:delText>（3）EfficientNet</w:delText>
        </w:r>
      </w:del>
    </w:p>
    <w:p w14:paraId="26370AF8">
      <w:pPr>
        <w:bidi w:val="0"/>
        <w:rPr>
          <w:del w:id="151" w:author="小宋" w:date="2026-05-14T20:22:44Z"/>
          <w:rFonts w:hint="eastAsia"/>
        </w:rPr>
      </w:pPr>
      <w:del w:id="152" w:author="小宋" w:date="2026-05-14T20:22:44Z">
        <w:r>
          <w:rPr>
            <w:rFonts w:hint="eastAsia"/>
          </w:rPr>
          <w:delText>EfficientNet通过复合缩放策略统一调整网络深度、宽度和分辨率，在精度与效率之间取得平衡，适合资源受限场景。</w:delText>
        </w:r>
      </w:del>
    </w:p>
    <w:p w14:paraId="339CC557">
      <w:pPr>
        <w:bidi w:val="0"/>
        <w:rPr>
          <w:del w:id="153" w:author="小宋" w:date="2026-05-14T20:22:44Z"/>
          <w:rFonts w:hint="eastAsia"/>
        </w:rPr>
      </w:pPr>
      <w:del w:id="154" w:author="小宋" w:date="2026-05-14T20:22:44Z">
        <w:r>
          <w:rPr>
            <w:rFonts w:hint="eastAsia"/>
          </w:rPr>
          <w:delText>EfficientNet的复合缩放公式</w:delText>
        </w:r>
      </w:del>
      <w:del w:id="155" w:author="小宋" w:date="2026-05-14T20:22:44Z">
        <w:r>
          <w:rPr>
            <w:rFonts w:hint="eastAsia"/>
            <w:lang w:val="en-US" w:eastAsia="zh-CN"/>
          </w:rPr>
          <w:delText>数学表达式</w:delText>
        </w:r>
      </w:del>
      <w:del w:id="156" w:author="小宋" w:date="2026-05-14T20:22:44Z">
        <w:r>
          <w:rPr>
            <w:rFonts w:hint="eastAsia"/>
          </w:rPr>
          <w:delText>如公式</w:delText>
        </w:r>
      </w:del>
      <w:del w:id="157" w:author="小宋" w:date="2026-05-14T20:22:44Z">
        <w:r>
          <w:rPr>
            <w:rFonts w:hint="default"/>
          </w:rPr>
          <w:delText>（</w:delText>
        </w:r>
      </w:del>
      <w:del w:id="158" w:author="小宋" w:date="2026-05-14T20:22:44Z">
        <w:r>
          <w:rPr>
            <w:rFonts w:hint="eastAsia"/>
            <w:lang w:val="en-US" w:eastAsia="zh-CN"/>
          </w:rPr>
          <w:delText>3</w:delText>
        </w:r>
      </w:del>
      <w:del w:id="159" w:author="小宋" w:date="2026-05-14T20:22:44Z">
        <w:r>
          <w:rPr>
            <w:rFonts w:hint="default"/>
          </w:rPr>
          <w:delText>-</w:delText>
        </w:r>
      </w:del>
      <w:del w:id="160" w:author="小宋" w:date="2026-05-14T20:22:44Z">
        <w:r>
          <w:rPr>
            <w:rFonts w:hint="eastAsia"/>
            <w:lang w:val="en-US" w:eastAsia="zh-CN"/>
          </w:rPr>
          <w:delText>3</w:delText>
        </w:r>
      </w:del>
      <w:del w:id="161" w:author="小宋" w:date="2026-05-14T20:22:44Z">
        <w:r>
          <w:rPr>
            <w:rFonts w:hint="default"/>
          </w:rPr>
          <w:delText>）</w:delText>
        </w:r>
      </w:del>
      <w:del w:id="162" w:author="小宋" w:date="2026-05-14T20:22:44Z">
        <w:r>
          <w:rPr>
            <w:rFonts w:hint="eastAsia"/>
          </w:rPr>
          <w:delText>所示：</w:delText>
        </w:r>
      </w:del>
    </w:p>
    <w:p w14:paraId="1CED4B7A">
      <w:pPr>
        <w:pStyle w:val="54"/>
        <w:bidi w:val="0"/>
        <w:rPr>
          <w:del w:id="163" w:author="小宋" w:date="2026-05-14T20:22:44Z"/>
          <w:rFonts w:hint="default" w:ascii="Times New Roman" w:hAnsi="Times New Roman" w:eastAsia="宋体" w:cs="Times New Roman"/>
          <w:sz w:val="24"/>
          <w:szCs w:val="24"/>
          <w:lang w:val="en-US" w:eastAsia="zh-CN"/>
        </w:rPr>
      </w:pPr>
      <w:del w:id="164" w:author="小宋" w:date="2026-05-14T20:22:44Z">
        <w:r>
          <w:rPr>
            <w:rFonts w:hint="eastAsia"/>
            <w:i w:val="0"/>
            <w:sz w:val="24"/>
            <w:szCs w:val="24"/>
            <w:lang w:val="en-US" w:eastAsia="zh-CN"/>
          </w:rPr>
          <w:tab/>
        </w:r>
      </w:del>
      <m:oMath>
        <w:del w:id="165" w:author="小宋" w:date="2026-05-14T20:22:44Z">
          <m:r>
            <m:rPr/>
            <w:rPr>
              <w:rFonts w:hint="default" w:ascii="Cambria Math" w:hAnsi="Cambria Math" w:eastAsia="Consolas"/>
              <w:sz w:val="24"/>
            </w:rPr>
            <m:t>d=</m:t>
          </m:r>
        </w:del>
        <m:sSup>
          <m:sSupPr>
            <m:ctrlPr>
              <w:del w:id="166" w:author="小宋" w:date="2026-05-14T20:22:44Z">
                <w:rPr>
                  <w:rFonts w:hint="default" w:ascii="Cambria Math" w:hAnsi="Cambria Math" w:eastAsia="Consolas"/>
                  <w:sz w:val="24"/>
                </w:rPr>
              </w:del>
            </m:ctrlPr>
          </m:sSupPr>
          <m:e>
            <w:del w:id="167" w:author="小宋" w:date="2026-05-14T20:22:44Z">
              <m:r>
                <m:rPr/>
                <w:rPr>
                  <w:rFonts w:hint="default" w:ascii="Cambria Math" w:hAnsi="Cambria Math" w:eastAsia="Consolas"/>
                  <w:sz w:val="24"/>
                </w:rPr>
                <m:t>α</m:t>
              </m:r>
            </w:del>
            <m:ctrlPr>
              <w:del w:id="168" w:author="小宋" w:date="2026-05-14T20:22:44Z">
                <w:rPr>
                  <w:rFonts w:ascii="Cambria Math" w:hAnsi="Cambria Math" w:eastAsia="Consolas"/>
                  <w:sz w:val="24"/>
                </w:rPr>
              </w:del>
            </m:ctrlPr>
          </m:e>
          <m:sup>
            <w:del w:id="169" w:author="小宋" w:date="2026-05-14T20:22:44Z">
              <m:r>
                <m:rPr>
                  <m:sty m:val="p"/>
                </m:rPr>
                <w:rPr>
                  <w:rFonts w:hint="default" w:ascii="Cambria Math" w:hAnsi="Cambria Math" w:eastAsia="Consolas"/>
                  <w:sz w:val="24"/>
                </w:rPr>
                <m:t>ϕ</m:t>
              </m:r>
            </w:del>
            <m:ctrlPr>
              <w:del w:id="170" w:author="小宋" w:date="2026-05-14T20:22:44Z">
                <w:rPr>
                  <w:rFonts w:ascii="Cambria Math" w:hAnsi="Cambria Math" w:eastAsia="Consolas"/>
                  <w:sz w:val="24"/>
                </w:rPr>
              </w:del>
            </m:ctrlPr>
          </m:sup>
        </m:sSup>
        <w:del w:id="171" w:author="小宋" w:date="2026-05-14T20:22:44Z">
          <m:r>
            <m:rPr/>
            <w:rPr>
              <w:rFonts w:hint="default" w:ascii="Cambria Math" w:hAnsi="Cambria Math" w:eastAsia="Consolas"/>
              <w:sz w:val="24"/>
            </w:rPr>
            <m:t>, w=</m:t>
          </m:r>
        </w:del>
        <m:sSup>
          <m:sSupPr>
            <m:ctrlPr>
              <w:del w:id="172" w:author="小宋" w:date="2026-05-14T20:22:44Z">
                <w:rPr>
                  <w:rFonts w:hint="default" w:ascii="Cambria Math" w:hAnsi="Cambria Math" w:eastAsia="Consolas"/>
                  <w:sz w:val="24"/>
                </w:rPr>
              </w:del>
            </m:ctrlPr>
          </m:sSupPr>
          <m:e>
            <w:del w:id="173" w:author="小宋" w:date="2026-05-14T20:22:44Z">
              <m:r>
                <m:rPr/>
                <w:rPr>
                  <w:rFonts w:hint="default" w:ascii="Cambria Math" w:hAnsi="Cambria Math" w:eastAsia="Consolas"/>
                  <w:sz w:val="24"/>
                </w:rPr>
                <m:t>β</m:t>
              </m:r>
            </w:del>
            <m:ctrlPr>
              <w:del w:id="174" w:author="小宋" w:date="2026-05-14T20:22:44Z">
                <w:rPr>
                  <w:rFonts w:ascii="Cambria Math" w:hAnsi="Cambria Math" w:eastAsia="Consolas"/>
                  <w:sz w:val="24"/>
                </w:rPr>
              </w:del>
            </m:ctrlPr>
          </m:e>
          <m:sup>
            <w:del w:id="175" w:author="小宋" w:date="2026-05-14T20:22:44Z">
              <m:r>
                <m:rPr>
                  <m:sty m:val="p"/>
                </m:rPr>
                <w:rPr>
                  <w:rFonts w:hint="default" w:ascii="Cambria Math" w:hAnsi="Cambria Math" w:eastAsia="Consolas"/>
                  <w:sz w:val="24"/>
                </w:rPr>
                <m:t>ϕ</m:t>
              </m:r>
            </w:del>
            <m:ctrlPr>
              <w:del w:id="176" w:author="小宋" w:date="2026-05-14T20:22:44Z">
                <w:rPr>
                  <w:rFonts w:ascii="Cambria Math" w:hAnsi="Cambria Math" w:eastAsia="Consolas"/>
                  <w:sz w:val="24"/>
                </w:rPr>
              </w:del>
            </m:ctrlPr>
          </m:sup>
        </m:sSup>
        <w:del w:id="177" w:author="小宋" w:date="2026-05-14T20:22:44Z">
          <m:r>
            <m:rPr/>
            <w:rPr>
              <w:rFonts w:hint="default" w:ascii="Cambria Math" w:hAnsi="Cambria Math" w:eastAsia="Consolas"/>
              <w:sz w:val="24"/>
            </w:rPr>
            <m:t>, r=</m:t>
          </m:r>
        </w:del>
        <m:sSup>
          <m:sSupPr>
            <m:ctrlPr>
              <w:del w:id="178" w:author="小宋" w:date="2026-05-14T20:22:44Z">
                <w:rPr>
                  <w:rFonts w:hint="default" w:ascii="Cambria Math" w:hAnsi="Cambria Math" w:eastAsia="Consolas"/>
                  <w:sz w:val="24"/>
                </w:rPr>
              </w:del>
            </m:ctrlPr>
          </m:sSupPr>
          <m:e>
            <w:del w:id="179" w:author="小宋" w:date="2026-05-14T20:22:44Z">
              <m:r>
                <m:rPr/>
                <w:rPr>
                  <w:rFonts w:hint="default" w:ascii="Cambria Math" w:hAnsi="Cambria Math" w:eastAsia="Consolas"/>
                  <w:sz w:val="24"/>
                </w:rPr>
                <m:t>γ</m:t>
              </m:r>
            </w:del>
            <m:ctrlPr>
              <w:del w:id="180" w:author="小宋" w:date="2026-05-14T20:22:44Z">
                <w:rPr>
                  <w:rFonts w:ascii="Cambria Math" w:hAnsi="Cambria Math" w:eastAsia="Consolas"/>
                  <w:sz w:val="24"/>
                </w:rPr>
              </w:del>
            </m:ctrlPr>
          </m:e>
          <m:sup>
            <w:del w:id="181" w:author="小宋" w:date="2026-05-14T20:22:44Z">
              <m:r>
                <m:rPr>
                  <m:sty m:val="p"/>
                </m:rPr>
                <w:rPr>
                  <w:rFonts w:hint="default" w:ascii="Cambria Math" w:hAnsi="Cambria Math" w:eastAsia="Consolas"/>
                  <w:sz w:val="24"/>
                </w:rPr>
                <m:t>ϕ</m:t>
              </m:r>
            </w:del>
            <m:ctrlPr>
              <w:del w:id="182" w:author="小宋" w:date="2026-05-14T20:22:44Z">
                <w:rPr>
                  <w:rFonts w:ascii="Cambria Math" w:hAnsi="Cambria Math" w:eastAsia="Consolas"/>
                  <w:sz w:val="24"/>
                </w:rPr>
              </w:del>
            </m:ctrlPr>
          </m:sup>
        </m:sSup>
      </m:oMath>
      <w:del w:id="183" w:author="小宋" w:date="2026-05-14T20:22:44Z">
        <w:r>
          <w:rPr>
            <w:rFonts w:hint="eastAsia" w:hAnsi="Cambria Math"/>
            <w:i w:val="0"/>
            <w:sz w:val="24"/>
            <w:szCs w:val="24"/>
            <w:lang w:val="en-US" w:eastAsia="zh-CN"/>
          </w:rPr>
          <w:delText xml:space="preserve">      </w:delText>
        </w:r>
      </w:del>
      <w:del w:id="184" w:author="小宋" w:date="2026-05-14T20:22:44Z">
        <w:r>
          <w:rPr>
            <w:rFonts w:hint="eastAsia"/>
            <w:i w:val="0"/>
            <w:sz w:val="24"/>
            <w:szCs w:val="24"/>
            <w:lang w:val="en-US" w:eastAsia="zh-CN"/>
          </w:rPr>
          <w:tab/>
        </w:r>
      </w:del>
      <w:del w:id="185" w:author="小宋" w:date="2026-05-14T20:22:44Z">
        <w:r>
          <w:rPr>
            <w:rFonts w:hint="default" w:ascii="Times New Roman" w:hAnsi="Times New Roman" w:cs="Times New Roman"/>
            <w:i w:val="0"/>
            <w:sz w:val="24"/>
            <w:szCs w:val="24"/>
            <w:lang w:val="en-US" w:eastAsia="zh-CN"/>
          </w:rPr>
          <w:delText>（3-3）</w:delText>
        </w:r>
      </w:del>
    </w:p>
    <w:p w14:paraId="734A6806">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del w:id="186" w:author="小宋" w:date="2026-05-14T20:22:44Z"/>
          <w:rFonts w:hint="eastAsia"/>
        </w:rPr>
      </w:pPr>
      <w:del w:id="187" w:author="小宋" w:date="2026-05-14T20:22:44Z">
        <w:r>
          <w:rPr>
            <w:rFonts w:hint="eastAsia"/>
          </w:rPr>
          <w:delText>其中，d、w、r分别表示深度、宽度、分辨率的缩放系数，</w:delText>
        </w:r>
      </w:del>
      <w:del w:id="188" w:author="小宋" w:date="2026-05-14T20:22:44Z">
        <w:r>
          <w:rPr>
            <w:rFonts w:hint="eastAsia"/>
            <w:b w:val="0"/>
            <w:bCs w:val="0"/>
          </w:rPr>
          <w:delText>φ</w:delText>
        </w:r>
      </w:del>
      <w:del w:id="189" w:author="小宋" w:date="2026-05-14T20:22:44Z">
        <w:r>
          <w:rPr>
            <w:rFonts w:hint="eastAsia"/>
          </w:rPr>
          <w:delText>为复合系数，</w:delText>
        </w:r>
      </w:del>
      <w:del w:id="190" w:author="小宋" w:date="2026-05-14T20:22:44Z">
        <w:r>
          <w:rPr>
            <w:rFonts w:hint="eastAsia"/>
            <w:b w:val="0"/>
            <w:bCs w:val="0"/>
          </w:rPr>
          <w:delText>α</w:delText>
        </w:r>
      </w:del>
      <w:del w:id="191" w:author="小宋" w:date="2026-05-14T20:22:44Z">
        <w:r>
          <w:rPr>
            <w:rFonts w:hint="eastAsia"/>
          </w:rPr>
          <w:delText>、</w:delText>
        </w:r>
      </w:del>
      <w:del w:id="192" w:author="小宋" w:date="2026-05-14T20:22:44Z">
        <w:r>
          <w:rPr>
            <w:rFonts w:hint="eastAsia"/>
            <w:b w:val="0"/>
            <w:bCs w:val="0"/>
          </w:rPr>
          <w:delText>β</w:delText>
        </w:r>
      </w:del>
      <w:del w:id="193" w:author="小宋" w:date="2026-05-14T20:22:44Z">
        <w:r>
          <w:rPr>
            <w:rFonts w:hint="eastAsia"/>
            <w:lang w:val="en-US" w:eastAsia="zh-CN"/>
          </w:rPr>
          <w:delText>和</w:delText>
        </w:r>
      </w:del>
      <w:del w:id="194" w:author="小宋" w:date="2026-05-14T20:22:44Z">
        <w:r>
          <w:rPr>
            <w:rFonts w:hint="eastAsia"/>
            <w:b w:val="0"/>
            <w:bCs w:val="0"/>
          </w:rPr>
          <w:delText>γ</w:delText>
        </w:r>
      </w:del>
      <w:del w:id="195" w:author="小宋" w:date="2026-05-14T20:22:44Z">
        <w:r>
          <w:rPr>
            <w:rFonts w:hint="eastAsia"/>
          </w:rPr>
          <w:delText>为常数。</w:delText>
        </w:r>
      </w:del>
    </w:p>
    <w:p w14:paraId="49588E78">
      <w:pPr>
        <w:bidi w:val="0"/>
        <w:rPr>
          <w:del w:id="196" w:author="小宋" w:date="2026-05-14T20:22:44Z"/>
          <w:rFonts w:hint="eastAsia"/>
        </w:rPr>
      </w:pPr>
      <w:del w:id="197" w:author="小宋" w:date="2026-05-14T20:22:44Z">
        <w:r>
          <w:rPr>
            <w:rFonts w:hint="eastAsia"/>
          </w:rPr>
          <w:delText>EfficientNet-B0至B7对应不同的φ值，参数规模从530万至</w:delText>
        </w:r>
      </w:del>
      <w:del w:id="198" w:author="小宋" w:date="2026-05-14T20:22:44Z">
        <w:r>
          <w:rPr>
            <w:rFonts w:hint="eastAsia"/>
            <w:lang w:val="en-US" w:eastAsia="zh-CN"/>
          </w:rPr>
          <w:delText>66</w:delText>
        </w:r>
      </w:del>
      <w:del w:id="199" w:author="小宋" w:date="2026-05-14T20:22:44Z">
        <w:r>
          <w:rPr>
            <w:rFonts w:hint="eastAsia"/>
          </w:rPr>
          <w:delText>00万不等，计算效率显著优于同等精度的ResNet系列。对于古树名木野外移动端检索场景，EfficientNet的轻量化特性具有重要部署价值。综合考虑预训练权重成熟度和与基线方法（HashNet</w:delText>
        </w:r>
      </w:del>
      <w:del w:id="200" w:author="小宋" w:date="2026-05-14T20:22:44Z">
        <w:r>
          <w:rPr>
            <w:rFonts w:hint="eastAsia"/>
            <w:vertAlign w:val="superscript"/>
            <w:lang w:eastAsia="zh-CN"/>
          </w:rPr>
          <w:fldChar w:fldCharType="begin"/>
        </w:r>
      </w:del>
      <w:del w:id="201" w:author="小宋" w:date="2026-05-14T20:22:44Z">
        <w:r>
          <w:rPr/>
          <w:delInstrText xml:space="preserve"> REF _Ref1003148588 \r \h  \* MERGEFORMAT</w:delInstrText>
        </w:r>
      </w:del>
      <w:del w:id="202" w:author="小宋" w:date="2026-05-14T20:22:44Z">
        <w:r>
          <w:rPr>
            <w:rFonts w:hint="eastAsia"/>
            <w:vertAlign w:val="superscript"/>
            <w:lang w:eastAsia="zh-CN"/>
          </w:rPr>
          <w:fldChar w:fldCharType="separate"/>
        </w:r>
      </w:del>
      <w:del w:id="203" w:author="小宋" w:date="2026-05-14T20:22:44Z">
        <w:r>
          <w:rPr>
            <w:rFonts w:hint="eastAsia"/>
            <w:vertAlign w:val="superscript"/>
            <w:lang w:eastAsia="zh-CN"/>
          </w:rPr>
          <w:delText>[7]</w:delText>
        </w:r>
      </w:del>
      <w:del w:id="204" w:author="小宋" w:date="2026-05-14T20:22:44Z">
        <w:r>
          <w:rPr>
            <w:rFonts w:hint="eastAsia"/>
            <w:vertAlign w:val="superscript"/>
            <w:lang w:eastAsia="zh-CN"/>
          </w:rPr>
          <w:fldChar w:fldCharType="end"/>
        </w:r>
      </w:del>
      <w:del w:id="205" w:author="小宋" w:date="2026-05-14T20:22:44Z">
        <w:r>
          <w:rPr>
            <w:rFonts w:hint="eastAsia"/>
          </w:rPr>
          <w:delText>、DCH</w:delText>
        </w:r>
      </w:del>
      <w:del w:id="206" w:author="小宋" w:date="2026-05-14T20:22:44Z">
        <w:r>
          <w:rPr>
            <w:rFonts w:hint="eastAsia"/>
            <w:vertAlign w:val="superscript"/>
            <w:lang w:eastAsia="zh-CN"/>
          </w:rPr>
          <w:fldChar w:fldCharType="begin"/>
        </w:r>
      </w:del>
      <w:del w:id="207" w:author="小宋" w:date="2026-05-14T20:22:44Z">
        <w:r>
          <w:rPr/>
          <w:delInstrText xml:space="preserve"> REF _Ref1088561762 \n \h  \* MERGEFORMAT</w:delInstrText>
        </w:r>
      </w:del>
      <w:del w:id="208" w:author="小宋" w:date="2026-05-14T20:22:44Z">
        <w:r>
          <w:rPr>
            <w:rFonts w:hint="eastAsia"/>
            <w:vertAlign w:val="superscript"/>
            <w:lang w:eastAsia="zh-CN"/>
          </w:rPr>
          <w:fldChar w:fldCharType="separate"/>
        </w:r>
      </w:del>
      <w:del w:id="209" w:author="小宋" w:date="2026-05-14T20:22:44Z">
        <w:r>
          <w:rPr>
            <w:rFonts w:hint="eastAsia"/>
            <w:vertAlign w:val="superscript"/>
            <w:lang w:eastAsia="zh-CN"/>
          </w:rPr>
          <w:delText>[41]</w:delText>
        </w:r>
      </w:del>
      <w:del w:id="210" w:author="小宋" w:date="2026-05-14T20:22:44Z">
        <w:r>
          <w:rPr>
            <w:rFonts w:hint="eastAsia"/>
            <w:vertAlign w:val="superscript"/>
            <w:lang w:eastAsia="zh-CN"/>
          </w:rPr>
          <w:fldChar w:fldCharType="end"/>
        </w:r>
      </w:del>
      <w:del w:id="211" w:author="小宋" w:date="2026-05-14T20:22:44Z">
        <w:r>
          <w:rPr>
            <w:rFonts w:hint="eastAsia"/>
          </w:rPr>
          <w:delText>均采用ResNet-50）的公平对比需求，本文选择ResNet-50作为默认骨干网络，ViT和EfficientNet的对比评估留作未来工作。</w:delText>
        </w:r>
      </w:del>
    </w:p>
    <w:p w14:paraId="03333EB4">
      <w:pPr>
        <w:ind w:firstLine="420" w:firstLineChars="0"/>
        <w:rPr>
          <w:rFonts w:hint="eastAsia"/>
          <w:lang w:val="en-US" w:eastAsia="zh-CN"/>
        </w:rPr>
      </w:pPr>
      <w:r>
        <w:rPr>
          <w:rFonts w:hint="eastAsia"/>
          <w:lang w:eastAsia="zh-CN"/>
        </w:rPr>
        <w:t>（</w:t>
      </w:r>
      <w:ins w:id="212" w:author="小宋" w:date="2026-05-14T20:22:47Z">
        <w:r>
          <w:rPr>
            <w:rFonts w:hint="eastAsia"/>
            <w:lang w:val="en-US" w:eastAsia="zh-CN"/>
          </w:rPr>
          <w:t>2</w:t>
        </w:r>
      </w:ins>
      <w:del w:id="213" w:author="小宋" w:date="2026-05-14T20:22:47Z">
        <w:r>
          <w:rPr>
            <w:rFonts w:hint="eastAsia"/>
            <w:lang w:val="en-US" w:eastAsia="zh-CN"/>
          </w:rPr>
          <w:delText>4</w:delText>
        </w:r>
      </w:del>
      <w:r>
        <w:rPr>
          <w:rFonts w:hint="eastAsia"/>
          <w:lang w:eastAsia="zh-CN"/>
        </w:rPr>
        <w:t>）</w:t>
      </w:r>
      <w:ins w:id="214" w:author="小宋" w:date="2026-05-14T20:39:40Z">
        <w:r>
          <w:rPr>
            <w:rFonts w:hint="eastAsia"/>
            <w:lang w:val="en-US" w:eastAsia="zh-CN"/>
          </w:rPr>
          <w:t>位置</w:t>
        </w:r>
      </w:ins>
      <w:ins w:id="215" w:author="小宋" w:date="2026-05-14T20:39:41Z">
        <w:r>
          <w:rPr>
            <w:rFonts w:hint="eastAsia"/>
            <w:lang w:val="en-US" w:eastAsia="zh-CN"/>
          </w:rPr>
          <w:t>特征</w:t>
        </w:r>
      </w:ins>
      <w:ins w:id="216" w:author="小宋" w:date="2026-05-14T20:39:43Z">
        <w:r>
          <w:rPr>
            <w:rFonts w:hint="eastAsia"/>
            <w:lang w:val="en-US" w:eastAsia="zh-CN"/>
          </w:rPr>
          <w:t>编码</w:t>
        </w:r>
      </w:ins>
      <w:del w:id="217" w:author="小宋" w:date="2026-05-14T20:39:39Z">
        <w:r>
          <w:rPr>
            <w:rFonts w:hint="eastAsia"/>
            <w:lang w:val="en-US" w:eastAsia="zh-CN"/>
          </w:rPr>
          <w:delText>Lo</w:delText>
        </w:r>
      </w:del>
      <w:del w:id="218" w:author="小宋" w:date="2026-05-14T20:39:38Z">
        <w:r>
          <w:rPr>
            <w:rFonts w:hint="eastAsia"/>
            <w:lang w:val="en-US" w:eastAsia="zh-CN"/>
          </w:rPr>
          <w:delText>cationEn</w:delText>
        </w:r>
      </w:del>
      <w:del w:id="219" w:author="小宋" w:date="2026-05-14T20:39:37Z">
        <w:r>
          <w:rPr>
            <w:rFonts w:hint="eastAsia"/>
            <w:lang w:val="en-US" w:eastAsia="zh-CN"/>
          </w:rPr>
          <w:delText>coder</w:delText>
        </w:r>
      </w:del>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ins w:id="220" w:author="小宋" w:date="2026-05-14T20:26:22Z">
        <w:r>
          <w:rPr>
            <w:rFonts w:hint="eastAsia"/>
            <w:lang w:val="en-US" w:eastAsia="zh-CN"/>
          </w:rPr>
          <w:t>2</w:t>
        </w:r>
      </w:ins>
      <w:del w:id="221" w:author="小宋" w:date="2026-05-14T20:26:22Z">
        <w:r>
          <w:rPr>
            <w:rFonts w:hint="default"/>
            <w:lang w:val="en-US" w:eastAsia="zh-CN"/>
          </w:rPr>
          <w:delText>4</w:delText>
        </w:r>
      </w:del>
      <w:r>
        <w:rPr>
          <w:rFonts w:hint="default"/>
          <w:lang w:val="en-US" w:eastAsia="zh-CN"/>
        </w:rPr>
        <w:t>）</w:t>
      </w:r>
      <w:r>
        <w:rPr>
          <w:rFonts w:hint="eastAsia"/>
          <w:lang w:val="en-US" w:eastAsia="zh-CN"/>
        </w:rPr>
        <w:t>、（3-</w:t>
      </w:r>
      <w:ins w:id="222" w:author="小宋" w:date="2026-05-14T20:26:24Z">
        <w:r>
          <w:rPr>
            <w:rFonts w:hint="eastAsia"/>
            <w:lang w:val="en-US" w:eastAsia="zh-CN"/>
          </w:rPr>
          <w:t>3</w:t>
        </w:r>
      </w:ins>
      <w:del w:id="223" w:author="小宋" w:date="2026-05-14T20:26:24Z">
        <w:r>
          <w:rPr>
            <w:rFonts w:hint="eastAsia"/>
            <w:lang w:val="en-US" w:eastAsia="zh-CN"/>
          </w:rPr>
          <w:delText>5</w:delText>
        </w:r>
      </w:del>
      <w:r>
        <w:rPr>
          <w:rFonts w:hint="eastAsia"/>
          <w:lang w:val="en-US" w:eastAsia="zh-CN"/>
        </w:rPr>
        <w:t>）和</w:t>
      </w:r>
      <w:r>
        <w:rPr>
          <w:rFonts w:hint="default"/>
          <w:lang w:val="en-US" w:eastAsia="zh-CN"/>
        </w:rPr>
        <w:t>（3-</w:t>
      </w:r>
      <w:ins w:id="224" w:author="小宋" w:date="2026-05-14T20:26:26Z">
        <w:r>
          <w:rPr>
            <w:rFonts w:hint="eastAsia"/>
            <w:lang w:val="en-US" w:eastAsia="zh-CN"/>
          </w:rPr>
          <w:t>4</w:t>
        </w:r>
      </w:ins>
      <w:del w:id="225" w:author="小宋" w:date="2026-05-14T20:26:26Z">
        <w:r>
          <w:rPr>
            <w:rFonts w:hint="default"/>
            <w:lang w:val="en-US" w:eastAsia="zh-CN"/>
          </w:rPr>
          <w:delText>6</w:delText>
        </w:r>
      </w:del>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ins w:id="226" w:author="小宋" w:date="2026-05-14T20:26:18Z">
        <w:r>
          <w:rPr>
            <w:rFonts w:hint="eastAsia" w:ascii="Times New Roman Regular" w:hAnsi="Times New Roman Regular" w:cs="Times New Roman Regular"/>
            <w:i w:val="0"/>
            <w:sz w:val="24"/>
            <w:szCs w:val="24"/>
            <w:lang w:val="en-US" w:eastAsia="zh-CN"/>
          </w:rPr>
          <w:t>2</w:t>
        </w:r>
      </w:ins>
      <w:del w:id="227" w:author="小宋" w:date="2026-05-14T20:26:18Z">
        <w:r>
          <w:rPr>
            <w:rFonts w:hint="default" w:ascii="Times New Roman Regular" w:hAnsi="Times New Roman Regular" w:eastAsia="宋体" w:cs="Times New Roman Regular"/>
            <w:i w:val="0"/>
            <w:sz w:val="24"/>
            <w:szCs w:val="24"/>
            <w:lang w:val="en-US" w:eastAsia="zh-CN"/>
          </w:rPr>
          <w:delText>4</w:delText>
        </w:r>
      </w:del>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ins w:id="228" w:author="小宋" w:date="2026-05-14T20:26:19Z">
        <w:r>
          <w:rPr>
            <w:rFonts w:hint="eastAsia" w:ascii="Times New Roman" w:hAnsi="Times New Roman" w:cs="Times New Roman"/>
            <w:i w:val="0"/>
            <w:sz w:val="24"/>
            <w:lang w:val="en-US" w:eastAsia="zh-CN"/>
          </w:rPr>
          <w:t>3</w:t>
        </w:r>
      </w:ins>
      <w:del w:id="229" w:author="小宋" w:date="2026-05-14T20:26:19Z">
        <w:r>
          <w:rPr>
            <w:rFonts w:hint="default" w:ascii="Times New Roman" w:hAnsi="Times New Roman" w:cs="Times New Roman"/>
            <w:i w:val="0"/>
            <w:sz w:val="24"/>
            <w:lang w:val="en-US" w:eastAsia="zh-CN"/>
          </w:rPr>
          <w:delText>5</w:delText>
        </w:r>
      </w:del>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ins w:id="230" w:author="小宋" w:date="2026-05-14T20:26:20Z">
        <w:r>
          <w:rPr>
            <w:rFonts w:hint="eastAsia" w:ascii="Times New Roman" w:hAnsi="Times New Roman" w:cs="Times New Roman"/>
            <w:i w:val="0"/>
            <w:sz w:val="24"/>
            <w:lang w:val="en-US" w:eastAsia="zh-CN"/>
          </w:rPr>
          <w:t>4</w:t>
        </w:r>
      </w:ins>
      <w:del w:id="231" w:author="小宋" w:date="2026-05-14T20:26:20Z">
        <w:r>
          <w:rPr>
            <w:rFonts w:hint="default" w:ascii="Times New Roman" w:hAnsi="Times New Roman" w:cs="Times New Roman"/>
            <w:i w:val="0"/>
            <w:sz w:val="24"/>
            <w:lang w:val="en-US" w:eastAsia="zh-CN"/>
          </w:rPr>
          <w:delText>6</w:delText>
        </w:r>
      </w:del>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del w:id="232" w:author="小宋" w:date="2026-05-14T20:26:32Z">
        <w:r>
          <w:rPr>
            <w:rFonts w:hint="default"/>
            <w:vertAlign w:val="superscript"/>
            <w:lang w:val="en-US" w:eastAsia="zh-CN"/>
            <w:rPrChange w:id="233" w:author="小宋" w:date="2026-05-14T20:26:38Z">
              <w:rPr>
                <w:rFonts w:hint="default"/>
                <w:lang w:val="en-US" w:eastAsia="zh-CN"/>
              </w:rPr>
            </w:rPrChange>
          </w:rPr>
          <w:delText>^</w:delText>
        </w:r>
      </w:del>
      <w:r>
        <w:rPr>
          <w:rFonts w:hint="default"/>
          <w:vertAlign w:val="superscript"/>
          <w:lang w:val="en-US" w:eastAsia="zh-CN"/>
          <w:rPrChange w:id="235" w:author="小宋" w:date="2026-05-14T20:26:38Z">
            <w:rPr>
              <w:rFonts w:hint="default"/>
              <w:lang w:val="en-US" w:eastAsia="zh-CN"/>
            </w:rPr>
          </w:rPrChange>
        </w:rPr>
        <w:t>(128×2)</w:t>
      </w:r>
      <w:r>
        <w:rPr>
          <w:rFonts w:hint="default"/>
          <w:lang w:val="en-US" w:eastAsia="zh-CN"/>
        </w:rPr>
        <w:t>、W₂∈R</w:t>
      </w:r>
      <w:del w:id="236" w:author="小宋" w:date="2026-05-14T20:26:40Z">
        <w:r>
          <w:rPr>
            <w:rFonts w:hint="default"/>
            <w:vertAlign w:val="superscript"/>
            <w:lang w:val="en-US" w:eastAsia="zh-CN"/>
            <w:rPrChange w:id="237" w:author="小宋" w:date="2026-05-14T20:26:43Z">
              <w:rPr>
                <w:rFonts w:hint="default"/>
                <w:lang w:val="en-US" w:eastAsia="zh-CN"/>
              </w:rPr>
            </w:rPrChange>
          </w:rPr>
          <w:delText>^</w:delText>
        </w:r>
      </w:del>
      <w:r>
        <w:rPr>
          <w:rFonts w:hint="default"/>
          <w:vertAlign w:val="superscript"/>
          <w:lang w:val="en-US" w:eastAsia="zh-CN"/>
          <w:rPrChange w:id="239" w:author="小宋" w:date="2026-05-14T20:26:43Z">
            <w:rPr>
              <w:rFonts w:hint="default"/>
              <w:lang w:val="en-US" w:eastAsia="zh-CN"/>
            </w:rPr>
          </w:rPrChange>
        </w:rPr>
        <w:t>(128×128)</w:t>
      </w:r>
      <w:r>
        <w:rPr>
          <w:rFonts w:hint="default"/>
          <w:lang w:val="en-US" w:eastAsia="zh-CN"/>
        </w:rPr>
        <w:t>、W₃∈R</w:t>
      </w:r>
      <w:del w:id="240" w:author="小宋" w:date="2026-05-14T20:26:46Z">
        <w:r>
          <w:rPr>
            <w:rFonts w:hint="default"/>
            <w:vertAlign w:val="superscript"/>
            <w:lang w:val="en-US" w:eastAsia="zh-CN"/>
            <w:rPrChange w:id="241" w:author="小宋" w:date="2026-05-14T20:26:50Z">
              <w:rPr>
                <w:rFonts w:hint="default"/>
                <w:lang w:val="en-US" w:eastAsia="zh-CN"/>
              </w:rPr>
            </w:rPrChange>
          </w:rPr>
          <w:delText>^</w:delText>
        </w:r>
      </w:del>
      <w:r>
        <w:rPr>
          <w:rFonts w:hint="default"/>
          <w:vertAlign w:val="superscript"/>
          <w:lang w:val="en-US" w:eastAsia="zh-CN"/>
          <w:rPrChange w:id="243" w:author="小宋" w:date="2026-05-14T20:26:50Z">
            <w:rPr>
              <w:rFonts w:hint="default"/>
              <w:lang w:val="en-US" w:eastAsia="zh-CN"/>
            </w:rPr>
          </w:rPrChange>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del w:id="244" w:author="小宋" w:date="2026-05-14T20:26:53Z">
        <w:r>
          <w:rPr>
            <w:rFonts w:hint="default"/>
            <w:vertAlign w:val="superscript"/>
            <w:lang w:val="en-US" w:eastAsia="zh-CN"/>
            <w:rPrChange w:id="245" w:author="小宋" w:date="2026-05-14T20:26:56Z">
              <w:rPr>
                <w:rFonts w:hint="default"/>
                <w:lang w:val="en-US" w:eastAsia="zh-CN"/>
              </w:rPr>
            </w:rPrChange>
          </w:rPr>
          <w:delText>^</w:delText>
        </w:r>
      </w:del>
      <w:r>
        <w:rPr>
          <w:rFonts w:hint="default"/>
          <w:vertAlign w:val="superscript"/>
          <w:lang w:val="en-US" w:eastAsia="zh-CN"/>
          <w:rPrChange w:id="247" w:author="小宋" w:date="2026-05-14T20:26:56Z">
            <w:rPr>
              <w:rFonts w:hint="default"/>
              <w:lang w:val="en-US" w:eastAsia="zh-CN"/>
            </w:rPr>
          </w:rPrChange>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w:t>
      </w:r>
      <w:ins w:id="248" w:author="小宋" w:date="2026-05-14T20:47:06Z">
        <w:r>
          <w:rPr>
            <w:rFonts w:hint="eastAsia"/>
          </w:rPr>
          <w:t>本节介绍多模态特征融合策略</w:t>
        </w:r>
      </w:ins>
      <w:ins w:id="249" w:author="小宋" w:date="2026-05-14T20:47:08Z">
        <w:r>
          <w:rPr>
            <w:rFonts w:hint="eastAsia"/>
            <w:lang w:eastAsia="zh-CN"/>
          </w:rPr>
          <w:t>。</w:t>
        </w:r>
      </w:ins>
      <w:del w:id="250" w:author="小宋" w:date="2026-05-14T20:46:25Z">
        <w:r>
          <w:rPr>
            <w:rFonts w:hint="eastAsia"/>
          </w:rPr>
          <w:delText>本节介绍地理位置元数据的编码方式及多模态特征融合策略</w:delText>
        </w:r>
      </w:del>
      <w:del w:id="251" w:author="小宋" w:date="2026-05-14T20:46:26Z">
        <w:r>
          <w:rPr>
            <w:rFonts w:hint="eastAsia"/>
          </w:rPr>
          <w:delText>。</w:delText>
        </w:r>
      </w:del>
    </w:p>
    <w:p w14:paraId="30A49EDA">
      <w:pPr>
        <w:ind w:firstLine="420"/>
        <w:rPr>
          <w:del w:id="252" w:author="小宋" w:date="2026-05-14T20:47:12Z"/>
          <w:rFonts w:hint="default" w:eastAsia="宋体"/>
          <w:lang w:val="en-US" w:eastAsia="zh-CN"/>
        </w:rPr>
      </w:pPr>
      <w:del w:id="253" w:author="小宋" w:date="2026-05-14T20:47:12Z">
        <w:r>
          <w:rPr>
            <w:rFonts w:hint="eastAsia"/>
          </w:rPr>
          <w:delText>（1）</w:delText>
        </w:r>
      </w:del>
      <w:del w:id="254" w:author="小宋" w:date="2026-05-14T20:47:12Z">
        <w:r>
          <w:rPr>
            <w:rFonts w:hint="eastAsia"/>
            <w:lang w:val="en-US" w:eastAsia="zh-CN"/>
          </w:rPr>
          <w:delText>地理位置元数据编码</w:delText>
        </w:r>
      </w:del>
    </w:p>
    <w:p w14:paraId="6F17A7D8">
      <w:pPr>
        <w:bidi w:val="0"/>
        <w:rPr>
          <w:del w:id="255" w:author="小宋" w:date="2026-05-14T20:47:12Z"/>
          <w:rFonts w:hint="eastAsia"/>
          <w:lang w:eastAsia="zh-CN"/>
        </w:rPr>
      </w:pPr>
      <w:del w:id="256" w:author="小宋" w:date="2026-05-14T20:47:12Z">
        <w:r>
          <w:rPr>
            <w:rFonts w:hint="eastAsia"/>
          </w:rPr>
          <w:delText>地理位置元数据以二维位置坐标(lat, lon)的形式输入，采用轻量级MLP进行非线性编码</w:delText>
        </w:r>
      </w:del>
      <w:del w:id="257" w:author="小宋" w:date="2026-05-14T20:47:12Z">
        <w:r>
          <w:rPr>
            <w:rFonts w:hint="eastAsia"/>
            <w:lang w:eastAsia="zh-CN"/>
          </w:rPr>
          <w:delText>，具体结构及256维输出的设计考量见3.2.2节公式（3-4）至（3-6）。</w:delText>
        </w:r>
      </w:del>
    </w:p>
    <w:p w14:paraId="5B9CA02E">
      <w:pPr>
        <w:ind w:firstLine="420"/>
        <w:rPr>
          <w:del w:id="258" w:author="小宋" w:date="2026-05-14T20:47:18Z"/>
          <w:rFonts w:hint="eastAsia"/>
        </w:rPr>
      </w:pPr>
      <w:del w:id="259" w:author="小宋" w:date="2026-05-14T20:47:18Z">
        <w:r>
          <w:rPr>
            <w:rFonts w:hint="eastAsia"/>
          </w:rPr>
          <w:delText>（2）特征融合方法</w:delText>
        </w:r>
      </w:del>
    </w:p>
    <w:p w14:paraId="5D2B6CDE">
      <w:pPr>
        <w:bidi w:val="0"/>
        <w:rPr>
          <w:rFonts w:hint="default"/>
          <w:lang w:val="en-US" w:eastAsia="zh-CN"/>
        </w:rPr>
      </w:pPr>
      <w:r>
        <w:rPr>
          <w:rFonts w:hint="eastAsia"/>
          <w:lang w:eastAsia="zh-CN"/>
        </w:rPr>
        <w:t>本文模型</w:t>
      </w:r>
      <w:r>
        <w:rPr>
          <w:rFonts w:hint="eastAsia"/>
        </w:rPr>
        <w:t>采用以</w:t>
      </w:r>
      <w:commentRangeStart w:id="0"/>
      <w:r>
        <w:rPr>
          <w:rFonts w:hint="eastAsia"/>
        </w:rPr>
        <w:t>特征拼接为主、向量融合为备选</w:t>
      </w:r>
      <w:commentRangeEnd w:id="0"/>
      <w:r>
        <w:commentReference w:id="0"/>
      </w:r>
      <w:r>
        <w:rPr>
          <w:rFonts w:hint="eastAsia"/>
        </w:rPr>
        <w:t>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ins w:id="260" w:author="小宋" w:date="2026-05-14T20:27:29Z">
        <w:r>
          <w:rPr>
            <w:rFonts w:hint="eastAsia"/>
            <w:lang w:val="en-US" w:eastAsia="zh-CN"/>
          </w:rPr>
          <w:t>5</w:t>
        </w:r>
      </w:ins>
      <w:del w:id="261" w:author="小宋" w:date="2026-05-14T20:27:29Z">
        <w:r>
          <w:rPr>
            <w:rFonts w:hint="eastAsia"/>
            <w:lang w:val="en-US" w:eastAsia="zh-CN"/>
          </w:rPr>
          <w:delText>7</w:delText>
        </w:r>
      </w:del>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bookmarkStart w:id="235" w:name="_GoBack"/>
      <w:bookmarkEnd w:id="235"/>
      <w:r>
        <w:rPr>
          <w:rFonts w:hint="eastAsia"/>
          <w:i w:val="0"/>
          <w:sz w:val="24"/>
          <w:lang w:val="en-US" w:eastAsia="zh-CN"/>
        </w:rPr>
        <w:tab/>
      </w:r>
      <w:r>
        <w:rPr>
          <w:rFonts w:hint="default" w:ascii="Times New Roman" w:hAnsi="Times New Roman" w:cs="Times New Roman"/>
          <w:i w:val="0"/>
          <w:sz w:val="24"/>
          <w:lang w:val="en-US" w:eastAsia="zh-CN"/>
        </w:rPr>
        <w:t>（3-</w:t>
      </w:r>
      <w:ins w:id="262" w:author="小宋" w:date="2026-05-14T20:27:27Z">
        <w:r>
          <w:rPr>
            <w:rFonts w:hint="eastAsia" w:ascii="Times New Roman" w:hAnsi="Times New Roman" w:cs="Times New Roman"/>
            <w:i w:val="0"/>
            <w:sz w:val="24"/>
            <w:lang w:val="en-US" w:eastAsia="zh-CN"/>
          </w:rPr>
          <w:t>5</w:t>
        </w:r>
      </w:ins>
      <w:del w:id="263" w:author="小宋" w:date="2026-05-14T20:27:27Z">
        <w:r>
          <w:rPr>
            <w:rFonts w:hint="eastAsia" w:ascii="Times New Roman" w:hAnsi="Times New Roman" w:cs="Times New Roman"/>
            <w:i w:val="0"/>
            <w:sz w:val="24"/>
            <w:lang w:val="en-US" w:eastAsia="zh-CN"/>
          </w:rPr>
          <w:delText>7</w:delText>
        </w:r>
      </w:del>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ins w:id="264" w:author="小宋" w:date="2026-05-14T20:27:43Z">
        <w:r>
          <w:rPr>
            <w:rFonts w:hint="eastAsia"/>
            <w:vertAlign w:val="subscript"/>
            <w:lang w:val="en-US" w:eastAsia="zh-CN"/>
            <w:rPrChange w:id="265" w:author="小宋" w:date="2026-05-14T20:27:46Z">
              <w:rPr>
                <w:rFonts w:hint="eastAsia"/>
                <w:lang w:val="en-US" w:eastAsia="zh-CN"/>
              </w:rPr>
            </w:rPrChange>
          </w:rPr>
          <w:t>1</w:t>
        </w:r>
      </w:ins>
      <w:del w:id="267" w:author="小宋" w:date="2026-05-14T20:27:42Z">
        <w:r>
          <w:rPr>
            <w:rFonts w:hint="eastAsia"/>
          </w:rPr>
          <w:delText>₁</w:delText>
        </w:r>
      </w:del>
      <w:r>
        <w:rPr>
          <w:rFonts w:hint="eastAsia"/>
        </w:rPr>
        <w:t>×d</w:t>
      </w:r>
      <w:ins w:id="268" w:author="小宋" w:date="2026-05-14T20:27:50Z">
        <w:r>
          <w:rPr>
            <w:rFonts w:hint="eastAsia"/>
            <w:vertAlign w:val="subscript"/>
            <w:lang w:val="en-US" w:eastAsia="zh-CN"/>
            <w:rPrChange w:id="269" w:author="小宋" w:date="2026-05-14T20:27:54Z">
              <w:rPr>
                <w:rFonts w:hint="eastAsia"/>
                <w:lang w:val="en-US" w:eastAsia="zh-CN"/>
              </w:rPr>
            </w:rPrChange>
          </w:rPr>
          <w:t>2</w:t>
        </w:r>
      </w:ins>
      <w:del w:id="271" w:author="小宋" w:date="2026-05-14T20:27:49Z">
        <w:r>
          <w:rPr>
            <w:rFonts w:hint="eastAsia"/>
          </w:rPr>
          <w:delText>₂</w:delText>
        </w:r>
      </w:del>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w:t>
      </w:r>
      <w:ins w:id="272" w:author="小宋" w:date="2026-05-14T20:28:07Z">
        <w:r>
          <w:rPr>
            <w:rFonts w:hint="eastAsia"/>
            <w:lang w:val="en-US" w:eastAsia="zh-CN"/>
          </w:rPr>
          <w:t>6</w:t>
        </w:r>
      </w:ins>
      <w:del w:id="273" w:author="小宋" w:date="2026-05-14T20:28:07Z">
        <w:r>
          <w:rPr>
            <w:rFonts w:hint="eastAsia"/>
            <w:lang w:val="en-US" w:eastAsia="zh-CN"/>
          </w:rPr>
          <w:delText>8</w:delText>
        </w:r>
      </w:del>
      <w:r>
        <w:rPr>
          <w:rFonts w:hint="eastAsia"/>
          <w:lang w:val="en-US" w:eastAsia="zh-CN"/>
        </w:rPr>
        <w:t>）和公式（3-</w:t>
      </w:r>
      <w:ins w:id="274" w:author="小宋" w:date="2026-05-14T20:28:08Z">
        <w:r>
          <w:rPr>
            <w:rFonts w:hint="eastAsia"/>
            <w:lang w:val="en-US" w:eastAsia="zh-CN"/>
          </w:rPr>
          <w:t>7</w:t>
        </w:r>
      </w:ins>
      <w:del w:id="275" w:author="小宋" w:date="2026-05-14T20:28:08Z">
        <w:r>
          <w:rPr>
            <w:rFonts w:hint="eastAsia"/>
            <w:lang w:val="en-US" w:eastAsia="zh-CN"/>
          </w:rPr>
          <w:delText>9</w:delText>
        </w:r>
      </w:del>
      <w:r>
        <w:rPr>
          <w:rFonts w:hint="eastAsia"/>
          <w:lang w:val="en-US" w:eastAsia="zh-CN"/>
        </w:rPr>
        <w:t>）所示：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ins w:id="276" w:author="小宋" w:date="2026-05-14T20:28:02Z">
        <w:r>
          <w:rPr>
            <w:rFonts w:hint="eastAsia" w:ascii="Times New Roman" w:hAnsi="Times New Roman" w:cs="Times New Roman"/>
            <w:i w:val="0"/>
            <w:sz w:val="24"/>
            <w:lang w:val="en-US" w:eastAsia="zh-CN"/>
          </w:rPr>
          <w:t>6</w:t>
        </w:r>
      </w:ins>
      <w:del w:id="277" w:author="小宋" w:date="2026-05-14T20:28:02Z">
        <w:r>
          <w:rPr>
            <w:rFonts w:hint="eastAsia" w:ascii="Times New Roman" w:hAnsi="Times New Roman" w:cs="Times New Roman"/>
            <w:i w:val="0"/>
            <w:sz w:val="24"/>
            <w:lang w:val="en-US" w:eastAsia="zh-CN"/>
          </w:rPr>
          <w:delText>8</w:delText>
        </w:r>
      </w:del>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ins w:id="278" w:author="小宋" w:date="2026-05-14T20:28:03Z">
        <w:r>
          <w:rPr>
            <w:rFonts w:hint="eastAsia" w:ascii="Times New Roman" w:hAnsi="Times New Roman" w:cs="Times New Roman"/>
            <w:i w:val="0"/>
            <w:iCs/>
            <w:lang w:val="en-US" w:eastAsia="zh-CN"/>
          </w:rPr>
          <w:t>7</w:t>
        </w:r>
      </w:ins>
      <w:del w:id="279" w:author="小宋" w:date="2026-05-14T20:28:03Z">
        <w:r>
          <w:rPr>
            <w:rFonts w:hint="eastAsia" w:ascii="Times New Roman" w:hAnsi="Times New Roman" w:cs="Times New Roman"/>
            <w:i w:val="0"/>
            <w:iCs/>
            <w:lang w:val="en-US" w:eastAsia="zh-CN"/>
          </w:rPr>
          <w:delText>9</w:delText>
        </w:r>
      </w:del>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向量融合通过自适应机制使模型能够根据输入样本动态决定不同模态的重要性。该备选方案可在未来数据规模扩展后进一步验证其在大规模古树名木数据集上的融合效果。</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ins w:id="280" w:author="小宋" w:date="2026-05-14T20:28:16Z">
        <w:r>
          <w:rPr>
            <w:rFonts w:hint="eastAsia"/>
            <w:lang w:val="en-US" w:eastAsia="zh-CN"/>
          </w:rPr>
          <w:t>8</w:t>
        </w:r>
      </w:ins>
      <w:del w:id="281" w:author="小宋" w:date="2026-05-14T20:28:15Z">
        <w:r>
          <w:rPr>
            <w:rFonts w:hint="default"/>
            <w:lang w:val="en-US" w:eastAsia="zh-CN"/>
          </w:rPr>
          <w:delText>10</w:delText>
        </w:r>
      </w:del>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ins w:id="282" w:author="小宋" w:date="2026-05-14T20:28:18Z">
        <w:r>
          <w:rPr>
            <w:rFonts w:hint="eastAsia" w:ascii="Times New Roman" w:hAnsi="Times New Roman" w:cs="Times New Roman"/>
            <w:i w:val="0"/>
            <w:sz w:val="24"/>
            <w:lang w:val="en-US" w:eastAsia="zh-CN"/>
          </w:rPr>
          <w:t>8</w:t>
        </w:r>
      </w:ins>
      <w:del w:id="283" w:author="小宋" w:date="2026-05-14T20:28:18Z">
        <w:r>
          <w:rPr>
            <w:rFonts w:hint="default" w:ascii="Times New Roman" w:hAnsi="Times New Roman" w:cs="Times New Roman"/>
            <w:i w:val="0"/>
            <w:sz w:val="24"/>
            <w:lang w:val="en-US" w:eastAsia="zh-CN"/>
          </w:rPr>
          <w:delText>10</w:delText>
        </w:r>
      </w:del>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del w:id="284" w:author="小宋" w:date="2026-05-14T20:28:35Z">
        <w:r>
          <w:rPr>
            <w:rFonts w:hint="eastAsia"/>
          </w:rPr>
          <w:delText>^</w:delText>
        </w:r>
      </w:del>
      <w:r>
        <w:rPr>
          <w:rFonts w:hint="eastAsia"/>
          <w:vertAlign w:val="superscript"/>
          <w:rPrChange w:id="285" w:author="小宋" w:date="2026-05-14T20:28:33Z">
            <w:rPr>
              <w:rFonts w:hint="eastAsia"/>
            </w:rPr>
          </w:rPrChange>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del w:id="286" w:author="小宋" w:date="2026-05-14T20:28:39Z">
        <w:r>
          <w:rPr>
            <w:rFonts w:hint="eastAsia"/>
            <w:vertAlign w:val="superscript"/>
            <w:rPrChange w:id="287" w:author="小宋" w:date="2026-05-14T20:28:49Z">
              <w:rPr>
                <w:rFonts w:hint="eastAsia"/>
              </w:rPr>
            </w:rPrChange>
          </w:rPr>
          <w:delText>^</w:delText>
        </w:r>
      </w:del>
      <w:del w:id="289" w:author="小宋" w:date="2026-05-14T20:28:40Z">
        <w:r>
          <w:rPr>
            <w:rFonts w:hint="eastAsia"/>
            <w:vertAlign w:val="superscript"/>
            <w:rPrChange w:id="290" w:author="小宋" w:date="2026-05-14T20:28:49Z">
              <w:rPr>
                <w:rFonts w:hint="eastAsia"/>
              </w:rPr>
            </w:rPrChange>
          </w:rPr>
          <w:delText>(</w:delText>
        </w:r>
      </w:del>
      <w:r>
        <w:rPr>
          <w:rFonts w:hint="eastAsia"/>
          <w:vertAlign w:val="superscript"/>
          <w:rPrChange w:id="292" w:author="小宋" w:date="2026-05-14T20:28:49Z">
            <w:rPr>
              <w:rFonts w:hint="eastAsia"/>
            </w:rPr>
          </w:rPrChange>
        </w:rPr>
        <w:t>L×512</w:t>
      </w:r>
      <w:del w:id="293" w:author="小宋" w:date="2026-05-14T20:28:45Z">
        <w:r>
          <w:rPr>
            <w:rFonts w:hint="eastAsia"/>
          </w:rPr>
          <w:delText>)</w:delText>
        </w:r>
      </w:del>
      <w:r>
        <w:rPr>
          <w:rFonts w:hint="eastAsia"/>
        </w:rPr>
        <w:t>为权重矩阵；b</w:t>
      </w:r>
      <w:r>
        <w:rPr>
          <w:rFonts w:hint="eastAsia"/>
          <w:lang w:val="en-US" w:eastAsia="zh-CN"/>
        </w:rPr>
        <w:t>h</w:t>
      </w:r>
      <w:r>
        <w:rPr>
          <w:rFonts w:hint="eastAsia"/>
        </w:rPr>
        <w:t>∈R</w:t>
      </w:r>
      <w:del w:id="294" w:author="小宋" w:date="2026-05-14T20:32:01Z">
        <w:r>
          <w:rPr>
            <w:rFonts w:hint="eastAsia"/>
            <w:vertAlign w:val="superscript"/>
            <w:rPrChange w:id="295" w:author="小宋" w:date="2026-05-14T20:32:04Z">
              <w:rPr>
                <w:rFonts w:hint="eastAsia"/>
              </w:rPr>
            </w:rPrChange>
          </w:rPr>
          <w:delText>^</w:delText>
        </w:r>
      </w:del>
      <w:r>
        <w:rPr>
          <w:rFonts w:hint="eastAsia"/>
          <w:vertAlign w:val="superscript"/>
          <w:rPrChange w:id="297" w:author="小宋" w:date="2026-05-14T20:32:04Z">
            <w:rPr>
              <w:rFonts w:hint="eastAsia"/>
            </w:rPr>
          </w:rPrChange>
        </w:rPr>
        <w:t>L</w:t>
      </w:r>
      <w:r>
        <w:rPr>
          <w:rFonts w:hint="eastAsia"/>
        </w:rPr>
        <w:t>为偏置向量；h∈(-1,1)</w:t>
      </w:r>
      <w:del w:id="298" w:author="小宋" w:date="2026-05-14T20:32:14Z">
        <w:r>
          <w:rPr>
            <w:rFonts w:hint="eastAsia"/>
            <w:vertAlign w:val="superscript"/>
            <w:rPrChange w:id="299" w:author="小宋" w:date="2026-05-14T20:32:16Z">
              <w:rPr>
                <w:rFonts w:hint="eastAsia"/>
              </w:rPr>
            </w:rPrChange>
          </w:rPr>
          <w:delText>^</w:delText>
        </w:r>
      </w:del>
      <w:r>
        <w:rPr>
          <w:rFonts w:hint="eastAsia"/>
          <w:vertAlign w:val="superscript"/>
          <w:rPrChange w:id="301" w:author="小宋" w:date="2026-05-14T20:32:16Z">
            <w:rPr>
              <w:rFonts w:hint="eastAsia"/>
            </w:rPr>
          </w:rPrChange>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ins w:id="302" w:author="小宋" w:date="2026-05-14T20:33:00Z">
        <w:r>
          <w:rPr>
            <w:rFonts w:hint="eastAsia"/>
            <w:lang w:val="en-US" w:eastAsia="zh-CN"/>
          </w:rPr>
          <w:t>9</w:t>
        </w:r>
      </w:ins>
      <w:del w:id="303" w:author="小宋" w:date="2026-05-14T20:32:59Z">
        <w:r>
          <w:rPr>
            <w:rFonts w:hint="eastAsia"/>
            <w:lang w:val="en-US" w:eastAsia="zh-CN"/>
          </w:rPr>
          <w:delText>11</w:delText>
        </w:r>
      </w:del>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ins w:id="304" w:author="小宋" w:date="2026-05-14T20:32:51Z">
        <w:r>
          <w:rPr>
            <w:rFonts w:hint="eastAsia" w:ascii="Times New Roman" w:hAnsi="Times New Roman" w:cs="Times New Roman"/>
            <w:i w:val="0"/>
            <w:sz w:val="24"/>
            <w:lang w:val="en-US" w:eastAsia="zh-CN"/>
          </w:rPr>
          <w:t>9</w:t>
        </w:r>
      </w:ins>
      <w:del w:id="305" w:author="小宋" w:date="2026-05-14T20:32:51Z">
        <w:r>
          <w:rPr>
            <w:rFonts w:hint="eastAsia" w:ascii="Times New Roman" w:hAnsi="Times New Roman" w:cs="Times New Roman"/>
            <w:i w:val="0"/>
            <w:sz w:val="24"/>
            <w:lang w:val="en-US" w:eastAsia="zh-CN"/>
          </w:rPr>
          <w:delText>11</w:delText>
        </w:r>
      </w:del>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w:t>
      </w:r>
      <w:ins w:id="306" w:author="小宋" w:date="2026-05-14T20:33:05Z">
        <w:r>
          <w:rPr>
            <w:rFonts w:hint="eastAsia"/>
            <w:lang w:val="en-US" w:eastAsia="zh-CN"/>
          </w:rPr>
          <w:t>10</w:t>
        </w:r>
      </w:ins>
      <w:del w:id="307" w:author="小宋" w:date="2026-05-14T20:33:05Z">
        <w:r>
          <w:rPr>
            <w:rFonts w:hint="eastAsia"/>
            <w:lang w:val="en-US" w:eastAsia="zh-CN"/>
          </w:rPr>
          <w:delText>12</w:delText>
        </w:r>
      </w:del>
      <w:r>
        <w:rPr>
          <w:rFonts w:hint="eastAsia"/>
          <w:lang w:val="en-US" w:eastAsia="zh-CN"/>
        </w:rPr>
        <w:t>）所示：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ins w:id="308" w:author="小宋" w:date="2026-05-14T20:33:03Z">
        <w:r>
          <w:rPr>
            <w:rFonts w:hint="eastAsia" w:ascii="Times New Roman" w:hAnsi="Times New Roman" w:cs="Times New Roman"/>
            <w:i w:val="0"/>
            <w:sz w:val="24"/>
            <w:lang w:val="en-US" w:eastAsia="zh-CN"/>
          </w:rPr>
          <w:t>10</w:t>
        </w:r>
      </w:ins>
      <w:del w:id="309" w:author="小宋" w:date="2026-05-14T20:33:03Z">
        <w:r>
          <w:rPr>
            <w:rFonts w:hint="eastAsia" w:ascii="Times New Roman" w:hAnsi="Times New Roman" w:cs="Times New Roman"/>
            <w:i w:val="0"/>
            <w:sz w:val="24"/>
            <w:lang w:val="en-US" w:eastAsia="zh-CN"/>
          </w:rPr>
          <w:delText>12</w:delText>
        </w:r>
      </w:del>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sty m:val="p"/>
              </m:rPr>
              <w:rPr>
                <w:rFonts w:hint="default" w:ascii="DejaVu Math TeX Gyre" w:hAnsi="DejaVu Math TeX Gyre" w:cs="Times"/>
                <w:b w:val="0"/>
                <w:i w:val="0"/>
                <w:iCs/>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哈希码长度L可配置为64位、128位或256位。较短哈希码存储开销更低但表征能力有限；较长哈希码检索精度更高但增加存储与计算负担。参考深度哈希学习文献的标准实验配置</w:t>
      </w:r>
      <w:r>
        <w:rPr>
          <w:rFonts w:hint="default"/>
          <w:vertAlign w:val="superscript"/>
          <w:lang w:val="en-US" w:eastAsia="zh-CN"/>
        </w:rPr>
        <w:fldChar w:fldCharType="begin"/>
      </w:r>
      <w:r>
        <w:instrText xml:space="preserve"> REF _Ref1003148588 \r \h  \* MERGEFORMAT</w:instrText>
      </w:r>
      <w:r>
        <w:rPr>
          <w:rFonts w:hint="default"/>
          <w:vertAlign w:val="superscript"/>
          <w:lang w:val="en-US" w:eastAsia="zh-CN"/>
        </w:rPr>
        <w:fldChar w:fldCharType="separate"/>
      </w:r>
      <w:r>
        <w:rPr>
          <w:rFonts w:hint="default"/>
          <w:vertAlign w:val="superscript"/>
          <w:lang w:val="en-US" w:eastAsia="zh-CN"/>
        </w:rPr>
        <w:t>[7</w:t>
      </w:r>
      <w:r>
        <w:rPr>
          <w:rFonts w:hint="eastAsia"/>
          <w:vertAlign w:val="superscript"/>
          <w:lang w:val="en-US" w:eastAsia="zh-CN"/>
        </w:rPr>
        <w:t>,</w:t>
      </w:r>
      <w:r>
        <w:rPr>
          <w:rFonts w:hint="default"/>
          <w:vertAlign w:val="superscript"/>
          <w:lang w:val="en-US" w:eastAsia="zh-CN"/>
        </w:rPr>
        <w:fldChar w:fldCharType="end"/>
      </w:r>
      <w:r>
        <w:rPr>
          <w:rFonts w:hint="default"/>
          <w:vertAlign w:val="superscript"/>
          <w:lang w:val="en-US" w:eastAsia="zh-CN"/>
        </w:rPr>
        <w:fldChar w:fldCharType="begin"/>
      </w:r>
      <w:r>
        <w:instrText xml:space="preserve"> REF _Ref1088561762 \r \h  \* MERGEFORMAT</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lang w:val="en-US" w:eastAsia="zh-CN"/>
        </w:rPr>
        <w:t>，本文采用128位作为哈希码长度。</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6"/>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w:t>
      </w:r>
      <w:ins w:id="310" w:author="小宋" w:date="2026-05-14T20:33:18Z">
        <w:r>
          <w:rPr>
            <w:rFonts w:hint="eastAsia"/>
            <w:lang w:val="en-US" w:eastAsia="zh-CN"/>
          </w:rPr>
          <w:t>1</w:t>
        </w:r>
      </w:ins>
      <w:del w:id="311" w:author="小宋" w:date="2026-05-14T20:33:18Z">
        <w:r>
          <w:rPr>
            <w:rFonts w:hint="eastAsia"/>
            <w:lang w:val="en-US" w:eastAsia="zh-CN"/>
          </w:rPr>
          <w:delText>3</w:delText>
        </w:r>
      </w:del>
      <w:r>
        <w:rPr>
          <w:rFonts w:hint="eastAsia"/>
          <w:lang w:val="en-US" w:eastAsia="zh-CN"/>
        </w:rPr>
        <w:t>）所示：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ins w:id="312" w:author="小宋" w:date="2026-05-14T20:33:20Z">
        <w:r>
          <w:rPr>
            <w:rFonts w:hint="eastAsia" w:ascii="Times New Roman" w:hAnsi="Times New Roman" w:cs="Times New Roman"/>
            <w:i w:val="0"/>
            <w:sz w:val="24"/>
            <w:lang w:val="en-US" w:eastAsia="zh-CN"/>
          </w:rPr>
          <w:t>1</w:t>
        </w:r>
      </w:ins>
      <w:del w:id="313" w:author="小宋" w:date="2026-05-14T20:33:20Z">
        <w:r>
          <w:rPr>
            <w:rFonts w:hint="eastAsia" w:ascii="Times New Roman" w:hAnsi="Times New Roman" w:cs="Times New Roman"/>
            <w:i w:val="0"/>
            <w:sz w:val="24"/>
            <w:lang w:val="en-US" w:eastAsia="zh-CN"/>
          </w:rPr>
          <w:delText>3</w:delText>
        </w:r>
      </w:del>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w:t>
      </w:r>
      <w:ins w:id="314" w:author="小宋" w:date="2026-05-14T20:33:23Z">
        <w:r>
          <w:rPr>
            <w:rFonts w:hint="eastAsia"/>
            <w:lang w:val="en-US" w:eastAsia="zh-CN"/>
          </w:rPr>
          <w:t>2</w:t>
        </w:r>
      </w:ins>
      <w:del w:id="315" w:author="小宋" w:date="2026-05-14T20:33:23Z">
        <w:r>
          <w:rPr>
            <w:rFonts w:hint="eastAsia"/>
            <w:lang w:val="en-US" w:eastAsia="zh-CN"/>
          </w:rPr>
          <w:delText>4</w:delText>
        </w:r>
      </w:del>
      <w:r>
        <w:rPr>
          <w:rFonts w:hint="eastAsia"/>
          <w:lang w:val="en-US" w:eastAsia="zh-CN"/>
        </w:rPr>
        <w:t>）所示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ins w:id="316" w:author="小宋" w:date="2026-05-14T20:33:25Z">
        <w:r>
          <w:rPr>
            <w:rFonts w:hint="eastAsia" w:ascii="Times New Roman" w:hAnsi="Times New Roman" w:cs="Times New Roman"/>
            <w:i w:val="0"/>
            <w:sz w:val="24"/>
            <w:lang w:val="en-US" w:eastAsia="zh-CN"/>
          </w:rPr>
          <w:t>2</w:t>
        </w:r>
      </w:ins>
      <w:del w:id="317" w:author="小宋" w:date="2026-05-14T20:33:25Z">
        <w:r>
          <w:rPr>
            <w:rFonts w:hint="eastAsia" w:ascii="Times New Roman" w:hAnsi="Times New Roman" w:cs="Times New Roman"/>
            <w:i w:val="0"/>
            <w:sz w:val="24"/>
            <w:lang w:val="en-US" w:eastAsia="zh-CN"/>
          </w:rPr>
          <w:delText>4</w:delText>
        </w:r>
      </w:del>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w:t>
      </w:r>
      <w:ins w:id="318" w:author="小宋" w:date="2026-05-14T20:33:40Z">
        <w:r>
          <w:rPr>
            <w:rFonts w:hint="eastAsia"/>
            <w:lang w:val="en-US" w:eastAsia="zh-CN"/>
          </w:rPr>
          <w:t>3</w:t>
        </w:r>
      </w:ins>
      <w:del w:id="319" w:author="小宋" w:date="2026-05-14T20:33:40Z">
        <w:r>
          <w:rPr>
            <w:rFonts w:hint="eastAsia"/>
            <w:lang w:val="en-US" w:eastAsia="zh-CN"/>
          </w:rPr>
          <w:delText>5</w:delText>
        </w:r>
      </w:del>
      <w:r>
        <w:rPr>
          <w:rFonts w:hint="eastAsia"/>
          <w:lang w:val="en-US" w:eastAsia="zh-CN"/>
        </w:rPr>
        <w:t>）所示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ins w:id="320" w:author="小宋" w:date="2026-05-14T20:33:34Z">
        <w:r>
          <w:rPr>
            <w:rFonts w:hint="eastAsia"/>
            <w:i w:val="0"/>
            <w:sz w:val="24"/>
            <w:lang w:val="en-US" w:eastAsia="zh-CN"/>
          </w:rPr>
          <w:tab/>
        </w:r>
      </w:ins>
      <w:r>
        <w:rPr>
          <w:rFonts w:hint="default" w:ascii="Times New Roman" w:hAnsi="Times New Roman" w:cs="Times New Roman"/>
          <w:i w:val="0"/>
          <w:sz w:val="24"/>
          <w:lang w:val="en-US" w:eastAsia="zh-CN"/>
        </w:rPr>
        <w:t>（3-1</w:t>
      </w:r>
      <w:ins w:id="321" w:author="小宋" w:date="2026-05-14T20:33:37Z">
        <w:r>
          <w:rPr>
            <w:rFonts w:hint="eastAsia" w:ascii="Times New Roman" w:hAnsi="Times New Roman" w:cs="Times New Roman"/>
            <w:i w:val="0"/>
            <w:sz w:val="24"/>
            <w:lang w:val="en-US" w:eastAsia="zh-CN"/>
          </w:rPr>
          <w:t>3</w:t>
        </w:r>
      </w:ins>
      <w:del w:id="322" w:author="小宋" w:date="2026-05-14T20:33:37Z">
        <w:r>
          <w:rPr>
            <w:rFonts w:hint="eastAsia" w:ascii="Times New Roman" w:hAnsi="Times New Roman" w:cs="Times New Roman"/>
            <w:i w:val="0"/>
            <w:sz w:val="24"/>
            <w:lang w:val="en-US" w:eastAsia="zh-CN"/>
          </w:rPr>
          <w:delText>5</w:delText>
        </w:r>
      </w:del>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w:t>
      </w:r>
      <w:ins w:id="323" w:author="小宋" w:date="2026-05-14T20:34:32Z">
        <w:r>
          <w:rPr>
            <w:rFonts w:hint="eastAsia"/>
            <w:lang w:val="en-US" w:eastAsia="zh-CN"/>
          </w:rPr>
          <w:t>0</w:t>
        </w:r>
      </w:ins>
      <w:del w:id="324" w:author="小宋" w:date="2026-05-14T20:34:32Z">
        <w:r>
          <w:rPr>
            <w:rFonts w:hint="eastAsia"/>
            <w:lang w:val="en-US" w:eastAsia="zh-CN"/>
          </w:rPr>
          <w:delText>2</w:delText>
        </w:r>
      </w:del>
      <w:r>
        <w:rPr>
          <w:rFonts w:hint="eastAsia"/>
          <w:lang w:val="en-US" w:eastAsia="zh-CN"/>
        </w:rPr>
        <w:t>）。</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w:t>
      </w:r>
      <w:ins w:id="325" w:author="小宋" w:date="2026-05-14T20:34:37Z">
        <w:r>
          <w:rPr>
            <w:rFonts w:hint="eastAsia"/>
            <w:lang w:val="en-US" w:eastAsia="zh-CN"/>
          </w:rPr>
          <w:t>4</w:t>
        </w:r>
      </w:ins>
      <w:del w:id="326" w:author="小宋" w:date="2026-05-14T20:34:37Z">
        <w:r>
          <w:rPr>
            <w:rFonts w:hint="eastAsia"/>
            <w:lang w:val="en-US" w:eastAsia="zh-CN"/>
          </w:rPr>
          <w:delText>6</w:delText>
        </w:r>
      </w:del>
      <w:r>
        <w:rPr>
          <w:rFonts w:hint="eastAsia"/>
          <w:lang w:val="en-US" w:eastAsia="zh-CN"/>
        </w:rPr>
        <w:t>）所示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ins w:id="327" w:author="小宋" w:date="2026-05-14T20:34:38Z">
        <w:r>
          <w:rPr>
            <w:rFonts w:hint="eastAsia" w:ascii="Times New Roman" w:hAnsi="Times New Roman" w:cs="Times New Roman"/>
            <w:i w:val="0"/>
            <w:sz w:val="24"/>
            <w:lang w:val="en-US" w:eastAsia="zh-CN"/>
          </w:rPr>
          <w:t>4</w:t>
        </w:r>
      </w:ins>
      <w:del w:id="328" w:author="小宋" w:date="2026-05-14T20:34:38Z">
        <w:r>
          <w:rPr>
            <w:rFonts w:hint="eastAsia" w:ascii="Times New Roman" w:hAnsi="Times New Roman" w:cs="Times New Roman"/>
            <w:i w:val="0"/>
            <w:sz w:val="24"/>
            <w:lang w:val="en-US" w:eastAsia="zh-CN"/>
          </w:rPr>
          <w:delText>6</w:delText>
        </w:r>
      </w:del>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w:t>
      </w:r>
      <w:ins w:id="329" w:author="小宋" w:date="2026-05-14T20:34:46Z">
        <w:r>
          <w:rPr>
            <w:rFonts w:hint="eastAsia"/>
            <w:lang w:val="en-US" w:eastAsia="zh-CN"/>
          </w:rPr>
          <w:t>5</w:t>
        </w:r>
      </w:ins>
      <w:del w:id="330" w:author="小宋" w:date="2026-05-14T20:34:46Z">
        <w:r>
          <w:rPr>
            <w:rFonts w:hint="eastAsia"/>
            <w:lang w:val="en-US" w:eastAsia="zh-CN"/>
          </w:rPr>
          <w:delText>7</w:delText>
        </w:r>
      </w:del>
      <w:r>
        <w:rPr>
          <w:rFonts w:hint="eastAsia"/>
          <w:lang w:val="en-US" w:eastAsia="zh-CN"/>
        </w:rPr>
        <w:t>）所示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ins w:id="331" w:author="小宋" w:date="2026-05-14T20:34:48Z">
        <w:r>
          <w:rPr>
            <w:rFonts w:hint="eastAsia" w:ascii="Times New Roman" w:hAnsi="Times New Roman" w:cs="Times New Roman"/>
            <w:i w:val="0"/>
            <w:sz w:val="24"/>
            <w:lang w:val="en-US" w:eastAsia="zh-CN"/>
          </w:rPr>
          <w:t>5</w:t>
        </w:r>
      </w:ins>
      <w:del w:id="332" w:author="小宋" w:date="2026-05-14T20:34:48Z">
        <w:r>
          <w:rPr>
            <w:rFonts w:hint="eastAsia" w:ascii="Times New Roman" w:hAnsi="Times New Roman" w:cs="Times New Roman"/>
            <w:i w:val="0"/>
            <w:sz w:val="24"/>
            <w:lang w:val="en-US" w:eastAsia="zh-CN"/>
          </w:rPr>
          <w:delText>7</w:delText>
        </w:r>
      </w:del>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w:t>
      </w:r>
      <w:ins w:id="333" w:author="小宋" w:date="2026-05-14T20:34:53Z">
        <w:r>
          <w:rPr>
            <w:rFonts w:hint="eastAsia"/>
            <w:lang w:val="en-US" w:eastAsia="zh-CN"/>
          </w:rPr>
          <w:t>6</w:t>
        </w:r>
      </w:ins>
      <w:del w:id="334" w:author="小宋" w:date="2026-05-14T20:34:53Z">
        <w:r>
          <w:rPr>
            <w:rFonts w:hint="eastAsia"/>
            <w:lang w:val="en-US" w:eastAsia="zh-CN"/>
          </w:rPr>
          <w:delText>8</w:delText>
        </w:r>
      </w:del>
      <w:r>
        <w:rPr>
          <w:rFonts w:hint="eastAsia"/>
          <w:lang w:val="en-US" w:eastAsia="zh-CN"/>
        </w:rPr>
        <w:t>）所示：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ins w:id="335" w:author="小宋" w:date="2026-05-14T20:34:55Z">
        <w:r>
          <w:rPr>
            <w:rFonts w:hint="eastAsia" w:ascii="Times New Roman" w:hAnsi="Times New Roman" w:cs="Times New Roman"/>
            <w:i w:val="0"/>
            <w:sz w:val="24"/>
            <w:lang w:val="en-US" w:eastAsia="zh-CN"/>
          </w:rPr>
          <w:t>6</w:t>
        </w:r>
      </w:ins>
      <w:del w:id="336" w:author="小宋" w:date="2026-05-14T20:34:55Z">
        <w:r>
          <w:rPr>
            <w:rFonts w:hint="eastAsia" w:ascii="Times New Roman" w:hAnsi="Times New Roman" w:cs="Times New Roman"/>
            <w:i w:val="0"/>
            <w:sz w:val="24"/>
            <w:lang w:val="en-US" w:eastAsia="zh-CN"/>
          </w:rPr>
          <w:delText>8</w:delText>
        </w:r>
      </w:del>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s</m:t>
            </m:r>
            <m:ctrlPr>
              <w:rPr>
                <w:rFonts w:hint="default" w:ascii="DejaVu Math TeX Gyre" w:hAnsi="DejaVu Math TeX Gyre" w:cs="Times"/>
                <w:i/>
                <w:iCs/>
              </w:rPr>
            </m:ctrlPr>
          </m:e>
          <m:sub>
            <m:r>
              <m:rPr>
                <m:nor/>
              </m:rPr>
              <w:rPr>
                <w:rFonts w:hint="default" w:ascii="DejaVu Math TeX Gyre" w:hAnsi="DejaVu Math TeX Gyre" w:cs="Times"/>
                <w:b w:val="0"/>
                <w:i/>
                <w:iCs/>
              </w:rPr>
              <m:t>cos</m:t>
            </m:r>
            <m:ctrlPr>
              <w:rPr>
                <w:rFonts w:hint="default" w:ascii="DejaVu Math TeX Gyre" w:hAnsi="DejaVu Math TeX Gyre" w:cs="Times"/>
                <w:i/>
                <w:iCs/>
              </w:rPr>
            </m:ctrlPr>
          </m:sub>
        </m:sSub>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q</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w:t>
      </w:r>
      <w:ins w:id="337" w:author="小宋" w:date="2026-05-14T20:35:00Z">
        <w:r>
          <w:rPr>
            <w:rFonts w:hint="eastAsia"/>
            <w:lang w:val="en-US" w:eastAsia="zh-CN"/>
          </w:rPr>
          <w:t>7</w:t>
        </w:r>
      </w:ins>
      <w:del w:id="338" w:author="小宋" w:date="2026-05-14T20:34:59Z">
        <w:r>
          <w:rPr>
            <w:rFonts w:hint="eastAsia"/>
            <w:lang w:val="en-US" w:eastAsia="zh-CN"/>
          </w:rPr>
          <w:delText>9</w:delText>
        </w:r>
      </w:del>
      <w:r>
        <w:rPr>
          <w:rFonts w:hint="eastAsia"/>
          <w:lang w:val="en-US" w:eastAsia="zh-CN"/>
        </w:rPr>
        <w:t>）所示：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ins w:id="339" w:author="小宋" w:date="2026-05-14T20:35:02Z">
        <w:r>
          <w:rPr>
            <w:rFonts w:hint="eastAsia" w:ascii="Times New Roman" w:hAnsi="Times New Roman" w:cs="Times New Roman"/>
            <w:i w:val="0"/>
            <w:sz w:val="24"/>
            <w:lang w:val="en-US" w:eastAsia="zh-CN"/>
          </w:rPr>
          <w:t>7</w:t>
        </w:r>
      </w:ins>
      <w:del w:id="340" w:author="小宋" w:date="2026-05-14T20:35:02Z">
        <w:r>
          <w:rPr>
            <w:rFonts w:hint="eastAsia" w:ascii="Times New Roman" w:hAnsi="Times New Roman" w:cs="Times New Roman"/>
            <w:i w:val="0"/>
            <w:sz w:val="24"/>
            <w:lang w:val="en-US" w:eastAsia="zh-CN"/>
          </w:rPr>
          <w:delText>9</w:delText>
        </w:r>
      </w:del>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nor/>
          </m:rPr>
          <w:rPr>
            <w:rFonts w:hint="default" w:ascii="DejaVu Math TeX Gyre" w:hAnsi="DejaVu Math TeX Gyre" w:cs="Times"/>
            <w:b w:val="0"/>
            <w:i/>
            <w:iCs/>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ind w:firstLine="480" w:firstLineChars="200"/>
        <w:rPr>
          <w:rFonts w:hint="eastAsia"/>
        </w:rPr>
        <w:pPrChange w:id="341" w:author="小宋" w:date="2026-05-14T22:18:49Z">
          <w:pPr>
            <w:bidi w:val="0"/>
          </w:pPr>
        </w:pPrChange>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w:t>
      </w:r>
      <w:ins w:id="342" w:author="小宋" w:date="2026-05-14T22:18:13Z">
        <w:r>
          <w:rPr>
            <w:rFonts w:hint="eastAsia"/>
          </w:rPr>
          <w:t>需要说明的是，古树名木为不可再生资源，受保护政策限制，大规模数据采集成本极高，300张带精确GPS坐标的权威标注样本已属稀缺资源。为缓解小样本对实验结论的影响，本文采用</w:t>
        </w:r>
      </w:ins>
      <w:ins w:id="343" w:author="小宋" w:date="2026-05-14T22:19:44Z">
        <w:r>
          <w:rPr>
            <w:rFonts w:hint="eastAsia"/>
            <w:lang w:eastAsia="zh-CN"/>
          </w:rPr>
          <w:t>“</w:t>
        </w:r>
      </w:ins>
      <w:ins w:id="344" w:author="小宋" w:date="2026-05-14T22:18:13Z">
        <w:r>
          <w:rPr>
            <w:rFonts w:hint="eastAsia"/>
          </w:rPr>
          <w:t>iNaturalist预训练+BFATH微调</w:t>
        </w:r>
      </w:ins>
      <w:ins w:id="345" w:author="小宋" w:date="2026-05-14T22:19:47Z">
        <w:r>
          <w:rPr>
            <w:rFonts w:hint="eastAsia"/>
            <w:lang w:eastAsia="zh-CN"/>
          </w:rPr>
          <w:t>”</w:t>
        </w:r>
      </w:ins>
      <w:ins w:id="346" w:author="小宋" w:date="2026-05-14T22:18:13Z">
        <w:r>
          <w:rPr>
            <w:rFonts w:hint="eastAsia"/>
          </w:rPr>
          <w:t>的迁移学习策略降低对小样本的依赖，消融实验采用预训练模型直接评估测试集的方式避免过拟合，并关注各模块相对贡献排序而非绝对数值精度。</w:t>
        </w:r>
      </w:ins>
      <w:del w:id="347" w:author="小宋" w:date="2026-05-14T22:18:13Z">
        <w:r>
          <w:rPr>
            <w:rFonts w:hint="eastAsia"/>
          </w:rPr>
          <w:delText>因此，BFATH是验证DHLAM模型在真实古树名木场景中有效性的主要评估基准。</w:delText>
        </w:r>
      </w:del>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del w:id="348" w:author="小宋" w:date="2026-05-14T22:24:08Z">
        <w:r>
          <w:rPr>
            <w:rFonts w:hint="eastAsia"/>
            <w:lang w:eastAsia="zh-CN"/>
          </w:rPr>
          <w:delText>，</w:delText>
        </w:r>
      </w:del>
      <w:del w:id="349" w:author="小宋" w:date="2026-05-14T22:24:08Z">
        <w:r>
          <w:rPr>
            <w:rFonts w:hint="eastAsia"/>
          </w:rPr>
          <w:delText>消融实验关注组件相对贡献趋势而非绝对数值</w:delText>
        </w:r>
      </w:del>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w:t>
      </w:r>
      <w:ins w:id="350" w:author="小宋" w:date="2026-05-14T20:35:24Z">
        <w:r>
          <w:rPr>
            <w:rFonts w:hint="eastAsia"/>
            <w:lang w:eastAsia="zh-CN"/>
          </w:rPr>
          <w:t>、</w:t>
        </w:r>
      </w:ins>
      <w:del w:id="351" w:author="小宋" w:date="2026-05-14T20:35:24Z">
        <w:r>
          <w:rPr>
            <w:rFonts w:hint="eastAsia"/>
          </w:rPr>
          <w:delText>/</w:delText>
        </w:r>
      </w:del>
      <w:r>
        <w:rPr>
          <w:rFonts w:hint="eastAsia"/>
        </w:rPr>
        <w:t>验证</w:t>
      </w:r>
      <w:ins w:id="352" w:author="小宋" w:date="2026-05-14T20:35:26Z">
        <w:r>
          <w:rPr>
            <w:rFonts w:hint="eastAsia"/>
            <w:lang w:val="en-US" w:eastAsia="zh-CN"/>
          </w:rPr>
          <w:t>和</w:t>
        </w:r>
      </w:ins>
      <w:del w:id="353" w:author="小宋" w:date="2026-05-14T20:35:25Z">
        <w:r>
          <w:rPr>
            <w:rFonts w:hint="eastAsia"/>
          </w:rPr>
          <w:delText>/</w:delText>
        </w:r>
      </w:del>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del w:id="354" w:author="小宋" w:date="2026-05-14T20:35:51Z">
        <w:r>
          <w:rPr>
            <w:rFonts w:hint="default"/>
            <w:lang w:val="en-US" w:eastAsia="zh-CN"/>
          </w:rPr>
          <w:delText>、ViT-B/16、EfficientNet-B0</w:delText>
        </w:r>
      </w:del>
      <w:r>
        <w:rPr>
          <w:rFonts w:hint="eastAsia"/>
          <w:lang w:val="en-US" w:eastAsia="zh-CN"/>
        </w:rPr>
        <w:t>等主流骨干网络兼容。</w:t>
      </w:r>
      <w:del w:id="355" w:author="小宋" w:date="2026-05-14T20:35:54Z">
        <w:r>
          <w:rPr>
            <w:rFonts w:hint="eastAsia"/>
            <w:lang w:val="en-US" w:eastAsia="zh-CN"/>
          </w:rPr>
          <w:delText>若采用</w:delText>
        </w:r>
      </w:del>
      <w:del w:id="356" w:author="小宋" w:date="2026-05-14T20:35:54Z">
        <w:r>
          <w:rPr>
            <w:rFonts w:hint="default"/>
            <w:lang w:val="en-US" w:eastAsia="zh-CN"/>
          </w:rPr>
          <w:delText>EfficientNet-B4</w:delText>
        </w:r>
      </w:del>
      <w:del w:id="357" w:author="小宋" w:date="2026-05-14T20:35:54Z">
        <w:r>
          <w:rPr>
            <w:rFonts w:hint="eastAsia"/>
            <w:lang w:val="en-US" w:eastAsia="zh-CN"/>
          </w:rPr>
          <w:delText>（推荐输入</w:delText>
        </w:r>
      </w:del>
      <w:del w:id="358" w:author="小宋" w:date="2026-05-14T20:35:54Z">
        <w:r>
          <w:rPr>
            <w:rFonts w:hint="default"/>
            <w:lang w:val="en-US" w:eastAsia="zh-CN"/>
          </w:rPr>
          <w:delText>380×380</w:delText>
        </w:r>
      </w:del>
      <w:del w:id="359" w:author="小宋" w:date="2026-05-14T20:35:54Z">
        <w:r>
          <w:rPr>
            <w:rFonts w:hint="eastAsia"/>
            <w:lang w:val="en-US" w:eastAsia="zh-CN"/>
          </w:rPr>
          <w:delText>），将相应调整输入尺寸并在实验设置中明确说明。</w:delText>
        </w:r>
      </w:del>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3128"/>
      <w:bookmarkStart w:id="117" w:name="_Toc11187"/>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 xml:space="preserve">本文采用双向检索评价策略，分别评估以图搜图、以图搜位置和以位置搜图三个检索任务的性能：以图搜图（Image-to-Image, </w:t>
      </w:r>
      <w:r>
        <w:rPr>
          <w:rFonts w:hint="eastAsia"/>
          <w:lang w:val="en-US" w:eastAsia="zh-CN"/>
        </w:rPr>
        <w:t>简称</w:t>
      </w:r>
      <w:r>
        <w:rPr>
          <w:rFonts w:hint="eastAsia"/>
          <w:lang w:eastAsia="zh-CN"/>
        </w:rPr>
        <w:t xml:space="preserve">I2I）以图像为查询，在图像数据库中检索同类图像，采用标准图像检索指标mAP-I2I、Recall@K-I2I、Precision@K-I2I。以图搜位置（Image-to-Location, </w:t>
      </w:r>
      <w:r>
        <w:rPr>
          <w:rFonts w:hint="eastAsia"/>
          <w:lang w:val="en-US" w:eastAsia="zh-CN"/>
        </w:rPr>
        <w:t>简称</w:t>
      </w:r>
      <w:r>
        <w:rPr>
          <w:rFonts w:hint="eastAsia"/>
          <w:lang w:eastAsia="zh-CN"/>
        </w:rPr>
        <w:t>I2L）；以图像为查询，检索地理位置元数据。将返回的位置坐标与查询图像的真实位置计算地理距离，距离&lt;1km视为相关样本，计算mAP-I2L、Recall@K-I2L、Precision@K-I2L；以位置搜图（Location-to-Image,</w:t>
      </w:r>
      <w:r>
        <w:rPr>
          <w:rFonts w:hint="eastAsia"/>
          <w:lang w:val="en-US" w:eastAsia="zh-CN"/>
        </w:rPr>
        <w:t>简称</w:t>
      </w:r>
      <w:r>
        <w:rPr>
          <w:rFonts w:hint="eastAsia"/>
          <w:lang w:eastAsia="zh-CN"/>
        </w:rPr>
        <w:t>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设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Loss权重设为0.1作为轻约束项，三者的权重配比遵循"主导-辅助-约束"的分级设计原则，其合理性在3.4.4节超参数敏感性分析中进一步验证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221"/>
      <w:bookmarkStart w:id="125" w:name="_Toc2544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w:t>
      </w:r>
      <w:ins w:id="360" w:author="小宋" w:date="2026-05-14T22:34:05Z">
        <w:r>
          <w:rPr>
            <w:rFonts w:hint="eastAsia"/>
            <w:lang w:val="en-US" w:eastAsia="zh-CN"/>
          </w:rPr>
          <w:t>上述实验设计明确区分了两个数据集的职能：iNaturalist 2018承担核心性能对比（表3.3），保证统计稳健性；BFATH承担领域验证与消融实验（表3.6），关注模块贡献趋势。这一分层策略是领域数据集稀缺条件下的标准实验范式。</w:t>
        </w:r>
      </w:ins>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ins w:id="361" w:author="小宋" w:date="2026-05-14T20:56:01Z"/>
          <w:rFonts w:hint="eastAsia"/>
          <w:lang w:eastAsia="zh-CN"/>
        </w:rPr>
      </w:pPr>
      <w:r>
        <w:rPr>
          <w:rFonts w:hint="eastAsia"/>
        </w:rPr>
        <w:t>上述对比策略既能公平评估DHLAM核心设计的先进性，又能清晰展示多模态融合的价值，为古树名木多模态检索方法的选型提供全面参考</w:t>
      </w:r>
      <w:del w:id="362" w:author="小宋" w:date="2026-05-14T20:57:59Z">
        <w:r>
          <w:rPr>
            <w:rFonts w:hint="eastAsia"/>
          </w:rPr>
          <w:delText>。</w:delText>
        </w:r>
      </w:del>
      <w:del w:id="363" w:author="小宋" w:date="2026-05-14T20:57:58Z">
        <w:r>
          <w:rPr>
            <w:rFonts w:hint="eastAsia"/>
          </w:rPr>
          <w:delText>现有多模态哈希方法（如DCMH</w:delText>
        </w:r>
      </w:del>
      <w:del w:id="364" w:author="小宋" w:date="2026-05-14T20:57:58Z">
        <w:r>
          <w:rPr>
            <w:rFonts w:hint="eastAsia"/>
            <w:vertAlign w:val="superscript"/>
            <w:lang w:eastAsia="zh-CN"/>
          </w:rPr>
          <w:fldChar w:fldCharType="begin"/>
        </w:r>
      </w:del>
      <w:del w:id="365" w:author="小宋" w:date="2026-05-14T20:57:58Z">
        <w:r>
          <w:rPr/>
          <w:delInstrText xml:space="preserve"> REF _Ref1004291464 \r \h  \* MERGEFORMAT</w:delInstrText>
        </w:r>
      </w:del>
      <w:del w:id="366" w:author="小宋" w:date="2026-05-14T20:57:58Z">
        <w:r>
          <w:rPr>
            <w:rFonts w:hint="eastAsia"/>
            <w:vertAlign w:val="superscript"/>
            <w:lang w:eastAsia="zh-CN"/>
          </w:rPr>
          <w:fldChar w:fldCharType="separate"/>
        </w:r>
      </w:del>
      <w:del w:id="367" w:author="小宋" w:date="2026-05-14T20:57:58Z">
        <w:r>
          <w:rPr>
            <w:rFonts w:hint="eastAsia"/>
            <w:vertAlign w:val="superscript"/>
            <w:lang w:eastAsia="zh-CN"/>
          </w:rPr>
          <w:delText>[9]</w:delText>
        </w:r>
      </w:del>
      <w:del w:id="368" w:author="小宋" w:date="2026-05-14T20:57:58Z">
        <w:r>
          <w:rPr>
            <w:rFonts w:hint="eastAsia"/>
            <w:vertAlign w:val="superscript"/>
            <w:lang w:eastAsia="zh-CN"/>
          </w:rPr>
          <w:fldChar w:fldCharType="end"/>
        </w:r>
      </w:del>
      <w:del w:id="369" w:author="小宋" w:date="2026-05-14T20:57:58Z">
        <w:r>
          <w:rPr>
            <w:rFonts w:hint="eastAsia"/>
          </w:rPr>
          <w:delText>、SSAH</w:delText>
        </w:r>
      </w:del>
      <w:del w:id="370" w:author="小宋" w:date="2026-05-14T20:57:58Z">
        <w:r>
          <w:rPr>
            <w:rFonts w:hint="eastAsia"/>
            <w:vertAlign w:val="superscript"/>
            <w:lang w:eastAsia="zh-CN"/>
          </w:rPr>
          <w:fldChar w:fldCharType="begin"/>
        </w:r>
      </w:del>
      <w:del w:id="371" w:author="小宋" w:date="2026-05-14T20:57:58Z">
        <w:r>
          <w:rPr/>
          <w:delInstrText xml:space="preserve"> REF _Ref1004678025 \r \h  \* MERGEFORMAT</w:delInstrText>
        </w:r>
      </w:del>
      <w:del w:id="372" w:author="小宋" w:date="2026-05-14T20:57:58Z">
        <w:r>
          <w:rPr>
            <w:rFonts w:hint="eastAsia"/>
            <w:vertAlign w:val="superscript"/>
            <w:lang w:eastAsia="zh-CN"/>
          </w:rPr>
          <w:fldChar w:fldCharType="separate"/>
        </w:r>
      </w:del>
      <w:del w:id="373" w:author="小宋" w:date="2026-05-14T20:57:58Z">
        <w:r>
          <w:rPr>
            <w:rFonts w:hint="eastAsia"/>
            <w:vertAlign w:val="superscript"/>
            <w:lang w:eastAsia="zh-CN"/>
          </w:rPr>
          <w:delText>[10]</w:delText>
        </w:r>
      </w:del>
      <w:del w:id="374" w:author="小宋" w:date="2026-05-14T20:57:58Z">
        <w:r>
          <w:rPr>
            <w:rFonts w:hint="eastAsia"/>
            <w:vertAlign w:val="superscript"/>
            <w:lang w:eastAsia="zh-CN"/>
          </w:rPr>
          <w:fldChar w:fldCharType="end"/>
        </w:r>
      </w:del>
      <w:del w:id="375" w:author="小宋" w:date="2026-05-14T20:57:58Z">
        <w:r>
          <w:rPr>
            <w:rFonts w:hint="eastAsia"/>
          </w:rPr>
          <w:delText>）主要面向图像-文本跨模态检索，其文本编码器（如LSTM/BERT）不适用于地理位置坐标的编码，直接迁移存在技术障碍。将上述方法适配到图像-位置场景需要重新设计模态编码器，其公平对比留作未来工作</w:delText>
        </w:r>
      </w:del>
      <w:r>
        <w:rPr>
          <w:rFonts w:hint="eastAsia"/>
          <w:lang w:eastAsia="zh-CN"/>
        </w:rPr>
        <w:t>。</w:t>
      </w:r>
      <w:ins w:id="376" w:author="小宋" w:date="2026-05-14T20:56:33Z">
        <w:r>
          <w:rPr>
            <w:rFonts w:hint="eastAsia"/>
            <w:lang w:eastAsia="zh-CN"/>
          </w:rPr>
          <w:t>需要进一步说明的是，现有图像-文本多模态哈希方法</w:t>
        </w:r>
      </w:ins>
      <w:ins w:id="377" w:author="小宋" w:date="2026-05-14T20:57:42Z">
        <w:r>
          <w:rPr>
            <w:rFonts w:hint="eastAsia"/>
          </w:rPr>
          <w:t>（如DCMH</w:t>
        </w:r>
      </w:ins>
      <w:ins w:id="378" w:author="小宋" w:date="2026-05-14T20:57:42Z">
        <w:r>
          <w:rPr>
            <w:rFonts w:hint="eastAsia"/>
            <w:vertAlign w:val="superscript"/>
            <w:lang w:eastAsia="zh-CN"/>
          </w:rPr>
          <w:fldChar w:fldCharType="begin"/>
        </w:r>
      </w:ins>
      <w:ins w:id="379" w:author="小宋" w:date="2026-05-14T20:57:42Z">
        <w:r>
          <w:rPr/>
          <w:instrText xml:space="preserve"> REF _Ref1004291464 \r \h  \* MERGEFORMAT</w:instrText>
        </w:r>
      </w:ins>
      <w:ins w:id="380" w:author="小宋" w:date="2026-05-14T20:57:42Z">
        <w:r>
          <w:rPr>
            <w:rFonts w:hint="eastAsia"/>
            <w:vertAlign w:val="superscript"/>
            <w:lang w:eastAsia="zh-CN"/>
          </w:rPr>
          <w:fldChar w:fldCharType="separate"/>
        </w:r>
      </w:ins>
      <w:ins w:id="381" w:author="小宋" w:date="2026-05-14T20:57:42Z">
        <w:r>
          <w:rPr>
            <w:rFonts w:hint="eastAsia"/>
            <w:vertAlign w:val="superscript"/>
            <w:lang w:eastAsia="zh-CN"/>
          </w:rPr>
          <w:t>[9]</w:t>
        </w:r>
      </w:ins>
      <w:ins w:id="382" w:author="小宋" w:date="2026-05-14T20:57:42Z">
        <w:r>
          <w:rPr>
            <w:rFonts w:hint="eastAsia"/>
            <w:vertAlign w:val="superscript"/>
            <w:lang w:eastAsia="zh-CN"/>
          </w:rPr>
          <w:fldChar w:fldCharType="end"/>
        </w:r>
      </w:ins>
      <w:ins w:id="383" w:author="小宋" w:date="2026-05-14T20:57:42Z">
        <w:r>
          <w:rPr>
            <w:rFonts w:hint="eastAsia"/>
          </w:rPr>
          <w:t>、SSAH</w:t>
        </w:r>
      </w:ins>
      <w:ins w:id="384" w:author="小宋" w:date="2026-05-14T20:57:42Z">
        <w:r>
          <w:rPr>
            <w:rFonts w:hint="eastAsia"/>
            <w:vertAlign w:val="superscript"/>
            <w:lang w:eastAsia="zh-CN"/>
          </w:rPr>
          <w:fldChar w:fldCharType="begin"/>
        </w:r>
      </w:ins>
      <w:ins w:id="385" w:author="小宋" w:date="2026-05-14T20:57:42Z">
        <w:r>
          <w:rPr/>
          <w:instrText xml:space="preserve"> REF _Ref1004678025 \r \h  \* MERGEFORMAT</w:instrText>
        </w:r>
      </w:ins>
      <w:ins w:id="386" w:author="小宋" w:date="2026-05-14T20:57:42Z">
        <w:r>
          <w:rPr>
            <w:rFonts w:hint="eastAsia"/>
            <w:vertAlign w:val="superscript"/>
            <w:lang w:eastAsia="zh-CN"/>
          </w:rPr>
          <w:fldChar w:fldCharType="separate"/>
        </w:r>
      </w:ins>
      <w:ins w:id="387" w:author="小宋" w:date="2026-05-14T20:57:42Z">
        <w:r>
          <w:rPr>
            <w:rFonts w:hint="eastAsia"/>
            <w:vertAlign w:val="superscript"/>
            <w:lang w:eastAsia="zh-CN"/>
          </w:rPr>
          <w:t>[10]</w:t>
        </w:r>
      </w:ins>
      <w:ins w:id="388" w:author="小宋" w:date="2026-05-14T20:57:42Z">
        <w:r>
          <w:rPr>
            <w:rFonts w:hint="eastAsia"/>
            <w:vertAlign w:val="superscript"/>
            <w:lang w:eastAsia="zh-CN"/>
          </w:rPr>
          <w:fldChar w:fldCharType="end"/>
        </w:r>
      </w:ins>
      <w:ins w:id="389" w:author="小宋" w:date="2026-05-14T20:57:42Z">
        <w:r>
          <w:rPr>
            <w:rFonts w:hint="eastAsia"/>
          </w:rPr>
          <w:t>）</w:t>
        </w:r>
      </w:ins>
      <w:ins w:id="390" w:author="小宋" w:date="2026-05-14T20:56:33Z">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w:t>
        </w:r>
      </w:ins>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03604296">
      <w:pPr>
        <w:ind w:firstLine="420"/>
        <w:jc w:val="left"/>
        <w:rPr>
          <w:del w:id="391" w:author="小宋" w:date="2026-05-14T22:04:41Z"/>
          <w:rFonts w:hint="eastAsia"/>
          <w:lang w:eastAsia="zh-CN"/>
        </w:rPr>
      </w:pPr>
    </w:p>
    <w:p w14:paraId="3C8AD7E1">
      <w:pPr>
        <w:ind w:firstLine="0" w:firstLineChars="0"/>
        <w:jc w:val="left"/>
        <w:rPr>
          <w:rFonts w:hint="eastAsia"/>
          <w:lang w:eastAsia="zh-CN"/>
        </w:rPr>
        <w:pPrChange w:id="392" w:author="小宋" w:date="2026-05-14T22:04:41Z">
          <w:pPr>
            <w:ind w:firstLine="420"/>
            <w:jc w:val="left"/>
          </w:pPr>
        </w:pPrChange>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ins w:id="393" w:author="小宋" w:date="2026-05-14T22:04:57Z">
        <w:r>
          <w:rPr>
            <w:rFonts w:hint="eastAsia"/>
          </w:rPr>
          <w:t>值得注意的是，HashNet、DCH、MDSH等单模态基线方法无法直接支持I2L和L2I检索任务。DHLAM通过多模态融合架构首次实现了这两种检索能力，实现了从</w:t>
        </w:r>
      </w:ins>
      <w:ins w:id="394" w:author="小宋" w:date="2026-05-14T22:12:26Z">
        <w:r>
          <w:rPr>
            <w:rFonts w:hint="eastAsia"/>
            <w:lang w:eastAsia="zh-CN"/>
          </w:rPr>
          <w:t>“</w:t>
        </w:r>
      </w:ins>
      <w:ins w:id="395" w:author="小宋" w:date="2026-05-14T22:04:57Z">
        <w:r>
          <w:rPr>
            <w:rFonts w:hint="eastAsia"/>
          </w:rPr>
          <w:t>无</w:t>
        </w:r>
      </w:ins>
      <w:ins w:id="396" w:author="小宋" w:date="2026-05-14T22:12:27Z">
        <w:r>
          <w:rPr>
            <w:rFonts w:hint="eastAsia"/>
            <w:lang w:eastAsia="zh-CN"/>
          </w:rPr>
          <w:t>”</w:t>
        </w:r>
      </w:ins>
      <w:ins w:id="397" w:author="小宋" w:date="2026-05-14T22:04:57Z">
        <w:r>
          <w:rPr>
            <w:rFonts w:hint="eastAsia"/>
          </w:rPr>
          <w:t>到</w:t>
        </w:r>
      </w:ins>
      <w:ins w:id="398" w:author="小宋" w:date="2026-05-14T22:12:29Z">
        <w:r>
          <w:rPr>
            <w:rFonts w:hint="eastAsia"/>
            <w:lang w:eastAsia="zh-CN"/>
          </w:rPr>
          <w:t>“</w:t>
        </w:r>
      </w:ins>
      <w:ins w:id="399" w:author="小宋" w:date="2026-05-14T22:04:57Z">
        <w:r>
          <w:rPr>
            <w:rFonts w:hint="eastAsia"/>
          </w:rPr>
          <w:t>有</w:t>
        </w:r>
      </w:ins>
      <w:ins w:id="400" w:author="小宋" w:date="2026-05-14T22:12:30Z">
        <w:r>
          <w:rPr>
            <w:rFonts w:hint="eastAsia"/>
            <w:lang w:eastAsia="zh-CN"/>
          </w:rPr>
          <w:t>”</w:t>
        </w:r>
      </w:ins>
      <w:ins w:id="401" w:author="小宋" w:date="2026-05-14T22:04:57Z">
        <w:r>
          <w:rPr>
            <w:rFonts w:hint="eastAsia"/>
          </w:rPr>
          <w:t>。虽然I2L/L2I的绝对mAP值低于I2I，但这反映了多模态检索固有的难度差异，而非多模态融合的价值缺失。事实上，DHLAM在I2I任务上相比单模态DHLAM-Image提升2.8个百分点（表3.3），证明了地理位置元数据对视觉检索的增益作用。需要指出的是，现有图像-位置方法如GeoCLIP</w:t>
        </w:r>
      </w:ins>
      <w:ins w:id="402" w:author="小宋" w:date="2026-05-14T22:09:21Z">
        <w:r>
          <w:rPr>
            <w:rFonts w:hint="eastAsia"/>
            <w:vertAlign w:val="superscript"/>
            <w:lang w:eastAsia="zh-CN"/>
            <w:rPrChange w:id="403" w:author="小宋" w:date="2026-05-14T22:09:26Z">
              <w:rPr>
                <w:rFonts w:hint="eastAsia"/>
                <w:lang w:eastAsia="zh-CN"/>
              </w:rPr>
            </w:rPrChange>
          </w:rPr>
          <w:fldChar w:fldCharType="begin"/>
        </w:r>
      </w:ins>
      <w:ins w:id="405" w:author="小宋" w:date="2026-05-14T22:09:21Z">
        <w:r>
          <w:rPr>
            <w:rFonts w:hint="eastAsia"/>
            <w:vertAlign w:val="superscript"/>
            <w:lang w:eastAsia="zh-CN"/>
            <w:rPrChange w:id="406" w:author="小宋" w:date="2026-05-14T22:09:26Z">
              <w:rPr>
                <w:rFonts w:hint="eastAsia"/>
                <w:lang w:eastAsia="zh-CN"/>
              </w:rPr>
            </w:rPrChange>
          </w:rPr>
          <w:instrText xml:space="preserve"> REF _Ref1030426349 \r \h </w:instrText>
        </w:r>
      </w:ins>
      <w:ins w:id="408" w:author="小宋" w:date="2026-05-14T22:09:21Z">
        <w:r>
          <w:rPr>
            <w:rFonts w:hint="eastAsia"/>
            <w:vertAlign w:val="superscript"/>
            <w:lang w:eastAsia="zh-CN"/>
            <w:rPrChange w:id="409" w:author="小宋" w:date="2026-05-14T22:09:26Z">
              <w:rPr>
                <w:rFonts w:hint="eastAsia"/>
                <w:lang w:eastAsia="zh-CN"/>
              </w:rPr>
            </w:rPrChange>
          </w:rPr>
          <w:fldChar w:fldCharType="separate"/>
        </w:r>
      </w:ins>
      <w:ins w:id="411" w:author="小宋" w:date="2026-05-14T22:09:21Z">
        <w:r>
          <w:rPr>
            <w:rFonts w:hint="eastAsia"/>
            <w:vertAlign w:val="superscript"/>
            <w:lang w:eastAsia="zh-CN"/>
            <w:rPrChange w:id="412" w:author="小宋" w:date="2026-05-14T22:09:26Z">
              <w:rPr>
                <w:rFonts w:hint="eastAsia"/>
                <w:lang w:eastAsia="zh-CN"/>
              </w:rPr>
            </w:rPrChange>
          </w:rPr>
          <w:t>[20]</w:t>
        </w:r>
      </w:ins>
      <w:ins w:id="414" w:author="小宋" w:date="2026-05-14T22:09:21Z">
        <w:r>
          <w:rPr>
            <w:rFonts w:hint="eastAsia"/>
            <w:vertAlign w:val="superscript"/>
            <w:lang w:eastAsia="zh-CN"/>
            <w:rPrChange w:id="415" w:author="小宋" w:date="2026-05-14T22:09:26Z">
              <w:rPr>
                <w:rFonts w:hint="eastAsia"/>
                <w:lang w:eastAsia="zh-CN"/>
              </w:rPr>
            </w:rPrChange>
          </w:rPr>
          <w:fldChar w:fldCharType="end"/>
        </w:r>
      </w:ins>
      <w:ins w:id="417" w:author="小宋" w:date="2026-05-14T22:04:57Z">
        <w:r>
          <w:rPr>
            <w:rFonts w:hint="eastAsia"/>
          </w:rPr>
          <w:t>聚焦于地理定位任务，与DHLAM的深度哈希检索框架在任务目标上存在区别，不构成直接性能对比关系。</w:t>
        </w:r>
      </w:ins>
      <w:del w:id="418" w:author="小宋" w:date="2026-05-14T22:04:57Z">
        <w:r>
          <w:rPr>
            <w:rFonts w:hint="eastAsia"/>
          </w:rPr>
          <w:delText>值得注意的是，HashNet、DCH、MDSH等单模态基线方法无法直接支持I2L和L2I检索任务。DHLAM通过多模态融合架构首次实现了这两种检索能力，实现了从"无"到"有"的能力突破。虽然I2L/L2I的绝对mAP值低于I2I，但这反映了</w:delText>
        </w:r>
      </w:del>
      <w:del w:id="419" w:author="小宋" w:date="2026-05-14T22:04:57Z">
        <w:r>
          <w:rPr>
            <w:rFonts w:hint="eastAsia"/>
            <w:lang w:eastAsia="zh-CN"/>
          </w:rPr>
          <w:delText>多模态</w:delText>
        </w:r>
      </w:del>
      <w:del w:id="420" w:author="小宋" w:date="2026-05-14T22:04:57Z">
        <w:r>
          <w:rPr>
            <w:rFonts w:hint="eastAsia"/>
          </w:rPr>
          <w:delText>检索固有的难度差异，而非多模态融合的价值缺失。事实上，DHLAM在I2I任务上相比单模态DHLAM-Image提升</w:delText>
        </w:r>
      </w:del>
      <w:del w:id="421" w:author="小宋" w:date="2026-05-14T22:04:57Z">
        <w:r>
          <w:rPr>
            <w:rFonts w:hint="eastAsia"/>
            <w:lang w:val="en-US" w:eastAsia="zh-CN"/>
          </w:rPr>
          <w:delText>2.8</w:delText>
        </w:r>
      </w:del>
      <w:del w:id="422" w:author="小宋" w:date="2026-05-14T22:04:57Z">
        <w:r>
          <w:rPr>
            <w:rFonts w:hint="eastAsia"/>
          </w:rPr>
          <w:delText>个百分点（表3.3），证明了地理位置元数据对视觉检索的增益作用</w:delText>
        </w:r>
      </w:del>
      <w:del w:id="423" w:author="小宋" w:date="2026-05-14T22:04:58Z">
        <w:r>
          <w:rPr>
            <w:rFonts w:hint="eastAsia"/>
          </w:rPr>
          <w:delText>。</w:delText>
        </w:r>
      </w:del>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1"/>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ins w:id="424" w:author="小宋" w:date="2026-05-14T22:26:19Z"/>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w:t>
      </w:r>
      <w:ins w:id="425" w:author="小宋" w:date="2026-05-14T22:26:19Z">
        <w:r>
          <w:rPr>
            <w:rFonts w:hint="eastAsia"/>
          </w:rPr>
          <w:t>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ins>
      <w:ins w:id="426" w:author="小宋" w:date="2026-05-14T22:30:40Z">
        <w:r>
          <w:rPr>
            <w:rFonts w:hint="eastAsia"/>
            <w:lang w:val="en-US" w:eastAsia="zh-CN"/>
          </w:rPr>
          <w:t>-</w:t>
        </w:r>
      </w:ins>
      <w:ins w:id="427" w:author="小宋" w:date="2026-05-14T22:26:19Z">
        <w:r>
          <w:rPr>
            <w:rFonts w:hint="eastAsia"/>
          </w:rPr>
          <w:t>2=8.9）仍显著大于难例挖掘的最大可能值（4.9+2=6.9），更不会影响量化损失的最末排序。因此，"地理位置 &gt; 难例挖掘 &gt; 量化损失"的贡献排序结论具有统计稳健性。本文主要关注各模块的相对贡献排序趋势而非绝对精确数值，后续研究</w:t>
        </w:r>
      </w:ins>
      <w:ins w:id="428" w:author="小宋" w:date="2026-05-14T22:26:55Z">
        <w:r>
          <w:rPr>
            <w:rFonts w:hint="eastAsia"/>
            <w:lang w:val="en-US" w:eastAsia="zh-CN"/>
          </w:rPr>
          <w:t>可</w:t>
        </w:r>
      </w:ins>
      <w:ins w:id="429" w:author="小宋" w:date="2026-05-14T22:26:19Z">
        <w:r>
          <w:rPr>
            <w:rFonts w:hint="eastAsia"/>
          </w:rPr>
          <w:t>通过扩充数据集规模和交叉验证进一步验证。</w:t>
        </w:r>
      </w:ins>
    </w:p>
    <w:p w14:paraId="43C239D5">
      <w:pPr>
        <w:ind w:firstLine="480" w:firstLineChars="200"/>
        <w:jc w:val="left"/>
        <w:rPr>
          <w:rFonts w:hint="eastAsia"/>
        </w:rPr>
        <w:pPrChange w:id="430" w:author="小宋" w:date="2026-05-14T22:29:03Z">
          <w:pPr>
            <w:jc w:val="left"/>
          </w:pPr>
        </w:pPrChange>
      </w:pPr>
      <w:ins w:id="431" w:author="小宋" w:date="2026-05-14T22:28:15Z">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ins>
      <w:del w:id="432" w:author="小宋" w:date="2026-05-14T22:28:15Z">
        <w:r>
          <w:rPr>
            <w:rFonts w:hint="eastAsia"/>
          </w:rPr>
          <w:delText>需要</w:delText>
        </w:r>
      </w:del>
      <w:del w:id="433" w:author="小宋" w:date="2026-05-14T22:28:15Z">
        <w:r>
          <w:rPr>
            <w:rFonts w:hint="eastAsia"/>
            <w:lang w:val="en-US" w:eastAsia="zh-CN"/>
          </w:rPr>
          <w:delText>注意</w:delText>
        </w:r>
      </w:del>
      <w:del w:id="434" w:author="小宋" w:date="2026-05-14T22:28:15Z">
        <w:r>
          <w:rPr>
            <w:rFonts w:hint="eastAsia"/>
          </w:rPr>
          <w:delText>的是，由于BFATH测试集规模有限（30张）</w:delText>
        </w:r>
      </w:del>
      <w:del w:id="435" w:author="小宋" w:date="2026-05-14T22:28:15Z">
        <w:r>
          <w:rPr>
            <w:rFonts w:hint="eastAsia"/>
            <w:lang w:eastAsia="zh-CN"/>
          </w:rPr>
          <w:delText>，</w:delText>
        </w:r>
      </w:del>
      <w:del w:id="436" w:author="小宋" w:date="2026-05-14T22:28:15Z">
        <w:r>
          <w:rPr>
            <w:rFonts w:hint="eastAsia"/>
          </w:rPr>
          <w:delText>上述消融实验的绝对指标存在一定统计波动，本文主要关注各模块的相对贡献排序趋势而非精确数值。后续研究可通过扩充古树名木数据集规模进一步验证结论的统计稳健性。值得指出的是，三个模块的mAP贡献差距显著（地理位置10.9个百分点、难例挖掘4.9个百分点、量化损失1.9个百分点），即使在30张样本的统计波动范围内（估计约±2-3个百分点），也不会改变地理位置 &gt; 难例挖掘 &gt; 量化损失的贡献排序结论。</w:delText>
        </w:r>
      </w:del>
      <w:del w:id="437" w:author="小宋" w:date="2026-05-14T22:28:15Z">
        <w:r>
          <w:rPr>
            <w:rFonts w:hint="eastAsia"/>
            <w:lang w:val="en-US" w:eastAsia="zh-CN"/>
          </w:rPr>
          <w:tab/>
        </w:r>
      </w:del>
      <w:del w:id="438" w:author="小宋" w:date="2026-05-14T22:28:15Z">
        <w:r>
          <w:rPr>
            <w:rFonts w:hint="eastAsia"/>
          </w:rPr>
          <w:delText>此外，本文在3.2.3节分析了特征拼接与注意力加权两种融合策略的适用性。由于BFATH训练集规模有限（240张），注意力加权融合引入的额外参数（注意力权重矩阵和投影矩阵）在小样本条件下存在过拟合风险。因此，本文消融实验聚焦于验证各功能模块的贡献，融合策略的实验对比留待未来在更大规模古树名木数据集上开展，以获得更具统计意义的结论</w:delText>
        </w:r>
      </w:del>
      <w:del w:id="439" w:author="小宋" w:date="2026-05-14T22:28:23Z">
        <w:r>
          <w:rPr>
            <w:rFonts w:hint="eastAsia"/>
          </w:rPr>
          <w:delText>。</w:delText>
        </w:r>
      </w:del>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=0.1时在精度与约束强度间达到平衡；降至0.01时mAP下降2.0个百分点，量化误差增大；增至0.5时mAP下降0.9个百分点，过强的量化约束干扰特征学习。该结果验证了"轻约束"设计思想的正确性。</w:t>
      </w:r>
    </w:p>
    <w:p w14:paraId="221C02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C9F4F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560914C0">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3BAEB39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F34BCD1">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FEC52DB">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5CF5B48C">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D65024B">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F99E1B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26413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613302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E2CAA0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2BEC27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23DDC2AE">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381D091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4ADB63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93DC8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9D9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DA785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8BD89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6CD836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6F9C6773">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52990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EA409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24CEF6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08F77C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4D62D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8F7BF8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8EF1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51C2E21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EE4E43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C47E6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D161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0CE7D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35B00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AB1AE6">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475CE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1E01D6F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80E027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6FC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5188C2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49CD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CA8A61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45F1FE2">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8387F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71A4D88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1947A1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79BB9C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910E9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68FC7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77C6B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53716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0176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63AF0F23">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37727D">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17EE5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A7DF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7A8C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FBC5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540128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CB8092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6561"/>
      <w:bookmarkStart w:id="138" w:name="_Toc10250"/>
      <w:bookmarkStart w:id="139" w:name="_Toc13933"/>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5656"/>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7"/>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16453"/>
      <w:bookmarkStart w:id="154" w:name="_Toc31233"/>
      <w:bookmarkStart w:id="155" w:name="_Toc9556"/>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w:t>
      </w:r>
      <w:r>
        <w:rPr>
          <w:rFonts w:hint="eastAsia"/>
          <w:lang w:val="en-US" w:eastAsia="zh-CN"/>
        </w:rPr>
        <w:t>核心</w:t>
      </w:r>
      <w:r>
        <w:t>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2"/>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lang w:eastAsia="zh-CN"/>
        </w:rPr>
        <w:t>见表</w:t>
      </w:r>
      <w:r>
        <w:rPr>
          <w:rFonts w:hint="eastAsia"/>
        </w:rPr>
        <w:t>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ind w:left="0" w:leftChars="0" w:firstLine="0" w:firstLineChars="0"/>
        <w:jc w:val="both"/>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3"/>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both"/>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4"/>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图4.7</w:t>
      </w:r>
      <w:r>
        <w:rPr>
          <w:rFonts w:hint="eastAsia"/>
          <w:lang w:val="en-US" w:eastAsia="zh-CN"/>
        </w:rPr>
        <w:t>所示</w:t>
      </w:r>
      <w:r>
        <w:rPr>
          <w:rFonts w:ascii="宋体" w:hAnsi="宋体" w:cs="宋体"/>
        </w:rPr>
        <w:t>的是</w:t>
      </w:r>
      <w:r>
        <w:rPr>
          <w:rFonts w:hint="eastAsia"/>
        </w:rPr>
        <w:t>古树名木检索模块的时序图。用户进入本系统后，进入古树名木检索页，请求调用接口/tree/getTreeInfo</w:t>
      </w:r>
      <w:r>
        <w:rPr>
          <w:rFonts w:hint="eastAsia"/>
          <w:lang w:val="en-US" w:eastAsia="zh-CN"/>
        </w:rPr>
        <w:t>检索</w:t>
      </w:r>
      <w:r>
        <w:rPr>
          <w:rFonts w:hint="eastAsia"/>
        </w:rPr>
        <w:t>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both"/>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5"/>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ind w:left="0" w:leftChars="0" w:firstLine="0" w:firstLineChars="0"/>
        <w:jc w:val="center"/>
      </w:pPr>
      <w:r>
        <w:drawing>
          <wp:inline distT="0" distB="0" distL="114300" distR="114300">
            <wp:extent cx="5056505" cy="3387725"/>
            <wp:effectExtent l="9525" t="9525" r="13970" b="19050"/>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6"/>
                    <a:stretch>
                      <a:fillRect/>
                    </a:stretch>
                  </pic:blipFill>
                  <pic:spPr>
                    <a:xfrm>
                      <a:off x="0" y="0"/>
                      <a:ext cx="5056505" cy="3387725"/>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ind w:left="0" w:leftChars="0" w:firstLine="0" w:firstLineChars="0"/>
        <w:jc w:val="center"/>
      </w:pPr>
      <w:bookmarkStart w:id="166" w:name="_Toc1202"/>
      <w:r>
        <w:drawing>
          <wp:inline distT="0" distB="0" distL="114300" distR="114300">
            <wp:extent cx="5143500" cy="3039745"/>
            <wp:effectExtent l="9525" t="9525" r="15875" b="11430"/>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7"/>
                    <a:stretch>
                      <a:fillRect/>
                    </a:stretch>
                  </pic:blipFill>
                  <pic:spPr>
                    <a:xfrm>
                      <a:off x="0" y="0"/>
                      <a:ext cx="5143500" cy="303974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212715" cy="2794000"/>
            <wp:effectExtent l="9525" t="9525" r="10160" b="1587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68"/>
                    <a:stretch>
                      <a:fillRect/>
                    </a:stretch>
                  </pic:blipFill>
                  <pic:spPr>
                    <a:xfrm>
                      <a:off x="0" y="0"/>
                      <a:ext cx="5212715" cy="279400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51FE4496">
      <w:pPr>
        <w:bidi w:val="0"/>
        <w:rPr>
          <w:rFonts w:hint="eastAsia"/>
        </w:rPr>
      </w:pPr>
      <w:bookmarkStart w:id="170" w:name="_Toc7376"/>
      <w:bookmarkStart w:id="171" w:name="_Toc15930"/>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初步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2" w:type="default"/>
          <w:headerReference r:id="rId23"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6137"/>
      <w:bookmarkStart w:id="176" w:name="_Toc13268"/>
      <w:bookmarkStart w:id="177" w:name="_Toc28146"/>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1248"/>
      <w:bookmarkStart w:id="179" w:name="_Toc26958"/>
      <w:bookmarkStart w:id="180" w:name="_Toc7441"/>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ins w:id="440" w:author="小宋" w:date="2026-05-14T22:11:34Z">
        <w:r>
          <w:rPr>
            <w:rFonts w:hint="eastAsia"/>
          </w:rPr>
          <w:t>实验验证层面，本文受限于计算资源，对比实验采用单次运行（seed=42）并以三个代表性单模态基线（HashNet、DCH和MDSH）进行对比。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ins>
      <w:del w:id="441" w:author="小宋" w:date="2026-05-14T22:11:34Z">
        <w:r>
          <w:rPr>
            <w:rFonts w:hint="eastAsia"/>
          </w:rPr>
          <w:delText>实验验证层面，本文受限于计算资源，对比实验采用单次运行（seed=42）并以三个代表性基线（HashNet、DCH</w:delText>
        </w:r>
      </w:del>
      <w:del w:id="442" w:author="小宋" w:date="2026-05-14T22:11:34Z">
        <w:r>
          <w:rPr>
            <w:rFonts w:hint="eastAsia"/>
            <w:lang w:val="en-US" w:eastAsia="zh-CN"/>
          </w:rPr>
          <w:delText>和</w:delText>
        </w:r>
      </w:del>
      <w:del w:id="443" w:author="小宋" w:date="2026-05-14T22:11:34Z">
        <w:r>
          <w:rPr>
            <w:rFonts w:hint="eastAsia"/>
          </w:rPr>
          <w:delText>MDSH）进行对比。后续研究可引入更多近年提出的多模态哈希方法作为对照，并通过多次随机种子重复实验报告均值与方差，以增强实验结论的统计稳健性</w:delText>
        </w:r>
      </w:del>
      <w:del w:id="444" w:author="小宋" w:date="2026-05-14T22:11:38Z">
        <w:r>
          <w:rPr>
            <w:rFonts w:hint="eastAsia"/>
          </w:rPr>
          <w:delText>。</w:delText>
        </w:r>
      </w:del>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52CF69EB">
      <w:pPr>
        <w:numPr>
          <w:ilvl w:val="0"/>
          <w:numId w:val="13"/>
        </w:numPr>
        <w:ind w:firstLine="420"/>
        <w:jc w:val="left"/>
      </w:pPr>
      <w:r>
        <w:rPr>
          <w:rFonts w:hint="eastAsia"/>
        </w:rPr>
        <w:t>应用层面，DHLAM模型在iNaturalist到BFATH的迁移中展现了一定的领域适应能力，未来可进一步探索其在中草药识别、农作物分类或植物病虫害检测等场景</w:t>
      </w:r>
      <w:r>
        <w:rPr>
          <w:rFonts w:hint="eastAsia"/>
          <w:lang w:val="en-US" w:eastAsia="zh-CN"/>
        </w:rPr>
        <w:t>的应用</w:t>
      </w:r>
      <w:r>
        <w:rPr>
          <w:rFonts w:hint="eastAsia"/>
        </w:rPr>
        <w:t>，支撑更多自然资源信息化管理系统的构建，进一步拓展模型与系统的应用范围。</w:t>
      </w:r>
    </w:p>
    <w:p w14:paraId="7A1F4CFC">
      <w:pPr>
        <w:jc w:val="left"/>
        <w:rPr>
          <w:rFonts w:hint="eastAsia" w:ascii="黑体" w:hAnsi="黑体" w:eastAsia="黑体" w:cs="黑体"/>
          <w:sz w:val="32"/>
          <w:szCs w:val="32"/>
        </w:rPr>
        <w:sectPr>
          <w:headerReference r:id="rId24"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宋" w:date="2026-05-14T20:47:49Z" w:initials="">
    <w:p w14:paraId="078B58D7">
      <w:pPr>
        <w:pStyle w:val="11"/>
        <w:rPr>
          <w:rFonts w:hint="default" w:eastAsia="宋体"/>
          <w:lang w:val="en-US" w:eastAsia="zh-CN"/>
        </w:rPr>
      </w:pPr>
      <w:r>
        <w:rPr>
          <w:rFonts w:hint="eastAsia"/>
          <w:lang w:val="en-US" w:eastAsia="zh-CN"/>
        </w:rPr>
        <w:t>是否要删除？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8B58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宋">
    <w15:presenceInfo w15:providerId="WPS Office" w15:userId="3557210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trackRevisions w:val="1"/>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12F37"/>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7E4FBC"/>
    <w:rsid w:val="038720C2"/>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30006"/>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ED6BBA"/>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B92B92"/>
    <w:rsid w:val="0BC23F01"/>
    <w:rsid w:val="0BCC0AE8"/>
    <w:rsid w:val="0BCD6AE0"/>
    <w:rsid w:val="0BD45EF5"/>
    <w:rsid w:val="0BD7170D"/>
    <w:rsid w:val="0BE46B89"/>
    <w:rsid w:val="0BEF27AA"/>
    <w:rsid w:val="0C040028"/>
    <w:rsid w:val="0C051ADA"/>
    <w:rsid w:val="0C063DA0"/>
    <w:rsid w:val="0C0753B5"/>
    <w:rsid w:val="0C0A7891"/>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7124E4"/>
    <w:rsid w:val="0D7E29E9"/>
    <w:rsid w:val="0D7F66C1"/>
    <w:rsid w:val="0D814026"/>
    <w:rsid w:val="0D903407"/>
    <w:rsid w:val="0D9553DC"/>
    <w:rsid w:val="0D9B5E18"/>
    <w:rsid w:val="0D9DF329"/>
    <w:rsid w:val="0D9E2E2F"/>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5139F9"/>
    <w:rsid w:val="0E5F3B43"/>
    <w:rsid w:val="0E6772DC"/>
    <w:rsid w:val="0E7862A5"/>
    <w:rsid w:val="0EB2602B"/>
    <w:rsid w:val="0EB74AE1"/>
    <w:rsid w:val="0EB7AA10"/>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753CA"/>
    <w:rsid w:val="134F24D1"/>
    <w:rsid w:val="13507A9C"/>
    <w:rsid w:val="13559E3E"/>
    <w:rsid w:val="135D72FF"/>
    <w:rsid w:val="135E5315"/>
    <w:rsid w:val="13653AA2"/>
    <w:rsid w:val="136D157D"/>
    <w:rsid w:val="137E6912"/>
    <w:rsid w:val="13B73651"/>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5EF8EF"/>
    <w:rsid w:val="16610551"/>
    <w:rsid w:val="166B608E"/>
    <w:rsid w:val="16795390"/>
    <w:rsid w:val="167A1613"/>
    <w:rsid w:val="16872E8C"/>
    <w:rsid w:val="168D25F7"/>
    <w:rsid w:val="16925445"/>
    <w:rsid w:val="169833CB"/>
    <w:rsid w:val="169E740B"/>
    <w:rsid w:val="16A13043"/>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B0E90"/>
    <w:rsid w:val="18FF36EC"/>
    <w:rsid w:val="19035D5A"/>
    <w:rsid w:val="1908655F"/>
    <w:rsid w:val="190B6E9A"/>
    <w:rsid w:val="191E6BCD"/>
    <w:rsid w:val="192959AF"/>
    <w:rsid w:val="193957B5"/>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D3083"/>
    <w:rsid w:val="1A451613"/>
    <w:rsid w:val="1A4F2EBC"/>
    <w:rsid w:val="1A536C1B"/>
    <w:rsid w:val="1A5B0763"/>
    <w:rsid w:val="1A6227C5"/>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81CBE"/>
    <w:rsid w:val="1BCC3FDD"/>
    <w:rsid w:val="1BD45C69"/>
    <w:rsid w:val="1BDA3608"/>
    <w:rsid w:val="1BDE5C81"/>
    <w:rsid w:val="1BE52C44"/>
    <w:rsid w:val="1BE7046B"/>
    <w:rsid w:val="1BE834C2"/>
    <w:rsid w:val="1BEF8922"/>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F6B87"/>
    <w:rsid w:val="1CF7216B"/>
    <w:rsid w:val="1CF74DC1"/>
    <w:rsid w:val="1CFA1A56"/>
    <w:rsid w:val="1CFE9920"/>
    <w:rsid w:val="1CFED7A3"/>
    <w:rsid w:val="1D201C64"/>
    <w:rsid w:val="1D222A1E"/>
    <w:rsid w:val="1D365280"/>
    <w:rsid w:val="1D390EE0"/>
    <w:rsid w:val="1D5B8306"/>
    <w:rsid w:val="1D631052"/>
    <w:rsid w:val="1D7702A0"/>
    <w:rsid w:val="1D7D9222"/>
    <w:rsid w:val="1D816BAA"/>
    <w:rsid w:val="1D83660F"/>
    <w:rsid w:val="1D9A4E1B"/>
    <w:rsid w:val="1DA5DDDE"/>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4F4A"/>
    <w:rsid w:val="1EDE5EDA"/>
    <w:rsid w:val="1EDF0DFC"/>
    <w:rsid w:val="1EEC8EB9"/>
    <w:rsid w:val="1EF3CD24"/>
    <w:rsid w:val="1EF47B1B"/>
    <w:rsid w:val="1EF94862"/>
    <w:rsid w:val="1EFB350D"/>
    <w:rsid w:val="1EFE69AB"/>
    <w:rsid w:val="1EFED27D"/>
    <w:rsid w:val="1F026649"/>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7F4F"/>
    <w:rsid w:val="1FFF96BC"/>
    <w:rsid w:val="1FFFA42F"/>
    <w:rsid w:val="1FFFD4C6"/>
    <w:rsid w:val="1FFFDCE4"/>
    <w:rsid w:val="1FFFE109"/>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14A26"/>
    <w:rsid w:val="25EE289B"/>
    <w:rsid w:val="25F21B8C"/>
    <w:rsid w:val="25F74A2E"/>
    <w:rsid w:val="25FC0F89"/>
    <w:rsid w:val="26053FC3"/>
    <w:rsid w:val="26136D57"/>
    <w:rsid w:val="26143832"/>
    <w:rsid w:val="26163F3B"/>
    <w:rsid w:val="26294C87"/>
    <w:rsid w:val="2635785C"/>
    <w:rsid w:val="263A3AA4"/>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D935A8"/>
    <w:rsid w:val="27E3A3F1"/>
    <w:rsid w:val="27EB5988"/>
    <w:rsid w:val="27F4581C"/>
    <w:rsid w:val="27F63026"/>
    <w:rsid w:val="27F65ECE"/>
    <w:rsid w:val="27FF6D0A"/>
    <w:rsid w:val="27FFD3C8"/>
    <w:rsid w:val="27FFE8AE"/>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FE43C"/>
    <w:rsid w:val="2B51EDD4"/>
    <w:rsid w:val="2B538903"/>
    <w:rsid w:val="2B6111BC"/>
    <w:rsid w:val="2B642979"/>
    <w:rsid w:val="2B920981"/>
    <w:rsid w:val="2B922E0C"/>
    <w:rsid w:val="2B97CE49"/>
    <w:rsid w:val="2BA7764A"/>
    <w:rsid w:val="2BA9B889"/>
    <w:rsid w:val="2BAB17DB"/>
    <w:rsid w:val="2BB466C8"/>
    <w:rsid w:val="2BB7CD5F"/>
    <w:rsid w:val="2BBB64FD"/>
    <w:rsid w:val="2BBF982A"/>
    <w:rsid w:val="2BC43604"/>
    <w:rsid w:val="2BC61CBB"/>
    <w:rsid w:val="2BDAE8CA"/>
    <w:rsid w:val="2BDFC361"/>
    <w:rsid w:val="2BE7E4BC"/>
    <w:rsid w:val="2BE885B8"/>
    <w:rsid w:val="2BEA5431"/>
    <w:rsid w:val="2BEB90D7"/>
    <w:rsid w:val="2BF7004A"/>
    <w:rsid w:val="2BF902DB"/>
    <w:rsid w:val="2BFD04E5"/>
    <w:rsid w:val="2C045708"/>
    <w:rsid w:val="2C0F4464"/>
    <w:rsid w:val="2C183D3D"/>
    <w:rsid w:val="2C2C4CCA"/>
    <w:rsid w:val="2C3562B0"/>
    <w:rsid w:val="2C371465"/>
    <w:rsid w:val="2C3F712F"/>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84A5A"/>
    <w:rsid w:val="2F4A524B"/>
    <w:rsid w:val="2F4ECA34"/>
    <w:rsid w:val="2F520F27"/>
    <w:rsid w:val="2F590474"/>
    <w:rsid w:val="2F5E7578"/>
    <w:rsid w:val="2F6209CB"/>
    <w:rsid w:val="2F6AC57B"/>
    <w:rsid w:val="2F754C15"/>
    <w:rsid w:val="2F75C4AC"/>
    <w:rsid w:val="2F7A423F"/>
    <w:rsid w:val="2F7B4C9E"/>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7F0B59"/>
    <w:rsid w:val="309061AB"/>
    <w:rsid w:val="309D640F"/>
    <w:rsid w:val="309D715F"/>
    <w:rsid w:val="30AA08EF"/>
    <w:rsid w:val="30AC34E5"/>
    <w:rsid w:val="30AE6631"/>
    <w:rsid w:val="30BB6765"/>
    <w:rsid w:val="30C002BE"/>
    <w:rsid w:val="30C100D1"/>
    <w:rsid w:val="30C10112"/>
    <w:rsid w:val="30C84BF8"/>
    <w:rsid w:val="30D836AE"/>
    <w:rsid w:val="30DC4BCB"/>
    <w:rsid w:val="30DF2C8E"/>
    <w:rsid w:val="30EE2753"/>
    <w:rsid w:val="30EF0324"/>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5672E"/>
    <w:rsid w:val="31DB16A7"/>
    <w:rsid w:val="31E2086A"/>
    <w:rsid w:val="31E51FB7"/>
    <w:rsid w:val="31ED1498"/>
    <w:rsid w:val="31F84007"/>
    <w:rsid w:val="31F92B93"/>
    <w:rsid w:val="31FD75B6"/>
    <w:rsid w:val="31FF5BF5"/>
    <w:rsid w:val="32036508"/>
    <w:rsid w:val="320D5506"/>
    <w:rsid w:val="32130E41"/>
    <w:rsid w:val="32150497"/>
    <w:rsid w:val="3221139E"/>
    <w:rsid w:val="322E72FD"/>
    <w:rsid w:val="32382656"/>
    <w:rsid w:val="323B4D81"/>
    <w:rsid w:val="323D1712"/>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4FF6"/>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5A5A"/>
    <w:rsid w:val="381646D1"/>
    <w:rsid w:val="381A7091"/>
    <w:rsid w:val="38260110"/>
    <w:rsid w:val="38267406"/>
    <w:rsid w:val="38353D62"/>
    <w:rsid w:val="384F06F9"/>
    <w:rsid w:val="384F6F52"/>
    <w:rsid w:val="386046B4"/>
    <w:rsid w:val="386677F1"/>
    <w:rsid w:val="386F36AB"/>
    <w:rsid w:val="38740E0B"/>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45513"/>
    <w:rsid w:val="3A121F97"/>
    <w:rsid w:val="3A154512"/>
    <w:rsid w:val="3A154929"/>
    <w:rsid w:val="3A1D486E"/>
    <w:rsid w:val="3A2F1BFF"/>
    <w:rsid w:val="3A43428E"/>
    <w:rsid w:val="3A4A1178"/>
    <w:rsid w:val="3A572B32"/>
    <w:rsid w:val="3A6C4ACA"/>
    <w:rsid w:val="3A7F1959"/>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B8693"/>
    <w:rsid w:val="3F5C54AA"/>
    <w:rsid w:val="3F5DDCE0"/>
    <w:rsid w:val="3F66537D"/>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350DE5"/>
    <w:rsid w:val="40463B1E"/>
    <w:rsid w:val="404A2A6F"/>
    <w:rsid w:val="404A3A83"/>
    <w:rsid w:val="4059648A"/>
    <w:rsid w:val="405D1635"/>
    <w:rsid w:val="40610FCA"/>
    <w:rsid w:val="40645CC5"/>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5B5BC8"/>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55DB4"/>
    <w:rsid w:val="46CA5C0C"/>
    <w:rsid w:val="46CC1DEE"/>
    <w:rsid w:val="46DA0CA5"/>
    <w:rsid w:val="46E14C12"/>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A2A90"/>
    <w:rsid w:val="4D573E80"/>
    <w:rsid w:val="4D5A289C"/>
    <w:rsid w:val="4D5C5691"/>
    <w:rsid w:val="4D662315"/>
    <w:rsid w:val="4D702828"/>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5F9982"/>
    <w:rsid w:val="4E606D65"/>
    <w:rsid w:val="4E6319FC"/>
    <w:rsid w:val="4E6600F3"/>
    <w:rsid w:val="4E683E6B"/>
    <w:rsid w:val="4E75F88A"/>
    <w:rsid w:val="4E775E5C"/>
    <w:rsid w:val="4E7B594C"/>
    <w:rsid w:val="4E7D7917"/>
    <w:rsid w:val="4E7EAD30"/>
    <w:rsid w:val="4E7FEF47"/>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EBB3B"/>
    <w:rsid w:val="4EE23F89"/>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838D9"/>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17C07"/>
    <w:rsid w:val="53624E0A"/>
    <w:rsid w:val="536270DB"/>
    <w:rsid w:val="53642E53"/>
    <w:rsid w:val="53650979"/>
    <w:rsid w:val="537F3C51"/>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C1220"/>
    <w:rsid w:val="55111BA1"/>
    <w:rsid w:val="551B5793"/>
    <w:rsid w:val="5522413C"/>
    <w:rsid w:val="552C1094"/>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C6BD7"/>
    <w:rsid w:val="58C12AF6"/>
    <w:rsid w:val="58CF0EC3"/>
    <w:rsid w:val="58D223E9"/>
    <w:rsid w:val="58D42829"/>
    <w:rsid w:val="58E4189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574331"/>
    <w:rsid w:val="5A5B12B5"/>
    <w:rsid w:val="5A7476F4"/>
    <w:rsid w:val="5A778387"/>
    <w:rsid w:val="5A7FB459"/>
    <w:rsid w:val="5A7FC531"/>
    <w:rsid w:val="5A820063"/>
    <w:rsid w:val="5A9009D2"/>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E563C"/>
    <w:rsid w:val="5C2C472A"/>
    <w:rsid w:val="5C2C64D8"/>
    <w:rsid w:val="5C3979B4"/>
    <w:rsid w:val="5C3A17F5"/>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40976"/>
    <w:rsid w:val="5E8E122B"/>
    <w:rsid w:val="5E9583D6"/>
    <w:rsid w:val="5E9F9153"/>
    <w:rsid w:val="5EA3565D"/>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B676B"/>
    <w:rsid w:val="627E9A2D"/>
    <w:rsid w:val="6280132C"/>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D28462"/>
    <w:rsid w:val="64D52140"/>
    <w:rsid w:val="64E2007C"/>
    <w:rsid w:val="64F37F38"/>
    <w:rsid w:val="64F733FB"/>
    <w:rsid w:val="64FB166D"/>
    <w:rsid w:val="64FB54D8"/>
    <w:rsid w:val="65000502"/>
    <w:rsid w:val="65011CE3"/>
    <w:rsid w:val="6535587B"/>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E68"/>
    <w:rsid w:val="66C72837"/>
    <w:rsid w:val="66CA7019"/>
    <w:rsid w:val="66CC3515"/>
    <w:rsid w:val="66CD2666"/>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E55AC"/>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F720B"/>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7B2D3"/>
    <w:rsid w:val="69D7D3AE"/>
    <w:rsid w:val="69DC3906"/>
    <w:rsid w:val="69DD351E"/>
    <w:rsid w:val="69DF0F75"/>
    <w:rsid w:val="69E77EE2"/>
    <w:rsid w:val="69E845DB"/>
    <w:rsid w:val="69F95D7E"/>
    <w:rsid w:val="69FBB7B2"/>
    <w:rsid w:val="69FC7113"/>
    <w:rsid w:val="69FDD612"/>
    <w:rsid w:val="69FF2E20"/>
    <w:rsid w:val="6A0720EC"/>
    <w:rsid w:val="6A100FD1"/>
    <w:rsid w:val="6A161061"/>
    <w:rsid w:val="6A167C69"/>
    <w:rsid w:val="6A1A2066"/>
    <w:rsid w:val="6A1C3A22"/>
    <w:rsid w:val="6A2904FB"/>
    <w:rsid w:val="6A2D2663"/>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C607D"/>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C7C52"/>
    <w:rsid w:val="727D5888"/>
    <w:rsid w:val="728C73A4"/>
    <w:rsid w:val="728F05AE"/>
    <w:rsid w:val="72914E8F"/>
    <w:rsid w:val="72973414"/>
    <w:rsid w:val="729B5D0E"/>
    <w:rsid w:val="729C3F60"/>
    <w:rsid w:val="72B3533F"/>
    <w:rsid w:val="72D9285A"/>
    <w:rsid w:val="72E32DBD"/>
    <w:rsid w:val="72E901C2"/>
    <w:rsid w:val="72F69611"/>
    <w:rsid w:val="72FDA2BA"/>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20B98"/>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96B62"/>
    <w:rsid w:val="74C9BB6B"/>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964BCF"/>
    <w:rsid w:val="769907B6"/>
    <w:rsid w:val="769B5055"/>
    <w:rsid w:val="76A0053C"/>
    <w:rsid w:val="76A71125"/>
    <w:rsid w:val="76B12832"/>
    <w:rsid w:val="76BB279C"/>
    <w:rsid w:val="76BC2F4F"/>
    <w:rsid w:val="76BD9991"/>
    <w:rsid w:val="76BF021D"/>
    <w:rsid w:val="76BF2E1F"/>
    <w:rsid w:val="76CB87D4"/>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A1B42"/>
    <w:rsid w:val="773FEE1B"/>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EFE66D"/>
    <w:rsid w:val="78F13B18"/>
    <w:rsid w:val="78F30652"/>
    <w:rsid w:val="78F341AE"/>
    <w:rsid w:val="78FF65F7"/>
    <w:rsid w:val="78FFA50A"/>
    <w:rsid w:val="7908111E"/>
    <w:rsid w:val="790836EE"/>
    <w:rsid w:val="790A599B"/>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13A2"/>
    <w:rsid w:val="7AFEF60F"/>
    <w:rsid w:val="7AFF6ADA"/>
    <w:rsid w:val="7AFF861D"/>
    <w:rsid w:val="7AFF9895"/>
    <w:rsid w:val="7AFFA714"/>
    <w:rsid w:val="7AFFBC83"/>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3E15"/>
    <w:rsid w:val="7B7365B9"/>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3039AA"/>
    <w:rsid w:val="7E375DA9"/>
    <w:rsid w:val="7E38660D"/>
    <w:rsid w:val="7E3A29EB"/>
    <w:rsid w:val="7E3AA226"/>
    <w:rsid w:val="7E3B29BD"/>
    <w:rsid w:val="7E3BAA8D"/>
    <w:rsid w:val="7E3BDFD4"/>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8BD8"/>
    <w:rsid w:val="7F6FC887"/>
    <w:rsid w:val="7F71D950"/>
    <w:rsid w:val="7F7389FD"/>
    <w:rsid w:val="7F75049E"/>
    <w:rsid w:val="7F751BE5"/>
    <w:rsid w:val="7F75E12F"/>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2" Type="http://schemas.microsoft.com/office/2011/relationships/people" Target="people.xml"/><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header" Target="header1.xml"/><Relationship Id="rId69" Type="http://schemas.openxmlformats.org/officeDocument/2006/relationships/customXml" Target="../customXml/item1.xml"/><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svg"/><Relationship Id="rId60" Type="http://schemas.openxmlformats.org/officeDocument/2006/relationships/image" Target="media/image33.png"/><Relationship Id="rId6" Type="http://schemas.openxmlformats.org/officeDocument/2006/relationships/endnotes" Target="endnotes.xml"/><Relationship Id="rId59" Type="http://schemas.openxmlformats.org/officeDocument/2006/relationships/image" Target="media/image32.sv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svg"/><Relationship Id="rId51" Type="http://schemas.openxmlformats.org/officeDocument/2006/relationships/image" Target="media/image24.png"/><Relationship Id="rId50" Type="http://schemas.openxmlformats.org/officeDocument/2006/relationships/image" Target="media/image23.svg"/><Relationship Id="rId5" Type="http://schemas.openxmlformats.org/officeDocument/2006/relationships/footnotes" Target="footnotes.xml"/><Relationship Id="rId49" Type="http://schemas.openxmlformats.org/officeDocument/2006/relationships/image" Target="media/image22.png"/><Relationship Id="rId48" Type="http://schemas.openxmlformats.org/officeDocument/2006/relationships/image" Target="media/image21.svg"/><Relationship Id="rId47" Type="http://schemas.openxmlformats.org/officeDocument/2006/relationships/image" Target="media/image20.png"/><Relationship Id="rId46" Type="http://schemas.openxmlformats.org/officeDocument/2006/relationships/image" Target="media/image19.sv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svg"/><Relationship Id="rId40" Type="http://schemas.openxmlformats.org/officeDocument/2006/relationships/image" Target="media/image13.png"/><Relationship Id="rId4" Type="http://schemas.microsoft.com/office/2011/relationships/commentsExtended" Target="commentsExtended.xml"/><Relationship Id="rId39" Type="http://schemas.openxmlformats.org/officeDocument/2006/relationships/image" Target="media/image12.svg"/><Relationship Id="rId38" Type="http://schemas.openxmlformats.org/officeDocument/2006/relationships/image" Target="media/image11.png"/><Relationship Id="rId37" Type="http://schemas.openxmlformats.org/officeDocument/2006/relationships/image" Target="media/image10.svg"/><Relationship Id="rId36" Type="http://schemas.openxmlformats.org/officeDocument/2006/relationships/image" Target="media/image9.png"/><Relationship Id="rId35" Type="http://schemas.openxmlformats.org/officeDocument/2006/relationships/image" Target="media/image8.svg"/><Relationship Id="rId34" Type="http://schemas.openxmlformats.org/officeDocument/2006/relationships/image" Target="media/image7.png"/><Relationship Id="rId33" Type="http://schemas.openxmlformats.org/officeDocument/2006/relationships/image" Target="media/image6.svg"/><Relationship Id="rId32" Type="http://schemas.openxmlformats.org/officeDocument/2006/relationships/image" Target="media/image5.png"/><Relationship Id="rId31" Type="http://schemas.openxmlformats.org/officeDocument/2006/relationships/image" Target="media/image4.svg"/><Relationship Id="rId30" Type="http://schemas.openxmlformats.org/officeDocument/2006/relationships/image" Target="media/image3.png"/><Relationship Id="rId3" Type="http://schemas.openxmlformats.org/officeDocument/2006/relationships/comments" Target="comments.xml"/><Relationship Id="rId29" Type="http://schemas.openxmlformats.org/officeDocument/2006/relationships/image" Target="media/image2.png"/><Relationship Id="rId28" Type="http://schemas.openxmlformats.org/officeDocument/2006/relationships/image" Target="media/image1.emf"/><Relationship Id="rId27" Type="http://schemas.openxmlformats.org/officeDocument/2006/relationships/theme" Target="theme/theme1.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footer" Target="footer4.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11036</Words>
  <Characters>15342</Characters>
  <Lines>1628</Lines>
  <Paragraphs>1460</Paragraphs>
  <TotalTime>23</TotalTime>
  <ScaleCrop>false</ScaleCrop>
  <LinksUpToDate>false</LinksUpToDate>
  <CharactersWithSpaces>16153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2026-05-14T14:36:20Z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079DE0DBC6394D88BD9C1629858E7898_13</vt:lpwstr>
  </property>
  <property fmtid="{D5CDD505-2E9C-101B-9397-08002B2CF9AE}" pid="6" name="KSOTemplateDocerSaveRecord">
    <vt:lpwstr>eyJoZGlkIjoiNTFjNDUyYjcxZGViMzYxMTM2MWMyMjhlNGRhNWNlNDEiLCJ1c2VySWQiOiIxNDk1ODA4MiJ9</vt:lpwstr>
  </property>
</Properties>
</file>