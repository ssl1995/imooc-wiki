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1.svg" ContentType="image/svg+xml"/>
  <Override PartName="/word/media/image33.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12473"/>
      <w:bookmarkStart w:id="1" w:name="_Toc22211"/>
      <w:bookmarkStart w:id="2" w:name="_Toc12951"/>
      <w:bookmarkStart w:id="3" w:name="_Toc211470751"/>
      <w:bookmarkStart w:id="4" w:name="_Toc11806"/>
      <w:bookmarkStart w:id="5" w:name="_Toc10403"/>
      <w:bookmarkStart w:id="6" w:name="_Toc7456"/>
      <w:bookmarkStart w:id="7" w:name="_Toc21715"/>
      <w:bookmarkStart w:id="8" w:name="_Toc25711"/>
      <w:bookmarkStart w:id="9" w:name="_Toc6575"/>
      <w:bookmarkStart w:id="10" w:name="_Toc8598"/>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32">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融合图像与地理位置元数据的古树名木多模态哈希检索方法研究与应用</w:t>
      </w:r>
      <w:r>
        <w:rPr>
          <w:rFonts w:eastAsia="仿宋_GB2312"/>
          <w:sz w:val="32"/>
        </w:rPr>
        <w:t xml:space="preserve"> </w:t>
      </w:r>
    </w:p>
    <w:p w14:paraId="1579E8B3">
      <w:pPr>
        <w:keepNext w:val="0"/>
        <w:keepLines/>
        <w:pageBreakBefore w:val="0"/>
        <w:widowControl w:val="0"/>
        <w:kinsoku/>
        <w:wordWrap/>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Application of Ancient and Famous Tree Multimodal Hashing Method Based on Fused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7</w:t>
      </w:r>
      <w:r>
        <w:rPr>
          <w:rFonts w:eastAsia="仿宋_GB2312"/>
          <w:sz w:val="32"/>
        </w:rPr>
        <w:t>月</w:t>
      </w:r>
      <w:r>
        <w:rPr>
          <w:rFonts w:hint="eastAsia" w:eastAsia="仿宋_GB2312"/>
          <w:sz w:val="32"/>
          <w:lang w:val="en-US" w:eastAsia="zh-CN"/>
        </w:rPr>
        <w:t>06</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bookmarkStart w:id="12" w:name="_Toc10865"/>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bookmarkEnd w:id="12"/>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58"/>
          <w:rFonts w:ascii="Times New Roman" w:hAnsi="Times New Roman" w:eastAsia="宋体" w:cs="Times New Roman"/>
          <w:kern w:val="2"/>
          <w:lang w:val="en-US" w:eastAsia="zh-CN" w:bidi="ar-SA"/>
        </w:rPr>
      </w:pPr>
      <w:r>
        <w:rPr>
          <w:rStyle w:val="58"/>
          <w:rFonts w:hint="default" w:ascii="Times New Roman" w:hAnsi="Times New Roman" w:eastAsia="宋体" w:cs="Times New Roman"/>
          <w:kern w:val="2"/>
          <w:lang w:val="en-US" w:eastAsia="zh-CN" w:bidi="ar-SA"/>
        </w:rPr>
        <w:t>古树名木是自然生态与历史文化的重要载体，其智能化检索与管理是当前研究热点。</w:t>
      </w:r>
      <w:ins w:id="0" w:author="小宋" w:date="2026-07-07T00:41:29Z">
        <w:r>
          <w:rPr>
            <w:rStyle w:val="58"/>
            <w:rFonts w:hint="eastAsia" w:cs="Times New Roman"/>
            <w:kern w:val="2"/>
            <w:lang w:val="en-US" w:eastAsia="zh-CN" w:bidi="ar-SA"/>
          </w:rPr>
          <w:t>然而，</w:t>
        </w:r>
      </w:ins>
      <w:r>
        <w:rPr>
          <w:rStyle w:val="58"/>
          <w:rFonts w:hint="default" w:ascii="Times New Roman" w:hAnsi="Times New Roman" w:eastAsia="宋体" w:cs="Times New Roman"/>
          <w:kern w:val="2"/>
          <w:lang w:val="en-US" w:eastAsia="zh-CN" w:bidi="ar-SA"/>
        </w:rPr>
        <w:t>现有管理</w:t>
      </w:r>
      <w:ins w:id="1" w:author="小宋" w:date="2026-07-07T00:41:41Z">
        <w:r>
          <w:rPr>
            <w:rStyle w:val="58"/>
            <w:rFonts w:hint="eastAsia" w:cs="Times New Roman"/>
            <w:kern w:val="2"/>
            <w:lang w:val="en-US" w:eastAsia="zh-CN" w:bidi="ar-SA"/>
          </w:rPr>
          <w:t>方式</w:t>
        </w:r>
      </w:ins>
      <w:ins w:id="2" w:author="小宋" w:date="2026-07-07T00:41:42Z">
        <w:r>
          <w:rPr>
            <w:rStyle w:val="58"/>
            <w:rFonts w:hint="eastAsia" w:cs="Times New Roman"/>
            <w:kern w:val="2"/>
            <w:lang w:val="en-US" w:eastAsia="zh-CN" w:bidi="ar-SA"/>
          </w:rPr>
          <w:t>中</w:t>
        </w:r>
      </w:ins>
      <w:del w:id="3" w:author="小宋" w:date="2026-07-07T00:41:41Z">
        <w:r>
          <w:rPr>
            <w:rStyle w:val="58"/>
            <w:rFonts w:hint="default" w:ascii="Times New Roman" w:hAnsi="Times New Roman" w:eastAsia="宋体" w:cs="Times New Roman"/>
            <w:kern w:val="2"/>
            <w:lang w:val="en-US" w:eastAsia="zh-CN" w:bidi="ar-SA"/>
          </w:rPr>
          <w:delText>方</w:delText>
        </w:r>
      </w:del>
      <w:del w:id="4" w:author="小宋" w:date="2026-07-07T00:41:40Z">
        <w:r>
          <w:rPr>
            <w:rStyle w:val="58"/>
            <w:rFonts w:hint="default" w:ascii="Times New Roman" w:hAnsi="Times New Roman" w:eastAsia="宋体" w:cs="Times New Roman"/>
            <w:kern w:val="2"/>
            <w:lang w:val="en-US" w:eastAsia="zh-CN" w:bidi="ar-SA"/>
          </w:rPr>
          <w:delText>式</w:delText>
        </w:r>
      </w:del>
      <w:del w:id="5" w:author="小宋" w:date="2026-07-07T00:41:43Z">
        <w:r>
          <w:rPr>
            <w:rStyle w:val="58"/>
            <w:rFonts w:hint="default" w:ascii="Times New Roman" w:hAnsi="Times New Roman" w:eastAsia="宋体" w:cs="Times New Roman"/>
            <w:kern w:val="2"/>
            <w:lang w:val="en-US" w:eastAsia="zh-CN" w:bidi="ar-SA"/>
          </w:rPr>
          <w:delText>存在</w:delText>
        </w:r>
      </w:del>
      <w:r>
        <w:rPr>
          <w:rStyle w:val="58"/>
          <w:rFonts w:hint="default" w:ascii="Times New Roman" w:hAnsi="Times New Roman" w:eastAsia="宋体" w:cs="Times New Roman"/>
          <w:kern w:val="2"/>
          <w:lang w:val="en-US" w:eastAsia="zh-CN" w:bidi="ar-SA"/>
        </w:rPr>
        <w:t>图像与地理位置元数据</w:t>
      </w:r>
      <w:ins w:id="6" w:author="小宋" w:date="2026-07-07T00:41:53Z">
        <w:r>
          <w:rPr>
            <w:rStyle w:val="58"/>
            <w:rFonts w:hint="eastAsia" w:cs="Times New Roman"/>
            <w:kern w:val="2"/>
            <w:lang w:val="en-US" w:eastAsia="zh-CN" w:bidi="ar-SA"/>
          </w:rPr>
          <w:t>往往</w:t>
        </w:r>
      </w:ins>
      <w:ins w:id="7" w:author="小宋" w:date="2026-07-07T00:41:54Z">
        <w:r>
          <w:rPr>
            <w:rStyle w:val="58"/>
            <w:rFonts w:hint="eastAsia" w:cs="Times New Roman"/>
            <w:kern w:val="2"/>
            <w:lang w:val="en-US" w:eastAsia="zh-CN" w:bidi="ar-SA"/>
          </w:rPr>
          <w:t>割裂</w:t>
        </w:r>
      </w:ins>
      <w:del w:id="8" w:author="小宋" w:date="2026-07-07T00:41:51Z">
        <w:r>
          <w:rPr>
            <w:rStyle w:val="58"/>
            <w:rFonts w:hint="default" w:ascii="Times New Roman" w:hAnsi="Times New Roman" w:eastAsia="宋体" w:cs="Times New Roman"/>
            <w:kern w:val="2"/>
            <w:lang w:val="en-US" w:eastAsia="zh-CN" w:bidi="ar-SA"/>
          </w:rPr>
          <w:delText>割裂</w:delText>
        </w:r>
      </w:del>
      <w:ins w:id="9" w:author="小宋" w:date="2026-07-07T00:41:56Z">
        <w:r>
          <w:rPr>
            <w:rStyle w:val="58"/>
            <w:rFonts w:hint="eastAsia" w:cs="Times New Roman"/>
            <w:kern w:val="2"/>
            <w:lang w:val="en-US" w:eastAsia="zh-CN" w:bidi="ar-SA"/>
          </w:rPr>
          <w:t>，</w:t>
        </w:r>
      </w:ins>
      <w:ins w:id="10" w:author="小宋" w:date="2026-07-07T00:41:57Z">
        <w:r>
          <w:rPr>
            <w:rStyle w:val="58"/>
            <w:rFonts w:hint="eastAsia" w:cs="Times New Roman"/>
            <w:kern w:val="2"/>
            <w:lang w:val="en-US" w:eastAsia="zh-CN" w:bidi="ar-SA"/>
          </w:rPr>
          <w:t>单一</w:t>
        </w:r>
      </w:ins>
      <w:ins w:id="11" w:author="小宋" w:date="2026-07-07T00:42:01Z">
        <w:r>
          <w:rPr>
            <w:rStyle w:val="58"/>
            <w:rFonts w:hint="eastAsia" w:cs="Times New Roman"/>
            <w:kern w:val="2"/>
            <w:lang w:val="en-US" w:eastAsia="zh-CN" w:bidi="ar-SA"/>
          </w:rPr>
          <w:t>图像</w:t>
        </w:r>
      </w:ins>
      <w:ins w:id="12" w:author="小宋" w:date="2026-07-07T00:42:02Z">
        <w:r>
          <w:rPr>
            <w:rStyle w:val="58"/>
            <w:rFonts w:hint="eastAsia" w:cs="Times New Roman"/>
            <w:kern w:val="2"/>
            <w:lang w:val="en-US" w:eastAsia="zh-CN" w:bidi="ar-SA"/>
          </w:rPr>
          <w:t>模态</w:t>
        </w:r>
      </w:ins>
      <w:ins w:id="13" w:author="小宋" w:date="2026-07-07T00:42:03Z">
        <w:r>
          <w:rPr>
            <w:rStyle w:val="58"/>
            <w:rFonts w:hint="eastAsia" w:cs="Times New Roman"/>
            <w:kern w:val="2"/>
            <w:lang w:val="en-US" w:eastAsia="zh-CN" w:bidi="ar-SA"/>
          </w:rPr>
          <w:t>难以</w:t>
        </w:r>
      </w:ins>
      <w:ins w:id="14" w:author="小宋" w:date="2026-07-07T00:42:04Z">
        <w:r>
          <w:rPr>
            <w:rStyle w:val="58"/>
            <w:rFonts w:hint="eastAsia" w:cs="Times New Roman"/>
            <w:kern w:val="2"/>
            <w:lang w:val="en-US" w:eastAsia="zh-CN" w:bidi="ar-SA"/>
          </w:rPr>
          <w:t>全面</w:t>
        </w:r>
      </w:ins>
      <w:ins w:id="15" w:author="小宋" w:date="2026-07-07T00:42:08Z">
        <w:r>
          <w:rPr>
            <w:rStyle w:val="58"/>
            <w:rFonts w:hint="eastAsia" w:cs="Times New Roman"/>
            <w:kern w:val="2"/>
            <w:lang w:val="en-US" w:eastAsia="zh-CN" w:bidi="ar-SA"/>
          </w:rPr>
          <w:t>表征</w:t>
        </w:r>
      </w:ins>
      <w:ins w:id="16" w:author="小宋" w:date="2026-07-07T00:42:09Z">
        <w:r>
          <w:rPr>
            <w:rStyle w:val="58"/>
            <w:rFonts w:hint="eastAsia" w:cs="Times New Roman"/>
            <w:kern w:val="2"/>
            <w:lang w:val="en-US" w:eastAsia="zh-CN" w:bidi="ar-SA"/>
          </w:rPr>
          <w:t>古树</w:t>
        </w:r>
      </w:ins>
      <w:ins w:id="17" w:author="小宋" w:date="2026-07-07T00:42:10Z">
        <w:r>
          <w:rPr>
            <w:rStyle w:val="58"/>
            <w:rFonts w:hint="eastAsia" w:cs="Times New Roman"/>
            <w:kern w:val="2"/>
            <w:lang w:val="en-US" w:eastAsia="zh-CN" w:bidi="ar-SA"/>
          </w:rPr>
          <w:t>名木</w:t>
        </w:r>
      </w:ins>
      <w:ins w:id="18" w:author="小宋" w:date="2026-07-07T00:42:11Z">
        <w:r>
          <w:rPr>
            <w:rStyle w:val="58"/>
            <w:rFonts w:hint="eastAsia" w:cs="Times New Roman"/>
            <w:kern w:val="2"/>
            <w:lang w:val="en-US" w:eastAsia="zh-CN" w:bidi="ar-SA"/>
          </w:rPr>
          <w:t>特征</w:t>
        </w:r>
      </w:ins>
      <w:ins w:id="19" w:author="小宋" w:date="2026-07-07T00:42:12Z">
        <w:r>
          <w:rPr>
            <w:rStyle w:val="58"/>
            <w:rFonts w:hint="eastAsia" w:cs="Times New Roman"/>
            <w:kern w:val="2"/>
            <w:lang w:val="en-US" w:eastAsia="zh-CN" w:bidi="ar-SA"/>
          </w:rPr>
          <w:t>，</w:t>
        </w:r>
      </w:ins>
      <w:ins w:id="20" w:author="小宋" w:date="2026-07-07T00:42:16Z">
        <w:r>
          <w:rPr>
            <w:rStyle w:val="58"/>
            <w:rFonts w:hint="eastAsia" w:cs="Times New Roman"/>
            <w:kern w:val="2"/>
            <w:lang w:val="en-US" w:eastAsia="zh-CN" w:bidi="ar-SA"/>
          </w:rPr>
          <w:t>导致</w:t>
        </w:r>
      </w:ins>
      <w:ins w:id="21" w:author="小宋" w:date="2026-07-07T00:42:17Z">
        <w:r>
          <w:rPr>
            <w:rStyle w:val="58"/>
            <w:rFonts w:hint="eastAsia" w:cs="Times New Roman"/>
            <w:kern w:val="2"/>
            <w:lang w:val="en-US" w:eastAsia="zh-CN" w:bidi="ar-SA"/>
          </w:rPr>
          <w:t>检索</w:t>
        </w:r>
      </w:ins>
      <w:ins w:id="22" w:author="小宋" w:date="2026-07-07T00:42:21Z">
        <w:r>
          <w:rPr>
            <w:rStyle w:val="58"/>
            <w:rFonts w:hint="eastAsia" w:cs="Times New Roman"/>
            <w:kern w:val="2"/>
            <w:lang w:val="en-US" w:eastAsia="zh-CN" w:bidi="ar-SA"/>
          </w:rPr>
          <w:t>精度</w:t>
        </w:r>
      </w:ins>
      <w:ins w:id="23" w:author="小宋" w:date="2026-07-07T00:42:23Z">
        <w:r>
          <w:rPr>
            <w:rStyle w:val="58"/>
            <w:rFonts w:hint="eastAsia" w:cs="Times New Roman"/>
            <w:kern w:val="2"/>
            <w:lang w:val="en-US" w:eastAsia="zh-CN" w:bidi="ar-SA"/>
          </w:rPr>
          <w:t>不足</w:t>
        </w:r>
      </w:ins>
      <w:del w:id="24" w:author="小宋" w:date="2026-07-07T00:42:32Z">
        <w:r>
          <w:rPr>
            <w:rStyle w:val="58"/>
            <w:rFonts w:hint="default" w:ascii="Times New Roman" w:hAnsi="Times New Roman" w:eastAsia="宋体" w:cs="Times New Roman"/>
            <w:kern w:val="2"/>
            <w:lang w:val="en-US" w:eastAsia="zh-CN" w:bidi="ar-SA"/>
          </w:rPr>
          <w:delText>、单模态检索精度不足等问题</w:delText>
        </w:r>
      </w:del>
      <w:r>
        <w:rPr>
          <w:rStyle w:val="58"/>
          <w:rFonts w:hint="default" w:ascii="Times New Roman" w:hAnsi="Times New Roman" w:eastAsia="宋体" w:cs="Times New Roman"/>
          <w:kern w:val="2"/>
          <w:lang w:val="en-US" w:eastAsia="zh-CN" w:bidi="ar-SA"/>
        </w:rPr>
        <w:t>，难以满足精细化管理需求。</w:t>
      </w:r>
      <w:ins w:id="25" w:author="小宋" w:date="2026-07-07T00:43:09Z">
        <w:r>
          <w:rPr>
            <w:rStyle w:val="58"/>
            <w:rFonts w:hint="eastAsia" w:cs="Times New Roman"/>
            <w:kern w:val="2"/>
            <w:lang w:val="en-US" w:eastAsia="zh-CN" w:bidi="ar-SA"/>
          </w:rPr>
          <w:t>针对</w:t>
        </w:r>
      </w:ins>
      <w:ins w:id="26" w:author="小宋" w:date="2026-07-07T00:43:10Z">
        <w:r>
          <w:rPr>
            <w:rStyle w:val="58"/>
            <w:rFonts w:hint="eastAsia" w:cs="Times New Roman"/>
            <w:kern w:val="2"/>
            <w:lang w:val="en-US" w:eastAsia="zh-CN" w:bidi="ar-SA"/>
          </w:rPr>
          <w:t>上述</w:t>
        </w:r>
      </w:ins>
      <w:ins w:id="27" w:author="小宋" w:date="2026-07-07T00:43:12Z">
        <w:r>
          <w:rPr>
            <w:rStyle w:val="58"/>
            <w:rFonts w:hint="eastAsia" w:cs="Times New Roman"/>
            <w:kern w:val="2"/>
            <w:lang w:val="en-US" w:eastAsia="zh-CN" w:bidi="ar-SA"/>
          </w:rPr>
          <w:t>问题，</w:t>
        </w:r>
      </w:ins>
      <w:r>
        <w:rPr>
          <w:rStyle w:val="58"/>
          <w:rFonts w:hint="default" w:ascii="Times New Roman" w:hAnsi="Times New Roman" w:eastAsia="宋体" w:cs="Times New Roman"/>
          <w:kern w:val="2"/>
          <w:lang w:val="en-US" w:eastAsia="zh-CN" w:bidi="ar-SA"/>
        </w:rPr>
        <w:t>本文提出一种基于深度哈希学习的多模态检索模型</w:t>
      </w:r>
      <w:r>
        <w:rPr>
          <w:rStyle w:val="58"/>
          <w:rFonts w:hint="eastAsia" w:ascii="Times New Roman" w:hAnsi="Times New Roman" w:eastAsia="宋体" w:cs="Times New Roman"/>
          <w:kern w:val="2"/>
          <w:lang w:val="en-US" w:eastAsia="zh-CN" w:bidi="ar-SA"/>
        </w:rPr>
        <w:t>DHLM</w:t>
      </w:r>
      <w:r>
        <w:rPr>
          <w:rStyle w:val="58"/>
          <w:rFonts w:hint="default" w:ascii="Times New Roman" w:hAnsi="Times New Roman" w:eastAsia="宋体" w:cs="Times New Roman"/>
          <w:kern w:val="2"/>
          <w:lang w:val="en-US" w:eastAsia="zh-CN" w:bidi="ar-SA"/>
        </w:rPr>
        <w:t>（</w:t>
      </w:r>
      <w:r>
        <w:rPr>
          <w:rStyle w:val="58"/>
          <w:rFonts w:hint="default" w:ascii="Times New Roman" w:hAnsi="Times New Roman" w:eastAsia="宋体" w:cs="Times New Roman"/>
          <w:b/>
          <w:bCs/>
          <w:kern w:val="2"/>
          <w:lang w:val="en-US" w:eastAsia="zh-CN" w:bidi="ar-SA"/>
        </w:rPr>
        <w:t>D</w:t>
      </w:r>
      <w:r>
        <w:rPr>
          <w:rStyle w:val="58"/>
          <w:rFonts w:hint="default" w:ascii="Times New Roman" w:hAnsi="Times New Roman" w:eastAsia="宋体" w:cs="Times New Roman"/>
          <w:kern w:val="2"/>
          <w:lang w:val="en-US" w:eastAsia="zh-CN" w:bidi="ar-SA"/>
        </w:rPr>
        <w:t xml:space="preserve">eep </w:t>
      </w:r>
      <w:r>
        <w:rPr>
          <w:rStyle w:val="58"/>
          <w:rFonts w:hint="default" w:ascii="Times New Roman" w:hAnsi="Times New Roman" w:eastAsia="宋体" w:cs="Times New Roman"/>
          <w:b/>
          <w:bCs/>
          <w:kern w:val="2"/>
          <w:lang w:val="en-US" w:eastAsia="zh-CN" w:bidi="ar-SA"/>
        </w:rPr>
        <w:t>H</w:t>
      </w:r>
      <w:r>
        <w:rPr>
          <w:rStyle w:val="58"/>
          <w:rFonts w:hint="default" w:ascii="Times New Roman" w:hAnsi="Times New Roman" w:eastAsia="宋体" w:cs="Times New Roman"/>
          <w:kern w:val="2"/>
          <w:lang w:val="en-US" w:eastAsia="zh-CN" w:bidi="ar-SA"/>
        </w:rPr>
        <w:t xml:space="preserve">ashing </w:t>
      </w:r>
      <w:r>
        <w:rPr>
          <w:rStyle w:val="58"/>
          <w:rFonts w:hint="default" w:ascii="Times New Roman" w:hAnsi="Times New Roman" w:eastAsia="宋体" w:cs="Times New Roman"/>
          <w:b/>
          <w:bCs/>
          <w:kern w:val="2"/>
          <w:lang w:val="en-US" w:eastAsia="zh-CN" w:bidi="ar-SA"/>
        </w:rPr>
        <w:t>L</w:t>
      </w:r>
      <w:r>
        <w:rPr>
          <w:rStyle w:val="58"/>
          <w:rFonts w:hint="default" w:ascii="Times New Roman" w:hAnsi="Times New Roman" w:eastAsia="宋体" w:cs="Times New Roman"/>
          <w:kern w:val="2"/>
          <w:lang w:val="en-US" w:eastAsia="zh-CN" w:bidi="ar-SA"/>
        </w:rPr>
        <w:t xml:space="preserve">earning </w:t>
      </w:r>
      <w:r>
        <w:rPr>
          <w:rStyle w:val="58"/>
          <w:rFonts w:hint="default" w:ascii="Times New Roman" w:hAnsi="Times New Roman" w:eastAsia="宋体" w:cs="Times New Roman"/>
          <w:b/>
          <w:bCs/>
          <w:kern w:val="2"/>
          <w:lang w:val="en-US" w:eastAsia="zh-CN" w:bidi="ar-SA"/>
        </w:rPr>
        <w:t>M</w:t>
      </w:r>
      <w:r>
        <w:rPr>
          <w:rStyle w:val="58"/>
          <w:rFonts w:hint="default" w:ascii="Times New Roman" w:hAnsi="Times New Roman" w:eastAsia="宋体" w:cs="Times New Roman"/>
          <w:kern w:val="2"/>
          <w:lang w:val="en-US" w:eastAsia="zh-CN" w:bidi="ar-SA"/>
        </w:rPr>
        <w:t>ulti-modal Network），通过融合图像与地理位置元数据实现以</w:t>
      </w:r>
      <w:r>
        <w:rPr>
          <w:rStyle w:val="58"/>
          <w:rFonts w:hint="eastAsia" w:ascii="Times New Roman" w:hAnsi="Times New Roman" w:cs="Times New Roman"/>
          <w:kern w:val="2"/>
          <w:lang w:val="en-US" w:eastAsia="zh-CN" w:bidi="ar-SA"/>
        </w:rPr>
        <w:t>图搜图、</w:t>
      </w:r>
      <w:r>
        <w:rPr>
          <w:rStyle w:val="58"/>
          <w:rFonts w:hint="default" w:ascii="Times New Roman" w:hAnsi="Times New Roman" w:eastAsia="宋体" w:cs="Times New Roman"/>
          <w:kern w:val="2"/>
          <w:lang w:val="en-US" w:eastAsia="zh-CN" w:bidi="ar-SA"/>
        </w:rPr>
        <w:t>图搜位置</w:t>
      </w:r>
      <w:r>
        <w:rPr>
          <w:rStyle w:val="58"/>
          <w:rFonts w:hint="eastAsia" w:ascii="Times New Roman" w:hAnsi="Times New Roman" w:cs="Times New Roman"/>
          <w:kern w:val="2"/>
          <w:lang w:val="en-US" w:eastAsia="zh-CN" w:bidi="ar-SA"/>
        </w:rPr>
        <w:t>和</w:t>
      </w:r>
      <w:r>
        <w:rPr>
          <w:rStyle w:val="58"/>
          <w:rFonts w:hint="default" w:ascii="Times New Roman" w:hAnsi="Times New Roman" w:eastAsia="宋体" w:cs="Times New Roman"/>
          <w:kern w:val="2"/>
          <w:lang w:val="en-US" w:eastAsia="zh-CN" w:bidi="ar-SA"/>
        </w:rPr>
        <w:t>以位置搜图的</w:t>
      </w:r>
      <w:r>
        <w:rPr>
          <w:rStyle w:val="58"/>
          <w:rFonts w:hint="eastAsia" w:ascii="Times New Roman" w:hAnsi="Times New Roman" w:cs="Times New Roman"/>
          <w:kern w:val="2"/>
          <w:lang w:val="en-US" w:eastAsia="zh-CN" w:bidi="ar-SA"/>
        </w:rPr>
        <w:t>多模态</w:t>
      </w:r>
      <w:r>
        <w:rPr>
          <w:rStyle w:val="58"/>
          <w:rFonts w:hint="default" w:ascii="Times New Roman" w:hAnsi="Times New Roman" w:eastAsia="宋体" w:cs="Times New Roman"/>
          <w:kern w:val="2"/>
          <w:lang w:val="en-US" w:eastAsia="zh-CN" w:bidi="ar-SA"/>
        </w:rPr>
        <w:t>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8"/>
          <w:rFonts w:hint="eastAsia" w:ascii="Times New Roman" w:hAnsi="Times New Roman" w:eastAsia="宋体" w:cs="Times New Roman"/>
          <w:kern w:val="2"/>
          <w:lang w:val="en-US" w:eastAsia="zh-CN" w:bidi="ar-SA"/>
        </w:rPr>
      </w:pPr>
      <w:r>
        <w:rPr>
          <w:rStyle w:val="58"/>
          <w:rFonts w:hint="default" w:ascii="Times New Roman" w:hAnsi="Times New Roman" w:eastAsia="宋体" w:cs="Times New Roman"/>
          <w:kern w:val="2"/>
          <w:lang w:val="en-US" w:eastAsia="zh-CN" w:bidi="ar-SA"/>
        </w:rPr>
        <w:t>针对古树名木多模态检索中样本类别不平衡</w:t>
      </w:r>
      <w:ins w:id="28" w:author="小宋" w:date="2026-07-07T00:45:41Z">
        <w:r>
          <w:rPr>
            <w:rStyle w:val="58"/>
            <w:rFonts w:hint="eastAsia" w:cs="Times New Roman"/>
            <w:kern w:val="2"/>
            <w:lang w:val="en-US" w:eastAsia="zh-CN" w:bidi="ar-SA"/>
          </w:rPr>
          <w:t>、</w:t>
        </w:r>
      </w:ins>
      <w:ins w:id="29" w:author="小宋" w:date="2026-07-07T00:45:48Z">
        <w:r>
          <w:rPr>
            <w:rStyle w:val="58"/>
            <w:rFonts w:hint="eastAsia" w:cs="Times New Roman"/>
            <w:kern w:val="2"/>
            <w:lang w:val="en-US" w:eastAsia="zh-CN" w:bidi="ar-SA"/>
          </w:rPr>
          <w:t>哈希码</w:t>
        </w:r>
      </w:ins>
      <w:ins w:id="30" w:author="小宋" w:date="2026-07-07T00:45:49Z">
        <w:r>
          <w:rPr>
            <w:rStyle w:val="58"/>
            <w:rFonts w:hint="eastAsia" w:cs="Times New Roman"/>
            <w:kern w:val="2"/>
            <w:lang w:val="en-US" w:eastAsia="zh-CN" w:bidi="ar-SA"/>
          </w:rPr>
          <w:t>量化</w:t>
        </w:r>
      </w:ins>
      <w:ins w:id="31" w:author="小宋" w:date="2026-07-07T00:45:52Z">
        <w:r>
          <w:rPr>
            <w:rStyle w:val="58"/>
            <w:rFonts w:hint="eastAsia" w:cs="Times New Roman"/>
            <w:kern w:val="2"/>
            <w:lang w:val="en-US" w:eastAsia="zh-CN" w:bidi="ar-SA"/>
          </w:rPr>
          <w:t>损失</w:t>
        </w:r>
      </w:ins>
      <w:ins w:id="32" w:author="小宋" w:date="2026-07-07T00:45:53Z">
        <w:r>
          <w:rPr>
            <w:rStyle w:val="58"/>
            <w:rFonts w:hint="eastAsia" w:cs="Times New Roman"/>
            <w:kern w:val="2"/>
            <w:lang w:val="en-US" w:eastAsia="zh-CN" w:bidi="ar-SA"/>
          </w:rPr>
          <w:t>及</w:t>
        </w:r>
      </w:ins>
      <w:ins w:id="33" w:author="小宋" w:date="2026-07-07T00:45:55Z">
        <w:r>
          <w:rPr>
            <w:rStyle w:val="58"/>
            <w:rFonts w:hint="eastAsia" w:cs="Times New Roman"/>
            <w:kern w:val="2"/>
            <w:lang w:val="en-US" w:eastAsia="zh-CN" w:bidi="ar-SA"/>
          </w:rPr>
          <w:t>多模态</w:t>
        </w:r>
      </w:ins>
      <w:ins w:id="34" w:author="小宋" w:date="2026-07-07T00:45:56Z">
        <w:r>
          <w:rPr>
            <w:rStyle w:val="58"/>
            <w:rFonts w:hint="eastAsia" w:cs="Times New Roman"/>
            <w:kern w:val="2"/>
            <w:lang w:val="en-US" w:eastAsia="zh-CN" w:bidi="ar-SA"/>
          </w:rPr>
          <w:t>语义</w:t>
        </w:r>
      </w:ins>
      <w:ins w:id="35" w:author="小宋" w:date="2026-07-07T00:46:00Z">
        <w:r>
          <w:rPr>
            <w:rStyle w:val="58"/>
            <w:rFonts w:hint="eastAsia" w:cs="Times New Roman"/>
            <w:kern w:val="2"/>
            <w:lang w:val="en-US" w:eastAsia="zh-CN" w:bidi="ar-SA"/>
          </w:rPr>
          <w:t>鸿沟</w:t>
        </w:r>
      </w:ins>
      <w:del w:id="36" w:author="小宋" w:date="2026-07-07T00:45:41Z">
        <w:r>
          <w:rPr>
            <w:rStyle w:val="58"/>
            <w:rFonts w:hint="default" w:ascii="Times New Roman" w:hAnsi="Times New Roman" w:eastAsia="宋体" w:cs="Times New Roman"/>
            <w:kern w:val="2"/>
            <w:lang w:val="en-US" w:eastAsia="zh-CN" w:bidi="ar-SA"/>
          </w:rPr>
          <w:delText>与复杂背景干扰</w:delText>
        </w:r>
      </w:del>
      <w:r>
        <w:rPr>
          <w:rStyle w:val="58"/>
          <w:rFonts w:hint="default" w:ascii="Times New Roman" w:hAnsi="Times New Roman" w:eastAsia="宋体" w:cs="Times New Roman"/>
          <w:kern w:val="2"/>
          <w:lang w:val="en-US" w:eastAsia="zh-CN" w:bidi="ar-SA"/>
        </w:rPr>
        <w:t>等问题，</w:t>
      </w:r>
      <w:r>
        <w:rPr>
          <w:rStyle w:val="58"/>
          <w:rFonts w:hint="eastAsia" w:ascii="Times New Roman" w:hAnsi="Times New Roman" w:eastAsia="宋体" w:cs="Times New Roman"/>
          <w:kern w:val="2"/>
          <w:lang w:val="en-US" w:eastAsia="zh-CN" w:bidi="ar-SA"/>
        </w:rPr>
        <w:t>本文</w:t>
      </w:r>
      <w:r>
        <w:rPr>
          <w:rStyle w:val="58"/>
          <w:rFonts w:hint="default" w:ascii="Times New Roman" w:hAnsi="Times New Roman" w:eastAsia="宋体" w:cs="Times New Roman"/>
          <w:kern w:val="2"/>
          <w:lang w:val="en-US" w:eastAsia="zh-CN" w:bidi="ar-SA"/>
        </w:rPr>
        <w:t>提出</w:t>
      </w:r>
      <w:r>
        <w:rPr>
          <w:rStyle w:val="58"/>
          <w:rFonts w:hint="eastAsia" w:ascii="Times New Roman" w:hAnsi="Times New Roman" w:eastAsia="宋体" w:cs="Times New Roman"/>
          <w:kern w:val="2"/>
          <w:lang w:val="en-US" w:eastAsia="zh-CN" w:bidi="ar-SA"/>
        </w:rPr>
        <w:t>DHLM</w:t>
      </w:r>
      <w:r>
        <w:rPr>
          <w:rStyle w:val="58"/>
          <w:rFonts w:hint="default" w:ascii="Times New Roman" w:hAnsi="Times New Roman" w:eastAsia="宋体" w:cs="Times New Roman"/>
          <w:kern w:val="2"/>
          <w:lang w:val="en-US" w:eastAsia="zh-CN" w:bidi="ar-SA"/>
        </w:rPr>
        <w:t>模型。</w:t>
      </w:r>
      <w:r>
        <w:rPr>
          <w:rStyle w:val="58"/>
          <w:rFonts w:hint="eastAsia" w:ascii="Times New Roman" w:hAnsi="Times New Roman" w:eastAsia="宋体" w:cs="Times New Roman"/>
          <w:kern w:val="2"/>
          <w:lang w:val="en-US" w:eastAsia="zh-CN" w:bidi="ar-SA"/>
        </w:rPr>
        <w:t>首先，</w:t>
      </w:r>
      <w:r>
        <w:rPr>
          <w:rStyle w:val="58"/>
          <w:rFonts w:hint="default" w:ascii="Times New Roman" w:hAnsi="Times New Roman" w:eastAsia="宋体" w:cs="Times New Roman"/>
          <w:kern w:val="2"/>
          <w:lang w:val="en-US" w:eastAsia="zh-CN" w:bidi="ar-SA"/>
        </w:rPr>
        <w:t>设计基于Triplet Loss</w:t>
      </w:r>
      <w:r>
        <w:rPr>
          <w:rStyle w:val="58"/>
          <w:rFonts w:hint="eastAsia" w:ascii="Times New Roman" w:hAnsi="Times New Roman" w:eastAsia="宋体" w:cs="Times New Roman"/>
          <w:kern w:val="2"/>
          <w:lang w:val="en-US" w:eastAsia="zh-CN" w:bidi="ar-SA"/>
        </w:rPr>
        <w:t>、</w:t>
      </w:r>
      <w:r>
        <w:rPr>
          <w:rStyle w:val="58"/>
          <w:rFonts w:hint="default" w:ascii="Times New Roman" w:hAnsi="Times New Roman" w:eastAsia="宋体" w:cs="Times New Roman"/>
          <w:kern w:val="2"/>
          <w:lang w:val="en-US" w:eastAsia="zh-CN" w:bidi="ar-SA"/>
        </w:rPr>
        <w:t>Contrastive Loss</w:t>
      </w:r>
      <w:r>
        <w:rPr>
          <w:rStyle w:val="58"/>
          <w:rFonts w:hint="eastAsia" w:ascii="Times New Roman" w:hAnsi="Times New Roman" w:eastAsia="宋体" w:cs="Times New Roman"/>
          <w:kern w:val="2"/>
          <w:lang w:val="en-US" w:eastAsia="zh-CN" w:bidi="ar-SA"/>
        </w:rPr>
        <w:t>和Quantization Loss的</w:t>
      </w:r>
      <w:r>
        <w:rPr>
          <w:rStyle w:val="58"/>
          <w:rFonts w:hint="default" w:ascii="Times New Roman" w:hAnsi="Times New Roman" w:eastAsia="宋体" w:cs="Times New Roman"/>
          <w:kern w:val="2"/>
          <w:lang w:val="en-US" w:eastAsia="zh-CN" w:bidi="ar-SA"/>
        </w:rPr>
        <w:t>联合损失函数</w:t>
      </w:r>
      <w:r>
        <w:rPr>
          <w:rStyle w:val="58"/>
          <w:rFonts w:hint="eastAsia" w:ascii="Times New Roman" w:hAnsi="Times New Roman" w:eastAsia="宋体" w:cs="Times New Roman"/>
          <w:kern w:val="2"/>
          <w:lang w:val="en-US" w:eastAsia="zh-CN" w:bidi="ar-SA"/>
        </w:rPr>
        <w:t>，</w:t>
      </w:r>
      <w:r>
        <w:rPr>
          <w:rStyle w:val="58"/>
          <w:rFonts w:hint="default" w:ascii="Times New Roman" w:hAnsi="Times New Roman" w:eastAsia="宋体" w:cs="Times New Roman"/>
          <w:kern w:val="2"/>
          <w:lang w:val="en-US" w:eastAsia="zh-CN" w:bidi="ar-SA"/>
        </w:rPr>
        <w:t>并采用难例挖掘策略缓解类别不平衡问题；</w:t>
      </w:r>
      <w:r>
        <w:rPr>
          <w:rFonts w:hint="eastAsia"/>
          <w:sz w:val="24"/>
          <w:lang w:val="en-US" w:eastAsia="zh-CN"/>
        </w:rPr>
        <w:t>其次，</w:t>
      </w:r>
      <w:r>
        <w:rPr>
          <w:rFonts w:hint="default"/>
          <w:sz w:val="24"/>
        </w:rPr>
        <w:t>构建哈希层将连续特征映射为128位二进制哈希码；</w:t>
      </w:r>
      <w:r>
        <w:rPr>
          <w:rFonts w:hint="eastAsia"/>
          <w:sz w:val="24"/>
          <w:lang w:val="en-US" w:eastAsia="zh-CN"/>
        </w:rPr>
        <w:t>此外，</w:t>
      </w:r>
      <w:r>
        <w:rPr>
          <w:rFonts w:hint="default"/>
          <w:sz w:val="24"/>
        </w:rPr>
        <w:t>设计多模态特征融合模块，以特征拼接为主联合图像和地理位置元数据构建统一语义空间</w:t>
      </w:r>
      <w:r>
        <w:rPr>
          <w:rStyle w:val="58"/>
          <w:rFonts w:hint="eastAsia" w:ascii="Times New Roman" w:hAnsi="Times New Roman" w:eastAsia="宋体" w:cs="Times New Roman"/>
          <w:kern w:val="2"/>
          <w:lang w:val="en-US" w:eastAsia="zh-CN" w:bidi="ar-SA"/>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8"/>
          <w:rFonts w:hint="default" w:ascii="Times New Roman" w:hAnsi="Times New Roman" w:eastAsia="宋体" w:cs="Times New Roman"/>
          <w:kern w:val="2"/>
          <w:lang w:val="en-US" w:eastAsia="zh-CN" w:bidi="ar-SA"/>
        </w:rPr>
      </w:pPr>
      <w:r>
        <w:rPr>
          <w:rStyle w:val="58"/>
          <w:rFonts w:hint="eastAsia" w:ascii="Times New Roman" w:hAnsi="Times New Roman" w:eastAsia="宋体" w:cs="Times New Roman"/>
          <w:kern w:val="2"/>
          <w:lang w:val="en-US" w:eastAsia="zh-CN" w:bidi="ar-SA"/>
        </w:rPr>
        <w:t>为验证模型性能，本文构建多维度实验验证框架。在iNaturalist 2018数据集上进行模型预训练、基线对比与消融实验，与HashNet、DCH和MDSH三个基线模型公平对比，以mAP、Recall@K和Precision@K验证模型有效性；在自建BFATH数据集上进行领域微调与系统演示验证。实验结果表明，DHLM单模态变体优于最优基线方法MDSH 2.8个百分点，引入地理位置元数据后进一步提升至mAP 0.741，验证了多模态融合策略的有效性。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Style w:val="58"/>
          <w:rFonts w:hint="eastAsia" w:ascii="Times New Roman" w:hAnsi="Times New Roman" w:eastAsia="宋体" w:cs="Times New Roman"/>
          <w:kern w:val="2"/>
          <w:lang w:val="en-US" w:eastAsia="zh-CN" w:bidi="ar-SA"/>
        </w:rPr>
        <w:t>针对现有系统缺少专用古树名木检索工具的问题，本文采用Vue和SpringBoot前后端分离架构，设计并实现基于B/S架构的古树名木多模态展示与检索系统。系统</w:t>
      </w:r>
      <w:r>
        <w:rPr>
          <w:rStyle w:val="58"/>
          <w:rFonts w:hint="eastAsia" w:ascii="Times New Roman" w:hAnsi="Times New Roman" w:cs="Times New Roman"/>
          <w:kern w:val="2"/>
          <w:lang w:val="en-US" w:eastAsia="zh-CN" w:bidi="ar-SA"/>
        </w:rPr>
        <w:t>支持数据上传、科属种级联查询、属性筛选及多模态哈希检索等功能。系统</w:t>
      </w:r>
      <w:r>
        <w:rPr>
          <w:rStyle w:val="58"/>
          <w:rFonts w:hint="eastAsia" w:ascii="Times New Roman" w:hAnsi="Times New Roman" w:eastAsia="宋体" w:cs="Times New Roman"/>
          <w:kern w:val="2"/>
          <w:lang w:val="en-US" w:eastAsia="zh-CN" w:bidi="ar-SA"/>
        </w:rPr>
        <w:t>已完成开发和测试，可为古树名木检索管理提供有力支持</w:t>
      </w:r>
      <w:r>
        <w:rPr>
          <w:rFonts w:hint="eastAsia"/>
          <w:sz w:val="24"/>
          <w:lang w:val="en-US" w:eastAsia="zh-CN"/>
        </w:rPr>
        <w:t>。</w:t>
      </w:r>
    </w:p>
    <w:p w14:paraId="67DD8A05">
      <w:pPr>
        <w:spacing w:line="360" w:lineRule="auto"/>
        <w:ind w:left="0" w:leftChars="0" w:firstLine="0" w:firstLineChars="0"/>
        <w:rPr>
          <w:rFonts w:hint="default" w:eastAsia="宋体"/>
          <w:lang w:val="en-US" w:eastAsia="zh-CN"/>
        </w:rPr>
        <w:sectPr>
          <w:headerReference r:id="rId9" w:type="default"/>
          <w:footerReference r:id="rId10"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w:t>
      </w:r>
      <w:r>
        <w:rPr>
          <w:rFonts w:hint="eastAsia"/>
          <w:lang w:val="en-US" w:eastAsia="zh-CN"/>
        </w:rPr>
        <w:t>多模态融合</w:t>
      </w:r>
    </w:p>
    <w:p w14:paraId="775C049D">
      <w:pPr>
        <w:spacing w:before="193" w:beforeLines="50" w:after="387" w:afterLines="100" w:line="240" w:lineRule="auto"/>
        <w:jc w:val="center"/>
        <w:outlineLvl w:val="0"/>
        <w:rPr>
          <w:rFonts w:hint="eastAsia"/>
          <w:b/>
          <w:bCs/>
          <w:sz w:val="30"/>
          <w:szCs w:val="30"/>
        </w:rPr>
      </w:pPr>
      <w:bookmarkStart w:id="13" w:name="_Toc18322"/>
      <w:bookmarkStart w:id="14" w:name="_Toc3585"/>
      <w:bookmarkStart w:id="15" w:name="_Toc23928"/>
      <w:bookmarkStart w:id="16" w:name="_Toc26449"/>
      <w:bookmarkStart w:id="17" w:name="_Toc27917"/>
      <w:bookmarkStart w:id="18" w:name="_Toc870"/>
      <w:bookmarkStart w:id="19" w:name="_Toc6356"/>
      <w:bookmarkStart w:id="20" w:name="_Toc22267"/>
      <w:bookmarkStart w:id="21" w:name="_Toc15094"/>
      <w:bookmarkStart w:id="22" w:name="_Toc9147"/>
      <w:bookmarkStart w:id="23" w:name="_Toc26034"/>
      <w:bookmarkStart w:id="24" w:name="_Toc211470756"/>
      <w:bookmarkStart w:id="25" w:name="_Toc24376"/>
      <w:bookmarkStart w:id="26" w:name="_Toc31812"/>
      <w:bookmarkStart w:id="27" w:name="_Toc25211"/>
      <w:r>
        <w:rPr>
          <w:rFonts w:hint="eastAsia"/>
          <w:b/>
          <w:bCs/>
          <w:sz w:val="30"/>
          <w:szCs w:val="30"/>
        </w:rPr>
        <w:t xml:space="preserve">Research and </w:t>
      </w:r>
      <w:r>
        <w:rPr>
          <w:rFonts w:hint="eastAsia"/>
          <w:b/>
          <w:bCs/>
          <w:sz w:val="30"/>
          <w:szCs w:val="30"/>
          <w:lang w:val="en-US" w:eastAsia="zh-CN"/>
        </w:rPr>
        <w:t>Application</w:t>
      </w:r>
      <w:r>
        <w:rPr>
          <w:rFonts w:hint="eastAsia"/>
          <w:b/>
          <w:bCs/>
          <w:sz w:val="30"/>
          <w:szCs w:val="30"/>
        </w:rPr>
        <w:t xml:space="preserve"> of Ancient and Famous</w:t>
      </w:r>
      <w:r>
        <w:rPr>
          <w:rFonts w:hint="eastAsia"/>
          <w:b/>
          <w:bCs/>
          <w:sz w:val="30"/>
          <w:szCs w:val="30"/>
          <w:lang w:val="en-US" w:eastAsia="zh-CN"/>
        </w:rPr>
        <w:t xml:space="preserve"> </w:t>
      </w:r>
      <w:r>
        <w:rPr>
          <w:rFonts w:hint="eastAsia"/>
          <w:b/>
          <w:bCs/>
          <w:sz w:val="30"/>
          <w:szCs w:val="30"/>
        </w:rPr>
        <w:t xml:space="preserve">Tree Multimodal Hashing Retrieval </w:t>
      </w:r>
      <w:r>
        <w:rPr>
          <w:rFonts w:hint="eastAsia"/>
          <w:b/>
          <w:bCs/>
          <w:sz w:val="30"/>
          <w:szCs w:val="30"/>
          <w:lang w:val="en-US" w:eastAsia="zh-CN"/>
        </w:rPr>
        <w:t>Method</w:t>
      </w:r>
      <w:r>
        <w:rPr>
          <w:rFonts w:hint="eastAsia"/>
          <w:b/>
          <w:bCs/>
          <w:sz w:val="30"/>
          <w:szCs w:val="30"/>
        </w:rPr>
        <w:t xml:space="preserve"> Based on </w:t>
      </w:r>
      <w:r>
        <w:rPr>
          <w:rFonts w:hint="eastAsia"/>
          <w:b/>
          <w:bCs/>
          <w:sz w:val="30"/>
          <w:szCs w:val="30"/>
          <w:lang w:val="en-US" w:eastAsia="zh-CN"/>
        </w:rPr>
        <w:t xml:space="preserve">Fused </w:t>
      </w:r>
      <w:r>
        <w:rPr>
          <w:rFonts w:hint="eastAsia"/>
          <w:b/>
          <w:bCs/>
          <w:sz w:val="30"/>
          <w:szCs w:val="30"/>
        </w:rPr>
        <w:t xml:space="preserve">Image and </w:t>
      </w:r>
      <w:bookmarkEnd w:id="13"/>
      <w:r>
        <w:rPr>
          <w:rFonts w:hint="eastAsia"/>
          <w:b/>
          <w:bCs/>
          <w:sz w:val="30"/>
          <w:szCs w:val="30"/>
        </w:rPr>
        <w:t>Location Metadata</w:t>
      </w:r>
      <w:bookmarkEnd w:id="14"/>
    </w:p>
    <w:p w14:paraId="7400E279">
      <w:pPr>
        <w:spacing w:before="193" w:beforeLines="50" w:after="387" w:afterLines="100" w:line="240" w:lineRule="auto"/>
        <w:ind w:left="0" w:leftChars="0" w:firstLine="0" w:firstLineChars="0"/>
        <w:jc w:val="center"/>
        <w:outlineLvl w:val="0"/>
        <w:rPr>
          <w:b/>
          <w:bCs/>
          <w:sz w:val="30"/>
          <w:szCs w:val="30"/>
        </w:rPr>
      </w:pPr>
      <w:bookmarkStart w:id="28" w:name="_Toc6124"/>
      <w:bookmarkStart w:id="29" w:name="_Toc24728"/>
      <w:r>
        <w:rPr>
          <w:b/>
          <w:bCs/>
          <w:sz w:val="30"/>
          <w:szCs w:val="30"/>
        </w:rPr>
        <w:t>A</w:t>
      </w:r>
      <w:r>
        <w:rPr>
          <w:rFonts w:hint="eastAsia"/>
          <w:b/>
          <w:bCs/>
          <w:sz w:val="30"/>
          <w:szCs w:val="30"/>
        </w:rPr>
        <w:t>bs</w:t>
      </w:r>
      <w:r>
        <w:rPr>
          <w:b/>
          <w:bCs/>
          <w:sz w:val="30"/>
          <w:szCs w:val="30"/>
        </w:rPr>
        <w:t>tract</w:t>
      </w:r>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1F25F366">
      <w:pPr>
        <w:keepNext w:val="0"/>
        <w:keepLines/>
        <w:pageBreakBefore w:val="0"/>
        <w:widowControl w:val="0"/>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 xml:space="preserve">Ancient and famous trees possess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This dissertation presents </w:t>
      </w:r>
      <w:r>
        <w:rPr>
          <w:rFonts w:hint="eastAsia"/>
          <w:sz w:val="21"/>
          <w:szCs w:val="21"/>
          <w:lang w:eastAsia="zh-CN"/>
        </w:rPr>
        <w:t>DHLM</w:t>
      </w:r>
      <w:r>
        <w:rPr>
          <w:rFonts w:hint="eastAsia"/>
          <w:sz w:val="21"/>
          <w:szCs w:val="21"/>
        </w:rPr>
        <w:t xml:space="preserve"> (Deep Hashing Learning Multi-modal Network), a deep hashing-based multimodal retrieval model that fuses image and location metadata to enable multimodal retrieval capabilities including image-to-image, image-to-location and location-to-image search. The main contributions are as follows:</w:t>
      </w:r>
    </w:p>
    <w:p w14:paraId="6DD1A921">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ins w:id="37" w:author="小宋" w:date="2026-07-07T00:47:34Z">
        <w:r>
          <w:rPr>
            <w:rFonts w:hint="eastAsia"/>
            <w:sz w:val="21"/>
            <w:szCs w:val="21"/>
          </w:rPr>
          <w:t>This dissertation proposes the DHLM model to tackle class imbalance, quantization loss and multimodal semantic gap in ancient tree retrieval. A joint loss combining Triplet Loss, Contrastive Loss and Quantization Loss is adopted together with hard negative mining. The hash layer maps continuous features into compact 128-bit binary codes, and a multimodal fusion module based on feature concatenation integrates image and location metadata into a unified semantic space.</w:t>
        </w:r>
      </w:ins>
      <w:del w:id="38" w:author="小宋" w:date="2026-07-07T00:47:34Z">
        <w:r>
          <w:rPr>
            <w:rFonts w:hint="eastAsia"/>
            <w:sz w:val="21"/>
            <w:szCs w:val="21"/>
          </w:rPr>
          <w:delText>This dissertation proposes the DHLM model to tackle class imbalance and complex background interference in ancient tree retrieval.A joint loss combining Triplet Loss, Contrastive Loss and Quantization Loss is adopted together with hard negative mining. The hash layer maps continuous features into compact 128-bit binary codes, and a multimodal fusion module based on feature concatenation integrates image and location metadata into a unified semantic space</w:delText>
        </w:r>
      </w:del>
      <w:r>
        <w:rPr>
          <w:rFonts w:hint="eastAsia"/>
          <w:sz w:val="21"/>
          <w:szCs w:val="21"/>
        </w:rPr>
        <w:t>.</w:t>
      </w:r>
    </w:p>
    <w:p w14:paraId="62EEFE2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 multi-level experimental framework is built for validation. On the iNaturalist 2018 dataset, DHLM-Image is benchmarked against HashNet, DCH, and MDSH under identical settings, and ablation studies are carried out to quantify the contribution of each core module, with mAP, Recall@K, and Precision@K as evaluation metrics</w:t>
      </w:r>
      <w:r>
        <w:rPr>
          <w:rFonts w:hint="eastAsia"/>
          <w:sz w:val="21"/>
          <w:szCs w:val="21"/>
          <w:lang w:val="en-US" w:eastAsia="zh-CN"/>
        </w:rPr>
        <w:t xml:space="preserve">. </w:t>
      </w:r>
      <w:r>
        <w:rPr>
          <w:rFonts w:hint="eastAsia"/>
          <w:sz w:val="21"/>
          <w:szCs w:val="21"/>
        </w:rPr>
        <w:t>Fine-tuning along with system demonstration validation are performed on our self-built BFATH dataset. Results show that DHLM-Image surpasses MDSH by 2.8 percentage points, and the full DHLM achieves an mAP of 0.741 by incorporating location metadata.</w:t>
      </w:r>
    </w:p>
    <w:p w14:paraId="21864520">
      <w:pPr>
        <w:numPr>
          <w:ilvl w:val="0"/>
          <w:numId w:val="2"/>
        </w:numPr>
        <w:spacing w:line="360" w:lineRule="auto"/>
        <w:ind w:left="0" w:leftChars="0" w:firstLine="420" w:firstLineChars="0"/>
        <w:rPr>
          <w:sz w:val="21"/>
          <w:szCs w:val="21"/>
        </w:rPr>
      </w:pPr>
      <w:r>
        <w:rPr>
          <w:rFonts w:hint="eastAsia"/>
          <w:sz w:val="21"/>
          <w:szCs w:val="21"/>
        </w:rPr>
        <w:t xml:space="preserve">To fill the gap in dedicated ancient tree retrieval tools, a B/S-architecture retrieval system is designed and implemented, adopting Vue and SpringBoot decoupled front-end/back-end architecture and integrating the DHLM model. </w:t>
      </w:r>
      <w:r>
        <w:rPr>
          <w:rFonts w:hint="eastAsia"/>
          <w:sz w:val="21"/>
          <w:szCs w:val="21"/>
          <w:lang w:val="en-US" w:eastAsia="zh-CN"/>
        </w:rPr>
        <w:t>T</w:t>
      </w:r>
      <w:r>
        <w:rPr>
          <w:rFonts w:hint="eastAsia"/>
          <w:sz w:val="21"/>
          <w:szCs w:val="21"/>
        </w:rPr>
        <w:t>he system supports data upload, taxonomy-based hierarchical query, attribute filtering and multimodal hashing retrieval. Development and testing have been completed, providing intelligent retrieval support for ancient tree conservation and management.</w:t>
      </w:r>
    </w:p>
    <w:p w14:paraId="72324029">
      <w:pPr>
        <w:spacing w:line="360" w:lineRule="auto"/>
        <w:ind w:left="0" w:leftChars="0" w:firstLine="0" w:firstLineChars="0"/>
        <w:jc w:val="left"/>
        <w:rPr>
          <w:sz w:val="21"/>
        </w:rPr>
        <w:sectPr>
          <w:headerReference r:id="rId11" w:type="default"/>
          <w:headerReference r:id="rId12"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Multimodal Fusion</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04B22D62">
          <w:pPr>
            <w:keepNext w:val="0"/>
            <w:keepLines w:val="0"/>
            <w:pageBreakBefore w:val="0"/>
            <w:widowControl w:val="0"/>
            <w:kinsoku/>
            <w:wordWrap/>
            <w:overflowPunct/>
            <w:topLinePunct w:val="0"/>
            <w:autoSpaceDE/>
            <w:autoSpaceDN/>
            <w:bidi w:val="0"/>
            <w:adjustRightInd/>
            <w:snapToGrid/>
            <w:spacing w:before="195" w:beforeLines="50" w:after="195" w:afterLines="50"/>
            <w:ind w:left="0" w:leftChars="0" w:firstLine="0" w:firstLineChars="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5FEA33A2">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_Toc19696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_Toc19696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14C91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9E1B9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_Toc4923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_Toc4923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25CEB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_Toc19136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_Toc19136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A65563">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_Toc11573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ascii="Times New Roman" w:hAnsi="Times New Roman" w:eastAsia="宋体" w:cs="Times New Roman"/>
              <w:sz w:val="21"/>
              <w:szCs w:val="21"/>
              <w:lang w:val="en-US" w:eastAsia="zh-CN"/>
            </w:rPr>
            <w:t xml:space="preserve"> 多模态融合与地理位置元数据检索研究现状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_Toc11573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4F6F31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_Toc26104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_Toc26104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F78FDE">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_Toc27067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_Toc27067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F11FE3">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_Toc10490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_Toc10490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57218BC">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C2CE2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_Toc13027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_Toc13027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905AE3">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_Toc23295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_Toc23295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085A41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_Toc9822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_Toc9822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72013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_Toc22043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_Toc22043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BEF8E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_Toc14987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2.2.2 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_Toc14987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21F864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_Toc30390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2.2.3</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_Toc30390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AB8A8A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_Toc30829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_Toc30829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BF944E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_Toc14477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_Toc14477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63BCE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_Toc12434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_Toc12434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4624B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_Toc18120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_Toc18120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56FA96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1E2DC6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_Toc9390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_Toc9390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59BECB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_Toc25544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_Toc25544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1D6878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_Toc1174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_Toc1174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4CBDB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_Toc22663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_Toc22663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BCA6A1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_Toc1941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72BCB3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_Toc20476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ascii="Times New Roman" w:hAnsi="Times New Roman" w:eastAsia="宋体" w:cs="Times New Roman"/>
              <w:sz w:val="21"/>
              <w:szCs w:val="21"/>
              <w:lang w:val="en-US" w:eastAsia="zh-CN"/>
            </w:rPr>
            <w:t xml:space="preserve"> 图像与位置特征编码层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_Toc20476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4FDA6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 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B04E0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_Toc23141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 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_Toc23141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54DA2C">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_Toc6735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 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_Toc6735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EE4E3">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 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599C02">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3D36ED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_Toc32190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iNaturalist</w:t>
          </w:r>
          <w:r>
            <w:rPr>
              <w:rFonts w:hint="eastAsia" w:ascii="Times New Roman" w:hAnsi="Times New Roman" w:eastAsia="宋体" w:cs="Times New Roman"/>
              <w:sz w:val="21"/>
              <w:szCs w:val="21"/>
              <w:lang w:val="en-US" w:eastAsia="zh-CN"/>
            </w:rPr>
            <w:t xml:space="preserve"> 2018</w:t>
          </w:r>
          <w:r>
            <w:rPr>
              <w:rFonts w:hint="eastAsia" w:ascii="Times New Roman" w:hAnsi="Times New Roman" w:eastAsia="宋体" w:cs="Times New Roman"/>
              <w:sz w:val="21"/>
              <w:szCs w:val="21"/>
            </w:rPr>
            <w:t>数据集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_Toc32190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511115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_Toc17353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2 BFATH自建数据集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_Toc17353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3A442A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_Toc599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3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96A30C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_Toc10259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4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_Toc10259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B0F97F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_Toc6238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5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_Toc6238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2EA0A8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_Toc20975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6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_Toc20975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1A0843C">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_Toc14609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_Toc14609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47C2D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_Toc28313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_Toc28313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8DA551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_Toc23022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_Toc23022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28CA4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_Toc19990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_Toc19990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53A72B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_Toc345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 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_Toc345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FC7CF6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_Toc25037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_Toc25037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1A3B35A">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_Toc5482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多模态展示与检索系统</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_Toc5482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4898EB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_Toc28823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_Toc28823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587FB5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_Toc24109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_Toc24109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393796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_Toc13448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_Toc13448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5EDA91F">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_Toc16086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_Toc16086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2C951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_Toc30653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系统架构</w:t>
          </w:r>
          <w:r>
            <w:rPr>
              <w:rFonts w:hint="eastAsia" w:ascii="Times New Roman" w:hAnsi="Times New Roman" w:eastAsia="宋体" w:cs="Times New Roman"/>
              <w:sz w:val="21"/>
              <w:szCs w:val="21"/>
              <w:lang w:val="en-US" w:eastAsia="zh-CN"/>
            </w:rPr>
            <w:t>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_Toc30653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E55FD4C">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_Toc1473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_Toc1473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D573D8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_Toc12539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_Toc12539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F64AED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_Toc28973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_Toc28973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48828EC">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_Toc26082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 xml:space="preserve">1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数据上传</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_Toc26082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3F4A32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_Toc14102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2 古树名木信息查询详细设计与实现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_Toc14102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6C28F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_Toc2036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 xml:space="preserve">3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多模态检索</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_Toc2036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6BB4A8E">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855327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_Toc27348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_Toc27348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8B13B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_Toc3534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_Toc3534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81A69D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_Toc9565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_Toc9565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F3CBD3">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_Toc23787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_Toc23787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42C6F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_Toc31870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_Toc31870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6A8CD2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_Toc18495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_Toc18495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1EFD0D3">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_Toc11781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_Toc11781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5F4766F">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both"/>
            <w:textAlignment w:val="auto"/>
          </w:pPr>
          <w:r>
            <w:rPr>
              <w:rFonts w:eastAsiaTheme="minorEastAsia"/>
            </w:rPr>
            <w:fldChar w:fldCharType="end"/>
          </w:r>
          <w:bookmarkStart w:id="240" w:name="_GoBack"/>
          <w:bookmarkEnd w:id="240"/>
        </w:p>
      </w:sdtContent>
    </w:sdt>
    <w:p w14:paraId="02A97789">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both"/>
        <w:textAlignment w:val="auto"/>
      </w:pPr>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30" w:name="_Toc13384"/>
      <w:bookmarkStart w:id="31" w:name="_Toc19696"/>
      <w:r>
        <w:rPr>
          <w:rFonts w:eastAsia="宋体"/>
        </w:rPr>
        <w:t>1</w:t>
      </w:r>
      <w:r>
        <w:rPr>
          <w:rFonts w:hint="eastAsia" w:eastAsia="宋体"/>
          <w:lang w:val="en-US" w:eastAsia="zh-CN"/>
        </w:rPr>
        <w:t xml:space="preserve"> </w:t>
      </w:r>
      <w:r>
        <w:rPr>
          <w:rFonts w:hint="eastAsia" w:ascii="黑体" w:hAnsi="黑体" w:cs="黑体"/>
        </w:rPr>
        <w:t>绪论</w:t>
      </w:r>
      <w:bookmarkEnd w:id="30"/>
      <w:bookmarkEnd w:id="31"/>
    </w:p>
    <w:p w14:paraId="4FA24D85">
      <w:pPr>
        <w:pStyle w:val="3"/>
        <w:spacing w:before="193"/>
      </w:pPr>
      <w:bookmarkStart w:id="32" w:name="_Toc5590"/>
      <w:bookmarkStart w:id="33" w:name="_Toc24984"/>
      <w:bookmarkStart w:id="34" w:name="_Toc1983"/>
      <w:r>
        <w:rPr>
          <w:rFonts w:hint="eastAsia"/>
        </w:rPr>
        <w:t>1.1</w:t>
      </w:r>
      <w:r>
        <w:rPr>
          <w:rFonts w:hint="eastAsia"/>
          <w:lang w:val="en-US" w:eastAsia="zh-CN"/>
        </w:rPr>
        <w:t xml:space="preserve"> </w:t>
      </w:r>
      <w:r>
        <w:rPr>
          <w:rFonts w:hint="eastAsia"/>
        </w:rPr>
        <w:t>研究背景</w:t>
      </w:r>
      <w:bookmarkEnd w:id="32"/>
      <w:r>
        <w:rPr>
          <w:rFonts w:hint="eastAsia"/>
        </w:rPr>
        <w:t>与意义</w:t>
      </w:r>
      <w:bookmarkEnd w:id="33"/>
      <w:bookmarkEnd w:id="34"/>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w:t>
      </w:r>
      <w:r>
        <w:rPr>
          <w:rFonts w:hint="eastAsia" w:ascii="宋体" w:hAnsi="宋体" w:cs="宋体"/>
          <w:lang w:val="en-US" w:eastAsia="zh-CN"/>
        </w:rPr>
        <w:t>地</w:t>
      </w:r>
      <w:r>
        <w:rPr>
          <w:rFonts w:ascii="宋体" w:hAnsi="宋体" w:cs="宋体"/>
        </w:rPr>
        <w:t>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w:t>
      </w:r>
      <w:r>
        <w:rPr>
          <w:rFonts w:hint="eastAsia"/>
          <w:bCs/>
          <w:lang w:val="en-US" w:eastAsia="zh-CN"/>
        </w:rPr>
        <w:t>统一</w:t>
      </w:r>
      <w:r>
        <w:rPr>
          <w:rFonts w:hint="eastAsia"/>
          <w:bCs/>
        </w:rPr>
        <w:t>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w:t>
      </w:r>
      <w:r>
        <w:rPr>
          <w:rFonts w:hint="eastAsia"/>
          <w:lang w:val="en-US" w:eastAsia="zh-CN"/>
        </w:rPr>
        <w:t>以图搜图、</w:t>
      </w:r>
      <w:r>
        <w:rPr>
          <w:rFonts w:hint="eastAsia"/>
        </w:rPr>
        <w:t>以</w:t>
      </w:r>
      <w:r>
        <w:rPr>
          <w:rFonts w:hint="eastAsia"/>
          <w:lang w:val="en-US" w:eastAsia="zh-CN"/>
        </w:rPr>
        <w:t>图</w:t>
      </w:r>
      <w:r>
        <w:rPr>
          <w:rFonts w:hint="eastAsia"/>
        </w:rPr>
        <w:t>搜</w:t>
      </w:r>
      <w:r>
        <w:rPr>
          <w:rFonts w:hint="eastAsia"/>
          <w:lang w:val="en-US" w:eastAsia="zh-CN"/>
        </w:rPr>
        <w:t>位置和</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w:t>
      </w:r>
      <w:r>
        <w:rPr>
          <w:rFonts w:hint="eastAsia"/>
          <w:lang w:val="en-US" w:eastAsia="zh-CN"/>
        </w:rPr>
        <w:t>多模态</w:t>
      </w:r>
      <w:r>
        <w:rPr>
          <w:rFonts w:hint="eastAsia"/>
        </w:rPr>
        <w:t>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5" w:name="_Toc13329"/>
      <w:bookmarkStart w:id="36" w:name="_Toc6014"/>
      <w:bookmarkStart w:id="37" w:name="_Toc4923"/>
      <w:r>
        <w:rPr>
          <w:rFonts w:hint="eastAsia"/>
        </w:rPr>
        <w:t>1.2</w:t>
      </w:r>
      <w:r>
        <w:rPr>
          <w:rFonts w:hint="eastAsia"/>
          <w:lang w:val="en-US" w:eastAsia="zh-CN"/>
        </w:rPr>
        <w:t xml:space="preserve"> </w:t>
      </w:r>
      <w:r>
        <w:rPr>
          <w:rFonts w:hint="eastAsia"/>
        </w:rPr>
        <w:t>国内外研究现状</w:t>
      </w:r>
      <w:bookmarkEnd w:id="35"/>
      <w:bookmarkEnd w:id="36"/>
      <w:bookmarkEnd w:id="37"/>
    </w:p>
    <w:p w14:paraId="77306C52">
      <w:pPr>
        <w:pStyle w:val="4"/>
      </w:pPr>
      <w:bookmarkStart w:id="38" w:name="_Toc17178"/>
      <w:bookmarkStart w:id="39" w:name="_Toc19136"/>
      <w:bookmarkStart w:id="40"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38"/>
      <w:bookmarkEnd w:id="39"/>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领域有着密切联系，二者都依赖于有效的图像特征表示。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41" w:name="_Toc406"/>
      <w:bookmarkStart w:id="42" w:name="_Toc11573"/>
      <w:r>
        <w:rPr>
          <w:rFonts w:hint="eastAsia"/>
        </w:rPr>
        <w:t>1.2.2</w:t>
      </w:r>
      <w:bookmarkEnd w:id="41"/>
      <w:r>
        <w:rPr>
          <w:rFonts w:hint="eastAsia"/>
          <w:lang w:val="en-US" w:eastAsia="zh-CN"/>
        </w:rPr>
        <w:t xml:space="preserve"> 多模态融合与地理位置元数据检索研究现状</w:t>
      </w:r>
      <w:bookmarkEnd w:id="42"/>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w:t>
      </w:r>
      <w:r>
        <w:rPr>
          <w:rFonts w:hint="eastAsia"/>
          <w:lang w:eastAsia="zh-CN"/>
        </w:rPr>
        <w:t>图像特征</w:t>
      </w:r>
      <w:r>
        <w:rPr>
          <w:rFonts w:hint="eastAsia"/>
        </w:rPr>
        <w:t>形成互补</w:t>
      </w:r>
      <w:r>
        <w:t>。</w:t>
      </w:r>
      <w:r>
        <w:rPr>
          <w:rFonts w:hint="eastAsia"/>
        </w:rPr>
        <w:t>早期研究主要关注基于地理位置的图像检索（Geo-localization），通过匹配</w:t>
      </w:r>
      <w:r>
        <w:rPr>
          <w:rFonts w:hint="eastAsia"/>
          <w:lang w:eastAsia="zh-CN"/>
        </w:rPr>
        <w:t>图像特征</w:t>
      </w:r>
      <w:r>
        <w:rPr>
          <w:rFonts w:hint="eastAsia"/>
        </w:rPr>
        <w:t>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w:t>
      </w:r>
      <w:r>
        <w:rPr>
          <w:rFonts w:hint="eastAsia"/>
          <w:lang w:eastAsia="zh-CN"/>
        </w:rPr>
        <w:t>位置坐标</w:t>
      </w:r>
      <w:r>
        <w:rPr>
          <w:rFonts w:hint="eastAsia"/>
        </w:rPr>
        <w:t>与</w:t>
      </w:r>
      <w:r>
        <w:rPr>
          <w:rFonts w:hint="eastAsia"/>
          <w:lang w:eastAsia="zh-CN"/>
        </w:rPr>
        <w:t>图像特征</w:t>
      </w:r>
      <w:r>
        <w:rPr>
          <w:rFonts w:hint="eastAsia"/>
        </w:rPr>
        <w:t>对齐，</w:t>
      </w:r>
      <w:r>
        <w:rPr>
          <w:rFonts w:hint="eastAsia"/>
          <w:lang w:val="en-US" w:eastAsia="zh-CN"/>
        </w:rPr>
        <w:t>为将位置作为独立模态提供了新思路</w:t>
      </w:r>
      <w:r>
        <w:rPr>
          <w:rFonts w:hint="eastAsia"/>
        </w:rPr>
        <w:t>。全球范围的位置嵌入技术使用卫星图像预训练位置编码器，实现了跨地理空间的统一表示，为地理空间广泛分布的古树名木检索提供了技术支撑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bookmarkEnd w:id="40"/>
    <w:p w14:paraId="007285A4">
      <w:pPr>
        <w:pStyle w:val="3"/>
        <w:spacing w:before="193"/>
        <w:rPr>
          <w:color w:val="FF0000"/>
        </w:rPr>
      </w:pPr>
      <w:bookmarkStart w:id="43" w:name="_Toc11943"/>
      <w:bookmarkStart w:id="44" w:name="_Toc27864"/>
      <w:bookmarkStart w:id="45" w:name="_Toc26104"/>
      <w:r>
        <w:rPr>
          <w:rFonts w:eastAsia="宋体"/>
        </w:rPr>
        <w:t>1.3</w:t>
      </w:r>
      <w:r>
        <w:rPr>
          <w:rFonts w:hint="eastAsia" w:eastAsia="宋体"/>
          <w:lang w:val="en-US" w:eastAsia="zh-CN"/>
        </w:rPr>
        <w:t xml:space="preserve"> </w:t>
      </w:r>
      <w:r>
        <w:rPr>
          <w:rFonts w:hint="eastAsia" w:ascii="黑体" w:hAnsi="黑体" w:cs="黑体"/>
        </w:rPr>
        <w:t>研究内容</w:t>
      </w:r>
      <w:bookmarkEnd w:id="43"/>
      <w:r>
        <w:rPr>
          <w:rFonts w:hint="eastAsia" w:ascii="黑体" w:hAnsi="黑体" w:cs="黑体"/>
        </w:rPr>
        <w:t>及技术路线</w:t>
      </w:r>
      <w:bookmarkEnd w:id="44"/>
      <w:bookmarkEnd w:id="45"/>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图像与地理位置元数据的多模态哈希展示与检索系统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sz w:val="24"/>
          <w:lang w:val="en-US" w:eastAsia="zh-CN"/>
        </w:rPr>
        <w:t>DHLM</w:t>
      </w:r>
      <w:r>
        <w:rPr>
          <w:rFonts w:hint="eastAsia"/>
        </w:rPr>
        <w:t>（</w:t>
      </w:r>
      <w:r>
        <w:rPr>
          <w:rFonts w:hint="default"/>
          <w:sz w:val="24"/>
        </w:rPr>
        <w:t>Deep Hashing Learning Multi-modal Network</w:t>
      </w:r>
      <w:r>
        <w:rPr>
          <w:rFonts w:hint="eastAsia"/>
        </w:rPr>
        <w:t>），</w:t>
      </w:r>
      <w:r>
        <w:rPr>
          <w:rFonts w:hint="eastAsia"/>
          <w:sz w:val="24"/>
          <w:lang w:val="en-US" w:eastAsia="zh-CN"/>
        </w:rPr>
        <w:t>通过</w:t>
      </w:r>
      <w:r>
        <w:rPr>
          <w:rFonts w:hint="default"/>
          <w:sz w:val="24"/>
        </w:rPr>
        <w:t>将多模态融合技术融入深度哈希检索框架，实现</w:t>
      </w:r>
      <w:r>
        <w:rPr>
          <w:rFonts w:hint="eastAsia"/>
          <w:sz w:val="24"/>
          <w:lang w:val="en-US" w:eastAsia="zh-CN"/>
        </w:rPr>
        <w:t>以图搜图、</w:t>
      </w:r>
      <w:r>
        <w:rPr>
          <w:rFonts w:hint="default"/>
          <w:sz w:val="24"/>
        </w:rPr>
        <w:t>以图搜位置</w:t>
      </w:r>
      <w:r>
        <w:rPr>
          <w:rFonts w:hint="eastAsia"/>
          <w:sz w:val="24"/>
          <w:lang w:val="en-US" w:eastAsia="zh-CN"/>
        </w:rPr>
        <w:t>和</w:t>
      </w:r>
      <w:r>
        <w:rPr>
          <w:rFonts w:hint="default"/>
          <w:sz w:val="24"/>
        </w:rPr>
        <w:t>以位置搜图的</w:t>
      </w:r>
      <w:r>
        <w:rPr>
          <w:rFonts w:hint="eastAsia"/>
          <w:sz w:val="24"/>
          <w:lang w:val="en-US" w:eastAsia="zh-CN"/>
        </w:rPr>
        <w:t>多模态</w:t>
      </w:r>
      <w:r>
        <w:rPr>
          <w:rFonts w:hint="default"/>
          <w:sz w:val="24"/>
        </w:rPr>
        <w:t>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模型，由</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采用特征拼接构建统一语义空间，并通过多路融合策略验证确定拼接方案为最优</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在哈希层，构建FC-Tanh-Sign和量化损失模块，通过引入Triplet Loss和Contrastive Loss</w:t>
      </w:r>
      <w:r>
        <w:rPr>
          <w:rFonts w:hint="eastAsia" w:cs="Times New Roman"/>
          <w:kern w:val="2"/>
          <w:sz w:val="24"/>
          <w:szCs w:val="24"/>
          <w:lang w:val="en-US" w:eastAsia="zh-CN" w:bidi="ar-SA"/>
        </w:rPr>
        <w:t>等</w:t>
      </w:r>
      <w:r>
        <w:rPr>
          <w:rFonts w:hint="eastAsia" w:ascii="Times New Roman" w:hAnsi="Times New Roman" w:eastAsia="宋体" w:cs="Times New Roman"/>
          <w:kern w:val="2"/>
          <w:sz w:val="24"/>
          <w:szCs w:val="24"/>
          <w:lang w:val="en-US" w:eastAsia="zh-CN" w:bidi="ar-SA"/>
        </w:rPr>
        <w:t>进行度量学习优化，提升网络对古树名木的多模态对齐能力。</w:t>
      </w:r>
    </w:p>
    <w:p w14:paraId="5DB8411E">
      <w:pPr>
        <w:ind w:firstLine="420"/>
      </w:pPr>
      <w:r>
        <w:rPr>
          <w:rFonts w:hint="eastAsia"/>
        </w:rPr>
        <w:t>（2）验证</w:t>
      </w:r>
      <w:r>
        <w:rPr>
          <w:rFonts w:hint="eastAsia" w:cs="Times New Roman"/>
          <w:kern w:val="2"/>
          <w:sz w:val="24"/>
          <w:szCs w:val="24"/>
          <w:lang w:val="en-US" w:eastAsia="zh-CN" w:bidi="ar-SA"/>
        </w:rPr>
        <w:t>DHLM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模型性能得到客观的综合评估，文章采用</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通用数据集预训练+领域数据集验证</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基线对比实验与消融实验，利用其丰富的样本量和规范的标注体系，检验DHLM在通用植物检索场景中的基础能力和跨类别泛化性能，并分析多模态融合机制及联合损失函数等各模块的独立贡献；其次，在自建BFATH古树名木数据集上进行领域微调与系统演示验证，验证模型在真实古树名木场景中的迁移有效性。实验结果表明，基于深度哈希学习的多模态检索模型在通用植物检索和古树名木检索任务中均优于基于单模态数据的检索效果。</w:t>
      </w:r>
    </w:p>
    <w:p w14:paraId="22F9E522">
      <w:pPr>
        <w:ind w:firstLine="420"/>
      </w:pPr>
      <w:r>
        <w:rPr>
          <w:rFonts w:hint="eastAsia"/>
        </w:rPr>
        <w:t>（3）</w:t>
      </w:r>
      <w:r>
        <w:rPr>
          <w:rFonts w:hint="eastAsia"/>
          <w:lang w:eastAsia="zh-CN"/>
        </w:rPr>
        <w:t>古树名木多模态展示与检索</w:t>
      </w:r>
      <w:r>
        <w:rPr>
          <w:rFonts w:hint="eastAsia"/>
        </w:rPr>
        <w:t>系统的设计与实现</w:t>
      </w:r>
    </w:p>
    <w:p w14:paraId="0651F8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rPr>
        <w:t>为满足古树名木在实际管理中的检索应用需求，本文针对古树名木保护与管理的实际需求构建了</w:t>
      </w:r>
      <w:r>
        <w:rPr>
          <w:rFonts w:hint="eastAsia"/>
          <w:lang w:eastAsia="zh-CN"/>
        </w:rPr>
        <w:t>古树名木多模态展示与检索</w:t>
      </w:r>
      <w:r>
        <w:rPr>
          <w:rFonts w:hint="eastAsia"/>
        </w:rPr>
        <w:t>系统，前端使用Vue开发用户界面，后端采用SpringBoot做数据处理与服务管理，实现古树名木</w:t>
      </w:r>
      <w:r>
        <w:rPr>
          <w:rFonts w:hint="eastAsia"/>
          <w:lang w:val="en-US" w:eastAsia="zh-CN"/>
        </w:rPr>
        <w:t>数据上传</w:t>
      </w:r>
      <w:r>
        <w:rPr>
          <w:rFonts w:hint="eastAsia"/>
        </w:rPr>
        <w:t>、</w:t>
      </w:r>
      <w:r>
        <w:rPr>
          <w:rFonts w:hint="eastAsia"/>
          <w:lang w:val="en-US" w:eastAsia="zh-CN"/>
        </w:rPr>
        <w:t>古树名木信息查询</w:t>
      </w:r>
      <w:r>
        <w:rPr>
          <w:rFonts w:hint="eastAsia"/>
        </w:rPr>
        <w:t>与用户管理</w:t>
      </w:r>
      <w:r>
        <w:rPr>
          <w:rFonts w:hint="eastAsia"/>
          <w:lang w:eastAsia="zh-CN"/>
        </w:rPr>
        <w:t>、</w:t>
      </w:r>
      <w:r>
        <w:rPr>
          <w:rFonts w:hint="eastAsia"/>
          <w:lang w:val="en-US" w:eastAsia="zh-CN"/>
        </w:rPr>
        <w:t>古树名木多模态检索与用户管理等功能</w:t>
      </w:r>
      <w:r>
        <w:rPr>
          <w:rFonts w:hint="eastAsia"/>
        </w:rPr>
        <w:t>，通过集成</w:t>
      </w:r>
      <w:r>
        <w:rPr>
          <w:rFonts w:hint="eastAsia" w:cs="Times New Roman"/>
          <w:kern w:val="2"/>
          <w:sz w:val="24"/>
          <w:szCs w:val="24"/>
          <w:lang w:val="en-US" w:eastAsia="zh-CN" w:bidi="ar-SA"/>
        </w:rPr>
        <w:t>DHLM模型</w:t>
      </w:r>
      <w:r>
        <w:rPr>
          <w:rFonts w:hint="eastAsia"/>
          <w:lang w:val="en-US" w:eastAsia="zh-CN"/>
        </w:rPr>
        <w:t>检索多模态检索能力。</w:t>
      </w:r>
      <w:r>
        <w:rPr>
          <w:rFonts w:hint="eastAsia"/>
          <w:lang w:val="en-US" w:eastAsia="zh-CN"/>
        </w:rPr>
        <w:tab/>
      </w:r>
    </w:p>
    <w:p w14:paraId="524A43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提供可行</w:t>
      </w:r>
      <w:r>
        <w:rPr>
          <w:rFonts w:hint="eastAsia"/>
        </w:rPr>
        <w:t>方案</w:t>
      </w:r>
      <w:r>
        <w:t>与技术</w:t>
      </w:r>
      <w:r>
        <w:rPr>
          <w:rFonts w:hint="eastAsia"/>
        </w:rPr>
        <w:t>保障。</w:t>
      </w:r>
    </w:p>
    <w:p w14:paraId="3D01F2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color w:val="000000"/>
          <w:kern w:val="0"/>
          <w:sz w:val="21"/>
          <w:szCs w:val="21"/>
          <w:lang w:eastAsia="zh-CN" w:bidi="ar"/>
        </w:rPr>
      </w:pPr>
      <w:r>
        <w:rPr>
          <w:rFonts w:hint="eastAsia"/>
        </w:rPr>
        <w:t>本文技术路线如</w:t>
      </w:r>
      <w:r>
        <w:rPr>
          <w:rFonts w:hint="eastAsia"/>
          <w:lang w:val="en-US" w:eastAsia="zh-CN"/>
        </w:rPr>
        <w:t>下</w:t>
      </w:r>
      <w:r>
        <w:rPr>
          <w:rFonts w:hint="eastAsia"/>
        </w:rPr>
        <w:t>图1.1所示</w:t>
      </w:r>
      <w:r>
        <w:rPr>
          <w:rFonts w:hint="eastAsia"/>
          <w:lang w:eastAsia="zh-CN"/>
        </w:rPr>
        <w:t>：</w:t>
      </w:r>
    </w:p>
    <w:p w14:paraId="39C180A8">
      <w:pPr>
        <w:rPr>
          <w:rFonts w:hint="eastAsia" w:eastAsia="宋体"/>
          <w:lang w:eastAsia="zh-CN"/>
        </w:rPr>
      </w:pP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5300" cy="2851150"/>
            <wp:effectExtent l="0" t="0" r="0" b="6350"/>
            <wp:docPr id="7" name="图片 7" descr="第一章-1.1 技术路线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第一章-1.1 技术路线图-2"/>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5575300" cy="285115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0A8719DB">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w:t>
      </w:r>
      <w:bookmarkStart w:id="46" w:name="_Toc24157"/>
      <w:r>
        <w:rPr>
          <w:rFonts w:hint="eastAsia"/>
          <w:color w:val="000000"/>
          <w:kern w:val="0"/>
          <w:sz w:val="21"/>
          <w:szCs w:val="21"/>
          <w:lang w:bidi="ar"/>
        </w:rPr>
        <w:t>Technical Route Diagram</w:t>
      </w:r>
    </w:p>
    <w:p w14:paraId="23C32137">
      <w:pPr>
        <w:widowControl/>
        <w:jc w:val="both"/>
        <w:rPr>
          <w:color w:val="000000"/>
          <w:kern w:val="0"/>
          <w:sz w:val="21"/>
          <w:szCs w:val="21"/>
          <w:lang w:bidi="ar"/>
        </w:rPr>
      </w:pPr>
    </w:p>
    <w:p w14:paraId="3FFA9EA9">
      <w:pPr>
        <w:pStyle w:val="3"/>
        <w:spacing w:before="193"/>
        <w:rPr>
          <w:color w:val="FF0000"/>
        </w:rPr>
      </w:pPr>
      <w:bookmarkStart w:id="47" w:name="_Toc30488"/>
      <w:bookmarkStart w:id="48" w:name="_Toc27067"/>
      <w:r>
        <w:rPr>
          <w:rFonts w:eastAsia="宋体"/>
        </w:rPr>
        <w:t>1.4</w:t>
      </w:r>
      <w:r>
        <w:rPr>
          <w:rFonts w:hint="eastAsia" w:eastAsia="宋体"/>
          <w:lang w:val="en-US" w:eastAsia="zh-CN"/>
        </w:rPr>
        <w:t xml:space="preserve"> </w:t>
      </w:r>
      <w:r>
        <w:rPr>
          <w:rFonts w:hint="eastAsia" w:ascii="黑体" w:hAnsi="黑体" w:cs="黑体"/>
        </w:rPr>
        <w:t>论文组织架构</w:t>
      </w:r>
      <w:bookmarkEnd w:id="46"/>
      <w:bookmarkEnd w:id="47"/>
      <w:bookmarkEnd w:id="48"/>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1</w:t>
      </w:r>
      <w:r>
        <w:rPr>
          <w:rFonts w:hint="eastAsia"/>
        </w:rPr>
        <w:t>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2</w:t>
      </w:r>
      <w:r>
        <w:rPr>
          <w:rFonts w:hint="eastAsia"/>
        </w:rPr>
        <w:t>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w:t>
      </w:r>
      <w:r>
        <w:rPr>
          <w:rFonts w:hint="eastAsia"/>
          <w:lang w:val="en-US" w:eastAsia="zh-CN"/>
        </w:rPr>
        <w:t>损失函数</w:t>
      </w:r>
      <w:r>
        <w:rPr>
          <w:rFonts w:hint="eastAsia"/>
        </w:rPr>
        <w:t>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3</w:t>
      </w:r>
      <w:r>
        <w:rPr>
          <w:rFonts w:hint="eastAsia"/>
        </w:rPr>
        <w:t>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DHLM</w:t>
      </w:r>
      <w:r>
        <w:rPr>
          <w:rFonts w:hint="eastAsia"/>
        </w:rPr>
        <w:t>模型，提出结合Triplet Loss/Contrastive Loss和量化损失解决多模态信息融合和哈希优化问题；通过多路融合策略验证确定特征拼接为最优融合方案。最后，通过与HashNet、DCH和MDSH三个基线模型的对比实验，融合策略对比实验、消融实验和超参数敏感性分析，验证模型在检索准确性和泛化能力上的优势。</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4</w:t>
      </w:r>
      <w:r>
        <w:rPr>
          <w:rFonts w:hint="eastAsia"/>
        </w:rPr>
        <w:t>章：古树名木多模态展示与检索系统。本章设计与实现基于B/S结构的</w:t>
      </w:r>
      <w:r>
        <w:rPr>
          <w:rFonts w:hint="eastAsia"/>
          <w:lang w:eastAsia="zh-CN"/>
        </w:rPr>
        <w:t>古树名木多模态展示与检索</w:t>
      </w:r>
      <w:r>
        <w:rPr>
          <w:rFonts w:hint="eastAsia"/>
        </w:rPr>
        <w:t>系统，技术栈采用Vue及SpringBoot框架进行前后端设计，集成DHLM模型实现多模态检索。基于需求分析进行数据库设计，实现了</w:t>
      </w:r>
      <w:r>
        <w:rPr>
          <w:rFonts w:hint="eastAsia"/>
          <w:lang w:val="en-US" w:eastAsia="zh-CN"/>
        </w:rPr>
        <w:t>古树名木数据上传</w:t>
      </w:r>
      <w:r>
        <w:rPr>
          <w:rFonts w:hint="eastAsia"/>
        </w:rPr>
        <w:t>、</w:t>
      </w:r>
      <w:r>
        <w:rPr>
          <w:rFonts w:hint="eastAsia"/>
          <w:lang w:val="en-US" w:eastAsia="zh-CN"/>
        </w:rPr>
        <w:t>古树名木信息查询</w:t>
      </w:r>
      <w:r>
        <w:rPr>
          <w:rFonts w:hint="eastAsia"/>
        </w:rPr>
        <w:t>、古树名木</w:t>
      </w:r>
      <w:r>
        <w:rPr>
          <w:rFonts w:hint="eastAsia"/>
          <w:lang w:val="en-US" w:eastAsia="zh-CN"/>
        </w:rPr>
        <w:t>多模态检索</w:t>
      </w:r>
      <w:r>
        <w:rPr>
          <w:rFonts w:hint="eastAsia"/>
        </w:rPr>
        <w:t>和</w:t>
      </w:r>
      <w:r>
        <w:rPr>
          <w:rFonts w:hint="eastAsia"/>
          <w:lang w:val="en-US" w:eastAsia="zh-CN"/>
        </w:rPr>
        <w:t>用户管理</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5</w:t>
      </w:r>
      <w:r>
        <w:rPr>
          <w:rFonts w:hint="eastAsia"/>
        </w:rPr>
        <w:t>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5" w:type="default"/>
          <w:footerReference r:id="rId17" w:type="default"/>
          <w:headerReference r:id="rId16" w:type="even"/>
          <w:footerReference r:id="rId18"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9" w:name="_Toc2785"/>
      <w:bookmarkStart w:id="50" w:name="_Toc3913"/>
      <w:bookmarkStart w:id="51" w:name="_Toc10490"/>
      <w:r>
        <w:t>2</w:t>
      </w:r>
      <w:bookmarkEnd w:id="49"/>
      <w:bookmarkEnd w:id="50"/>
      <w:r>
        <w:rPr>
          <w:rFonts w:hint="eastAsia"/>
          <w:lang w:val="en-US" w:eastAsia="zh-CN"/>
        </w:rPr>
        <w:t xml:space="preserve"> </w:t>
      </w:r>
      <w:r>
        <w:rPr>
          <w:rFonts w:hint="eastAsia"/>
        </w:rPr>
        <w:t>相关理论基础</w:t>
      </w:r>
      <w:bookmarkEnd w:id="51"/>
    </w:p>
    <w:p w14:paraId="6A4CBD6D">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52"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r>
        <w:rPr>
          <w:rFonts w:hint="eastAsia" w:ascii="宋体" w:hAnsi="宋体" w:cs="宋体"/>
        </w:rPr>
        <w:t>为规范全文表述，本节对核心术语进行界定：图像数据指原始像素矩阵及文件级输入；图像特征指经由卷积神经网络提取的高维向量表示。后文统一使用上述术语，不再混用图像信息</w:t>
      </w:r>
      <w:r>
        <w:rPr>
          <w:rFonts w:hint="eastAsia" w:ascii="宋体" w:hAnsi="宋体" w:cs="宋体"/>
          <w:lang w:val="en-US" w:eastAsia="zh-CN"/>
        </w:rPr>
        <w:t>或</w:t>
      </w:r>
      <w:r>
        <w:rPr>
          <w:rFonts w:hint="eastAsia" w:ascii="宋体" w:hAnsi="宋体" w:cs="宋体"/>
        </w:rPr>
        <w:t>视觉信息等泛化表述。</w:t>
      </w:r>
    </w:p>
    <w:p w14:paraId="15DF73F6">
      <w:pPr>
        <w:pStyle w:val="3"/>
        <w:spacing w:before="193"/>
      </w:pPr>
      <w:bookmarkStart w:id="53" w:name="_Toc31254"/>
      <w:bookmarkStart w:id="54" w:name="_Toc19864"/>
      <w:r>
        <w:t>2.1</w:t>
      </w:r>
      <w:r>
        <w:rPr>
          <w:rFonts w:hint="eastAsia"/>
          <w:lang w:val="en-US" w:eastAsia="zh-CN"/>
        </w:rPr>
        <w:t xml:space="preserve"> </w:t>
      </w:r>
      <w:r>
        <w:rPr>
          <w:rFonts w:hint="eastAsia"/>
        </w:rPr>
        <w:t>神经网络基础</w:t>
      </w:r>
      <w:bookmarkEnd w:id="52"/>
      <w:bookmarkEnd w:id="53"/>
      <w:bookmarkEnd w:id="54"/>
    </w:p>
    <w:p w14:paraId="38704F74">
      <w:pPr>
        <w:pStyle w:val="4"/>
      </w:pPr>
      <w:bookmarkStart w:id="55" w:name="_Toc11772"/>
      <w:bookmarkStart w:id="56" w:name="_Toc9784"/>
      <w:bookmarkStart w:id="57" w:name="_Toc13027"/>
      <w:r>
        <w:t>2.1.1</w:t>
      </w:r>
      <w:r>
        <w:rPr>
          <w:rFonts w:hint="eastAsia"/>
          <w:lang w:val="en-US" w:eastAsia="zh-CN"/>
        </w:rPr>
        <w:t xml:space="preserve"> </w:t>
      </w:r>
      <w:r>
        <w:rPr>
          <w:rFonts w:hint="eastAsia"/>
        </w:rPr>
        <w:t>卷积神经网络基础</w:t>
      </w:r>
      <w:bookmarkEnd w:id="55"/>
      <w:bookmarkEnd w:id="56"/>
      <w:bookmarkEnd w:id="57"/>
    </w:p>
    <w:p w14:paraId="1A3DA9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r>
        <w:rPr>
          <w:rFonts w:hint="eastAsia"/>
        </w:rPr>
        <w:t>综上所述，卷积神经网络整体结构如</w:t>
      </w:r>
      <w:r>
        <w:rPr>
          <w:rFonts w:hint="eastAsia"/>
          <w:lang w:val="en-US" w:eastAsia="zh-CN"/>
        </w:rPr>
        <w:t>下</w:t>
      </w:r>
      <w:r>
        <w:rPr>
          <w:rFonts w:hint="eastAsia"/>
        </w:rPr>
        <w:t>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8" w:name="_Toc29721"/>
      <w:bookmarkStart w:id="59" w:name="_Toc2112"/>
      <w:bookmarkStart w:id="60" w:name="_Toc23295"/>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58"/>
      <w:bookmarkEnd w:id="59"/>
      <w:bookmarkEnd w:id="60"/>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r>
        <w:rPr>
          <w:rFonts w:hint="eastAsia" w:eastAsiaTheme="minorEastAsia"/>
          <w:lang w:eastAsia="zh-CN"/>
        </w:rPr>
        <w:t>。</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61"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62" w:name="_Toc16269"/>
      <w:bookmarkStart w:id="63" w:name="_Toc9822"/>
      <w:bookmarkStart w:id="64" w:name="_Toc29649"/>
      <w:r>
        <w:t>2.2</w:t>
      </w:r>
      <w:r>
        <w:rPr>
          <w:rFonts w:hint="eastAsia"/>
          <w:lang w:val="en-US" w:eastAsia="zh-CN"/>
        </w:rPr>
        <w:t xml:space="preserve"> </w:t>
      </w:r>
      <w:r>
        <w:rPr>
          <w:rFonts w:hint="eastAsia"/>
        </w:rPr>
        <w:t>深度哈希学习技术</w:t>
      </w:r>
      <w:bookmarkEnd w:id="62"/>
      <w:bookmarkEnd w:id="63"/>
    </w:p>
    <w:p w14:paraId="554D4649">
      <w:pPr>
        <w:pStyle w:val="4"/>
      </w:pPr>
      <w:bookmarkStart w:id="65" w:name="_Toc21072"/>
      <w:bookmarkStart w:id="66" w:name="_Toc22043"/>
      <w:r>
        <w:t>2.2</w:t>
      </w:r>
      <w:r>
        <w:rPr>
          <w:rFonts w:hint="eastAsia"/>
        </w:rPr>
        <w:t>.</w:t>
      </w:r>
      <w:r>
        <w:t>1</w:t>
      </w:r>
      <w:r>
        <w:rPr>
          <w:rFonts w:hint="eastAsia"/>
          <w:lang w:val="en-US" w:eastAsia="zh-CN"/>
        </w:rPr>
        <w:t xml:space="preserve"> </w:t>
      </w:r>
      <w:r>
        <w:rPr>
          <w:rFonts w:hint="eastAsia"/>
        </w:rPr>
        <w:t>深度哈希学习概述</w:t>
      </w:r>
      <w:bookmarkEnd w:id="65"/>
      <w:bookmarkEnd w:id="66"/>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02C2134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如下图2.4所示，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bookmarkStart w:id="67" w:name="_Toc8294"/>
    </w:p>
    <w:p w14:paraId="43C5BF8D">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4022725" cy="1436370"/>
                    </a:xfrm>
                    <a:prstGeom prst="rect">
                      <a:avLst/>
                    </a:prstGeom>
                  </pic:spPr>
                </pic:pic>
              </a:graphicData>
            </a:graphic>
          </wp:inline>
        </w:drawing>
      </w:r>
    </w:p>
    <w:p w14:paraId="02A6A992">
      <w:pPr>
        <w:ind w:firstLine="420"/>
        <w:jc w:val="center"/>
        <w:rPr>
          <w:rFonts w:hint="eastAsia"/>
          <w:sz w:val="21"/>
          <w:szCs w:val="21"/>
        </w:rPr>
      </w:pPr>
    </w:p>
    <w:p w14:paraId="3456FE21">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32ABA342">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p>
    <w:p w14:paraId="6528E1A7">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p>
    <w:p w14:paraId="7013AF8C">
      <w:pPr>
        <w:pStyle w:val="4"/>
      </w:pPr>
      <w:bookmarkStart w:id="68" w:name="_Toc14987"/>
      <w:r>
        <w:t>2.2.2 Triplet Loss</w:t>
      </w:r>
      <w:bookmarkEnd w:id="67"/>
      <w:bookmarkEnd w:id="68"/>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9"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70" w:name="_Toc30390"/>
      <w:r>
        <w:t>2.2.3</w:t>
      </w:r>
      <w:r>
        <w:rPr>
          <w:rFonts w:hint="eastAsia"/>
          <w:lang w:val="en-US" w:eastAsia="zh-CN"/>
        </w:rPr>
        <w:t xml:space="preserve"> </w:t>
      </w:r>
      <w:r>
        <w:t>Contrastive Loss</w:t>
      </w:r>
      <w:bookmarkEnd w:id="69"/>
      <w:bookmarkEnd w:id="70"/>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584065" cy="1643380"/>
            <wp:effectExtent l="0" t="0" r="635"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5"/>
                    <a:stretch>
                      <a:fillRect/>
                    </a:stretch>
                  </pic:blipFill>
                  <pic:spPr>
                    <a:xfrm>
                      <a:off x="0" y="0"/>
                      <a:ext cx="4584065" cy="164338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71"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72" w:name="_Toc30829"/>
      <w:r>
        <w:t>2.2.4</w:t>
      </w:r>
      <w:r>
        <w:rPr>
          <w:rFonts w:hint="eastAsia"/>
          <w:lang w:val="en-US" w:eastAsia="zh-CN"/>
        </w:rPr>
        <w:t xml:space="preserve"> </w:t>
      </w:r>
      <w:r>
        <w:t>哈希层与量化损失</w:t>
      </w:r>
      <w:bookmarkEnd w:id="71"/>
      <w:bookmarkEnd w:id="72"/>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6"/>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3" w:name="_Toc22765"/>
      <w:bookmarkStart w:id="74" w:name="_Toc14477"/>
      <w:r>
        <w:t>2.2.5</w:t>
      </w:r>
      <w:r>
        <w:rPr>
          <w:rFonts w:hint="eastAsia"/>
          <w:lang w:val="en-US" w:eastAsia="zh-CN"/>
        </w:rPr>
        <w:t xml:space="preserve"> </w:t>
      </w:r>
      <w:r>
        <w:t>多种</w:t>
      </w:r>
      <w:r>
        <w:rPr>
          <w:rFonts w:hint="eastAsia"/>
          <w:lang w:val="en-US" w:eastAsia="zh-CN"/>
        </w:rPr>
        <w:t>特征</w:t>
      </w:r>
      <w:r>
        <w:t>网络</w:t>
      </w:r>
      <w:bookmarkEnd w:id="73"/>
      <w:bookmarkEnd w:id="74"/>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通过自注意力机制建模全局依赖关系。ViT通过多层Transformer编码器处理图像块序列，每一层包含多头自注意力MSA（Multi-Head Self-Attention）和前馈神经网络（MLP）。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209992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在实际应用中，骨干网络的选择应综合考虑数据集规模、计算资源、检索精度要求和预训练权重等因素。</w:t>
      </w:r>
    </w:p>
    <w:p w14:paraId="516DF60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sz w:val="21"/>
          <w:szCs w:val="21"/>
        </w:rPr>
      </w:pPr>
      <w:r>
        <w:rPr>
          <w:rFonts w:hint="eastAsia"/>
          <w:lang w:val="en-US" w:eastAsia="zh-CN"/>
        </w:rPr>
        <w:t>如下</w:t>
      </w:r>
      <w:r>
        <w:rPr>
          <w:rFonts w:hint="eastAsia"/>
        </w:rPr>
        <w:t>图2.8</w:t>
      </w:r>
      <w:r>
        <w:rPr>
          <w:rFonts w:hint="eastAsia"/>
          <w:lang w:val="en-US" w:eastAsia="zh-CN"/>
        </w:rPr>
        <w:t>所示，</w:t>
      </w:r>
      <w:r>
        <w:rPr>
          <w:rFonts w:hint="eastAsia"/>
        </w:rPr>
        <w:t>展示了常用骨干网络在ImageNet数据集上的性能对比。ResNet-50在准确率和计算效率之间取得了良好的平衡（Top-1准确率约76.1%，参数量约25.6M），且预训练权重成熟、社区支持完善。综合考虑与基线方法（HashNet、DCH均采用ResNet-50）的公平对比需求，本文选择ResNet-50作为默认骨干网络。ViT和EfficientNet等其他架构的对比评估留作未来工作。</w:t>
      </w:r>
    </w:p>
    <w:p w14:paraId="13C3F04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p>
    <w:p w14:paraId="3F46547F">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7"/>
                    <a:stretch>
                      <a:fillRect/>
                    </a:stretch>
                  </pic:blipFill>
                  <pic:spPr>
                    <a:xfrm>
                      <a:off x="0" y="0"/>
                      <a:ext cx="5030470" cy="2105025"/>
                    </a:xfrm>
                    <a:prstGeom prst="rect">
                      <a:avLst/>
                    </a:prstGeom>
                  </pic:spPr>
                </pic:pic>
              </a:graphicData>
            </a:graphic>
          </wp:inline>
        </w:drawing>
      </w:r>
    </w:p>
    <w:p w14:paraId="6E76920A">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52C7CE2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4DB39104">
      <w:pPr>
        <w:ind w:firstLine="420"/>
        <w:jc w:val="both"/>
        <w:rPr>
          <w:rFonts w:hint="eastAsia"/>
          <w:sz w:val="21"/>
          <w:szCs w:val="21"/>
        </w:rPr>
      </w:pPr>
    </w:p>
    <w:bookmarkEnd w:id="64"/>
    <w:p w14:paraId="64EBFC54">
      <w:pPr>
        <w:pStyle w:val="3"/>
        <w:spacing w:before="193"/>
      </w:pPr>
      <w:bookmarkStart w:id="75" w:name="_Toc27973"/>
      <w:bookmarkStart w:id="76" w:name="_Toc12434"/>
      <w:r>
        <w:t>2</w:t>
      </w:r>
      <w:r>
        <w:rPr>
          <w:rFonts w:hint="eastAsia"/>
        </w:rPr>
        <w:t>.</w:t>
      </w:r>
      <w:r>
        <w:t>3</w:t>
      </w:r>
      <w:r>
        <w:rPr>
          <w:rFonts w:hint="eastAsia"/>
          <w:lang w:val="en-US" w:eastAsia="zh-CN"/>
        </w:rPr>
        <w:t xml:space="preserve"> </w:t>
      </w:r>
      <w:r>
        <w:rPr>
          <w:rFonts w:hint="eastAsia"/>
        </w:rPr>
        <w:t>多模态</w:t>
      </w:r>
      <w:bookmarkEnd w:id="61"/>
      <w:r>
        <w:rPr>
          <w:rFonts w:hint="eastAsia"/>
        </w:rPr>
        <w:t>技术</w:t>
      </w:r>
      <w:bookmarkEnd w:id="75"/>
      <w:bookmarkEnd w:id="76"/>
    </w:p>
    <w:p w14:paraId="4C3C1109">
      <w:pPr>
        <w:pStyle w:val="4"/>
      </w:pPr>
      <w:bookmarkStart w:id="77" w:name="_Toc6642"/>
      <w:bookmarkStart w:id="78" w:name="_Toc18120"/>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77"/>
      <w:bookmarkEnd w:id="78"/>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55E0C4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7861345">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2837180" cy="1373505"/>
                    </a:xfrm>
                    <a:prstGeom prst="rect">
                      <a:avLst/>
                    </a:prstGeom>
                  </pic:spPr>
                </pic:pic>
              </a:graphicData>
            </a:graphic>
          </wp:inline>
        </w:drawing>
      </w:r>
    </w:p>
    <w:p w14:paraId="3DAF0ABC">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3D81C656">
      <w:pPr>
        <w:ind w:firstLine="420"/>
        <w:jc w:val="center"/>
        <w:rPr>
          <w:rFonts w:hint="eastAsia"/>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1"/>
          <w:szCs w:val="21"/>
        </w:rPr>
      </w:pPr>
      <w:r>
        <w:rPr>
          <w:rFonts w:hint="eastAsia" w:ascii="黑体" w:hAnsi="黑体" w:cs="黑体"/>
          <w:lang w:val="en-US" w:eastAsia="zh-CN"/>
        </w:rPr>
        <w:t>如上图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w:t>
      </w:r>
      <w:r>
        <w:rPr>
          <w:rFonts w:hint="eastAsia" w:ascii="黑体" w:hAnsi="黑体" w:cs="黑体"/>
          <w:lang w:eastAsia="zh-CN"/>
        </w:rPr>
        <w:t>。</w:t>
      </w: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_Ref1040964338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[33</w:t>
      </w:r>
      <w:r>
        <w:rPr>
          <w:rFonts w:hint="default" w:ascii="Times New Roman" w:hAnsi="Times New Roman" w:cs="Times New Roman"/>
          <w:vertAlign w:val="superscript"/>
          <w:lang w:val="en-US"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_Ref1081418787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36]</w:t>
      </w:r>
      <w:r>
        <w:rPr>
          <w:rFonts w:hint="default" w:ascii="Times New Roman" w:hAnsi="Times New Roman" w:cs="Times New Roman"/>
          <w:vertAlign w:val="superscript"/>
          <w:lang w:eastAsia="zh-CN"/>
        </w:rPr>
        <w:fldChar w:fldCharType="end"/>
      </w:r>
      <w:r>
        <w:rPr>
          <w:rFonts w:hint="eastAsia" w:ascii="黑体" w:hAnsi="黑体" w:cs="黑体"/>
        </w:rPr>
        <w:t>。通过将多种模态的优点进行有机结合，提高模型的精度与鲁棒性，为各类多模态识别问题提供更加全面的解决方法。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9" w:name="_Toc3278"/>
      <w:bookmarkStart w:id="80" w:name="_Toc9151"/>
      <w:bookmarkStart w:id="81" w:name="_Toc21251"/>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79"/>
      <w:r>
        <w:rPr>
          <w:rFonts w:hint="eastAsia" w:asciiTheme="minorEastAsia" w:hAnsiTheme="minorEastAsia" w:eastAsiaTheme="minorEastAsia" w:cstheme="minorEastAsia"/>
        </w:rPr>
        <w:t>融合技术</w:t>
      </w:r>
      <w:bookmarkEnd w:id="80"/>
      <w:bookmarkEnd w:id="81"/>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584AF340">
      <w:pPr>
        <w:ind w:firstLine="480"/>
        <w:rPr>
          <w:rFonts w:hint="eastAsia"/>
        </w:rPr>
      </w:pPr>
      <w:r>
        <w:rPr>
          <w:rFonts w:hint="eastAsia"/>
        </w:rPr>
        <w:t>如</w:t>
      </w:r>
      <w:r>
        <w:rPr>
          <w:rFonts w:hint="eastAsia"/>
          <w:lang w:val="en-US" w:eastAsia="zh-CN"/>
        </w:rPr>
        <w:t>下图</w:t>
      </w:r>
      <w:r>
        <w:rPr>
          <w:rFonts w:hint="eastAsia"/>
        </w:rPr>
        <w:t>2.</w:t>
      </w:r>
      <w:r>
        <w:rPr>
          <w:rFonts w:hint="eastAsia"/>
          <w:lang w:val="en-US" w:eastAsia="zh-CN"/>
        </w:rPr>
        <w:t>10</w:t>
      </w:r>
      <w:r>
        <w:rPr>
          <w:rFonts w:hint="eastAsia"/>
        </w:rPr>
        <w:t>所示，在对每一种模态的特征进行预处理与提取之后，再进行一系列不同的运算来进行特征层的融合。</w:t>
      </w:r>
    </w:p>
    <w:p w14:paraId="1122DEA0">
      <w:pPr>
        <w:ind w:firstLine="480"/>
        <w:rPr>
          <w:rFonts w:hint="eastAsia"/>
        </w:rPr>
      </w:pPr>
    </w:p>
    <w:p w14:paraId="1F1F236F">
      <w:pPr>
        <w:jc w:val="center"/>
      </w:pPr>
      <w:r>
        <w:drawing>
          <wp:inline distT="0" distB="0" distL="114300" distR="114300">
            <wp:extent cx="3354705" cy="1329690"/>
            <wp:effectExtent l="0" t="0" r="10795" b="381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3354705" cy="132969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numPr>
          <w:ilvl w:val="0"/>
          <w:numId w:val="3"/>
        </w:numPr>
        <w:ind w:firstLine="420"/>
      </w:pPr>
      <w:r>
        <w:t>决策层融合</w:t>
      </w:r>
    </w:p>
    <w:p w14:paraId="6139BD93">
      <w:pPr>
        <w:numPr>
          <w:ilvl w:val="0"/>
          <w:numId w:val="0"/>
        </w:numPr>
      </w:pPr>
    </w:p>
    <w:p w14:paraId="399CA58C">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3504565" cy="1385570"/>
                    </a:xfrm>
                    <a:prstGeom prst="rect">
                      <a:avLst/>
                    </a:prstGeom>
                  </pic:spPr>
                </pic:pic>
              </a:graphicData>
            </a:graphic>
          </wp:inline>
        </w:drawing>
      </w:r>
    </w:p>
    <w:p w14:paraId="52F1893B">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3C3AA03">
      <w:pPr>
        <w:pStyle w:val="21"/>
        <w:widowControl/>
        <w:shd w:val="clear" w:color="auto" w:fill="FFFFFF"/>
        <w:spacing w:beforeAutospacing="0" w:afterAutospacing="0"/>
        <w:ind w:firstLine="420"/>
        <w:jc w:val="cente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left="0" w:leftChars="0" w:firstLine="420" w:firstLineChars="0"/>
        <w:textAlignment w:val="auto"/>
        <w:rPr>
          <w:sz w:val="21"/>
          <w:szCs w:val="21"/>
        </w:rPr>
      </w:pPr>
      <w:r>
        <w:rPr>
          <w:rFonts w:hint="eastAsia"/>
          <w:kern w:val="2"/>
        </w:rPr>
        <w:t>如</w:t>
      </w:r>
      <w:r>
        <w:rPr>
          <w:rFonts w:hint="eastAsia"/>
          <w:kern w:val="2"/>
          <w:lang w:val="en-US" w:eastAsia="zh-CN"/>
        </w:rPr>
        <w:t>上</w:t>
      </w:r>
      <w:r>
        <w:rPr>
          <w:rFonts w:hint="eastAsia"/>
          <w:kern w:val="2"/>
        </w:rPr>
        <w:t>图2.</w:t>
      </w:r>
      <w:r>
        <w:rPr>
          <w:rFonts w:hint="eastAsia"/>
          <w:kern w:val="2"/>
          <w:lang w:val="en-US" w:eastAsia="zh-CN"/>
        </w:rPr>
        <w:t>11</w:t>
      </w:r>
      <w:r>
        <w:rPr>
          <w:rFonts w:hint="eastAsia"/>
          <w:kern w:val="2"/>
        </w:rPr>
        <w:t>所示</w:t>
      </w:r>
      <w:r>
        <w:rPr>
          <w:rFonts w:hint="eastAsia"/>
          <w:kern w:val="2"/>
          <w:lang w:eastAsia="zh-CN"/>
        </w:rPr>
        <w:t>，</w:t>
      </w:r>
      <w:r>
        <w:rPr>
          <w:rFonts w:hint="eastAsia"/>
          <w:kern w:val="2"/>
        </w:rPr>
        <w:t>决策层融合是一种常见的多模态融合策略。决策层的融合是通过对每一种模态的学习与决策，然后对每一种模态的决策结果进行集成。此算法先针对各模态分别选取适当的模型，分别对其进行单独的学习，得出相应的预测结果</w:t>
      </w:r>
      <w:r>
        <w:rPr>
          <w:rFonts w:hint="eastAsia"/>
          <w:kern w:val="2"/>
          <w:lang w:eastAsia="zh-CN"/>
        </w:rPr>
        <w:t>。</w:t>
      </w: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12</w:t>
      </w:r>
      <w:r>
        <w:rPr>
          <w:rFonts w:hint="eastAsia"/>
        </w:rPr>
        <w:t>中</w:t>
      </w:r>
      <w:r>
        <w:rPr>
          <w:rFonts w:hint="eastAsia"/>
          <w:lang w:val="en-US" w:eastAsia="zh-CN"/>
        </w:rPr>
        <w:t>所示，</w:t>
      </w:r>
      <w:r>
        <w:rPr>
          <w:rFonts w:hint="eastAsia"/>
        </w:rPr>
        <w:t>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w:t>
      </w:r>
      <w:r>
        <w:rPr>
          <w:rFonts w:hint="eastAsia"/>
          <w:lang w:val="en-US" w:eastAsia="zh-CN"/>
        </w:rPr>
        <w:t>融合</w:t>
      </w:r>
      <w:r>
        <w:rPr>
          <w:rFonts w:hint="eastAsia"/>
        </w:rPr>
        <w:t>与</w:t>
      </w:r>
      <w:r>
        <w:rPr>
          <w:rFonts w:hint="eastAsia"/>
          <w:lang w:val="en-US" w:eastAsia="zh-CN"/>
        </w:rPr>
        <w:t>转换</w:t>
      </w:r>
      <w:r>
        <w:rPr>
          <w:rFonts w:hint="eastAsia"/>
        </w:rPr>
        <w:t>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07F8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w:t>
      </w:r>
      <w:r>
        <w:rPr>
          <w:rFonts w:hint="eastAsia"/>
          <w:lang w:eastAsia="zh-CN"/>
        </w:rPr>
        <w:t>。</w:t>
      </w: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的关联部位，以实现对多模态信息的有效整合。此外，在多模态深度哈希学习领域，研究者探索了将各模态特征分别映射至公共哈希空间后进行融合的策略</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val="en-US" w:eastAsia="zh-CN"/>
        </w:rPr>
        <w:t>,</w:t>
      </w:r>
      <w:r>
        <w:rPr>
          <w:rFonts w:hint="eastAsia"/>
          <w:vertAlign w:val="superscript"/>
          <w:lang w:eastAsia="zh-CN"/>
        </w:rPr>
        <w:t>10]</w:t>
      </w:r>
      <w:r>
        <w:rPr>
          <w:rFonts w:hint="eastAsia"/>
          <w:vertAlign w:val="superscript"/>
          <w:lang w:eastAsia="zh-CN"/>
        </w:rPr>
        <w:fldChar w:fldCharType="end"/>
      </w:r>
      <w:r>
        <w:rPr>
          <w:rFonts w:hint="eastAsia"/>
        </w:rPr>
        <w:t>。这类方法通过在紧凑的哈希表示空间中进行模态对齐与融合，兼顾了检索效率与多模态信息整合，为哈希层级别的模态融合设计提供了理论基础。</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6"/>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lang w:val="en-US" w:eastAsia="zh-CN"/>
        </w:rPr>
        <w:t>多步交叉注意力融合机制的核心思想在于通过迭代式查询精化实现模态间的深层对齐。如下图2.14所示，给定初始查询表示m，该机制在每一步推理中分别执行两类交叉注意力运算：其一，以查询表示m为查询向量、图像局部特征为键与值，通过交叉注意力运算获取与图像表示对齐的向量m</w:t>
      </w:r>
      <w:r>
        <w:rPr>
          <w:rFonts w:hint="eastAsia"/>
          <w:vertAlign w:val="superscript"/>
          <w:lang w:val="en-US" w:eastAsia="zh-CN"/>
        </w:rPr>
        <w:t>I</w:t>
      </w:r>
      <w:r>
        <w:rPr>
          <w:rFonts w:hint="eastAsia"/>
          <w:lang w:val="en-US" w:eastAsia="zh-CN"/>
        </w:rPr>
        <w:t>；其二，以查询表示m为查询向量、位置局部特征为键与值，获取与位置表示对齐的向量m</w:t>
      </w:r>
      <w:r>
        <w:rPr>
          <w:rFonts w:hint="eastAsia"/>
          <w:vertAlign w:val="superscript"/>
          <w:lang w:val="en-US" w:eastAsia="zh-CN"/>
        </w:rPr>
        <w:t>T</w:t>
      </w:r>
      <w:r>
        <w:rPr>
          <w:rFonts w:hint="eastAsia"/>
          <w:lang w:val="en-US" w:eastAsia="zh-CN"/>
        </w:rPr>
        <w:t>。随后，将两种对齐表示进行元素级相乘以更新查询表示，使当前查询状态同时吸纳图像与位置两种模态的互补信息。更新后的查询表示再次被输入至下一轮交叉注意力运算，如此迭代执行K次。经过多步推理的累积效应，查询表示逐步从初始状态收敛至兼具判别性与模态一致性的融合表示，可直接作为最终的多模态查询向量用于下游任务。从机制层面分析，多步交叉注意力操作可被视为一种渐进式推理过程：每一步均在查询表示中嵌入当前图像与位置的交互信息，并在后续步骤中对关键图像区域与位置特征实施更为精确的筛选与加权，从而有效缓解单次注意力运算可能导致的语义对齐不充分问题</w:t>
      </w:r>
      <w:r>
        <w:rPr>
          <w:rFonts w:hint="eastAsia" w:hAnsi="Cambria Math"/>
        </w:rPr>
        <w:t>。</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7"/>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82" w:name="_Toc4891"/>
      <w:bookmarkStart w:id="83" w:name="_Toc8646"/>
      <w:bookmarkStart w:id="84" w:name="_Toc9390"/>
      <w:r>
        <w:rPr>
          <w:rFonts w:eastAsia="宋体"/>
        </w:rPr>
        <w:t>2.4</w:t>
      </w:r>
      <w:r>
        <w:rPr>
          <w:rFonts w:hint="eastAsia" w:eastAsia="宋体"/>
          <w:lang w:val="en-US" w:eastAsia="zh-CN"/>
        </w:rPr>
        <w:t xml:space="preserve"> </w:t>
      </w:r>
      <w:r>
        <w:rPr>
          <w:rFonts w:hint="eastAsia" w:ascii="黑体" w:hAnsi="黑体" w:cs="黑体"/>
        </w:rPr>
        <w:t>本章</w:t>
      </w:r>
      <w:bookmarkEnd w:id="82"/>
      <w:bookmarkEnd w:id="83"/>
      <w:r>
        <w:rPr>
          <w:rFonts w:hint="eastAsia" w:ascii="黑体" w:hAnsi="黑体" w:cs="黑体"/>
          <w:lang w:val="en-US" w:eastAsia="zh-CN"/>
        </w:rPr>
        <w:t>小结</w:t>
      </w:r>
      <w:bookmarkEnd w:id="84"/>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19" w:type="default"/>
          <w:headerReference r:id="rId20"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与多模态检索的相关技术基础。首先阐述卷积神经网络的基本结构（卷积层、池化层、全连接层及激活函数）和ResNet残差网络的核心思想，并简述了dropout正则化与Xavier初始化等训练优化技术。接着重点介绍了深度哈希学习的核心技术：Triplet Loss通过三元组学习保持样本间相对相似性，Contrastive Loss通过样本对学习拉近相似样本、推远不相似样本；哈希层负责将连续特征转换为二进制哈希码，量化损失用于约束训练-推理一致性。最后探讨了多模态检索技术，重点阐述了特征拼接、双线性融合和交叉注意力等多模态融合方法。这些技术为后续</w:t>
      </w:r>
      <w:r>
        <w:rPr>
          <w:rFonts w:hint="eastAsia"/>
          <w:lang w:eastAsia="zh-CN"/>
        </w:rPr>
        <w:t>DHLM</w:t>
      </w:r>
      <w:r>
        <w:rPr>
          <w:rFonts w:hint="eastAsia"/>
        </w:rPr>
        <w:t>模型的构建奠定了理论基础。</w:t>
      </w:r>
    </w:p>
    <w:p w14:paraId="1BC5CFD1">
      <w:pPr>
        <w:pStyle w:val="2"/>
        <w:spacing w:before="193" w:after="193"/>
        <w:rPr>
          <w:rFonts w:hint="default" w:eastAsia="黑体"/>
          <w:lang w:val="en-US" w:eastAsia="zh-CN"/>
        </w:rPr>
      </w:pPr>
      <w:bookmarkStart w:id="85" w:name="_Toc16262"/>
      <w:bookmarkStart w:id="86" w:name="_Toc13463"/>
      <w:bookmarkStart w:id="87" w:name="_Toc25544"/>
      <w:bookmarkStart w:id="88" w:name="_Toc42616464"/>
      <w:bookmarkStart w:id="89" w:name="_Toc38202898"/>
      <w:bookmarkStart w:id="90" w:name="_Toc38706083"/>
      <w:r>
        <w:rPr>
          <w:rFonts w:eastAsia="宋体"/>
        </w:rPr>
        <w:t>3</w:t>
      </w:r>
      <w:bookmarkEnd w:id="85"/>
      <w:bookmarkEnd w:id="86"/>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87"/>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DHLM模型设计的背景，分析现有图像检索方法在古树名木应用场景中的局限性。然后详细介绍DHLM模型的整体架构设计，包括图像与位置特征编码层、多模态融合层、哈希层和检索层四个核心模块，阐述多路融合策略验证过程</w:t>
      </w:r>
      <w:r>
        <w:rPr>
          <w:rFonts w:hint="eastAsia"/>
          <w:lang w:eastAsia="zh-CN"/>
        </w:rPr>
        <w:t>，</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等三个基线模型的对比实验，融合策略对比实验、消融实验和超参数敏感性分析，深入分析DHLM模型的性能表现与优越性，为古树名木图像检索任务提供高效可靠的算法支撑。</w:t>
      </w:r>
    </w:p>
    <w:p w14:paraId="4BB2BC53">
      <w:pPr>
        <w:pStyle w:val="3"/>
        <w:spacing w:before="193"/>
      </w:pPr>
      <w:bookmarkStart w:id="91" w:name="_Toc30690"/>
      <w:bookmarkStart w:id="92" w:name="_Toc1174"/>
      <w:r>
        <w:rPr>
          <w:rFonts w:hint="eastAsia"/>
        </w:rPr>
        <w:t>3.1</w:t>
      </w:r>
      <w:r>
        <w:rPr>
          <w:rFonts w:hint="eastAsia"/>
          <w:lang w:val="en-US" w:eastAsia="zh-CN"/>
        </w:rPr>
        <w:t xml:space="preserve"> </w:t>
      </w:r>
      <w:r>
        <w:rPr>
          <w:rFonts w:hint="eastAsia"/>
        </w:rPr>
        <w:t>引言</w:t>
      </w:r>
      <w:bookmarkEnd w:id="91"/>
      <w:bookmarkEnd w:id="92"/>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w:t>
      </w:r>
      <w:r>
        <w:rPr>
          <w:rFonts w:hint="eastAsia"/>
          <w:lang w:val="en-US" w:eastAsia="zh-CN"/>
        </w:rPr>
        <w:t>名木</w:t>
      </w:r>
      <w:r>
        <w:rPr>
          <w:rFonts w:hint="eastAsia"/>
        </w:rPr>
        <w:t>信息，成为当前研究的重要课题。传统的基于文本关键词的检索方式依赖人工标注，存在标注成本高、主观性强等问题，已难以满足实际应用中以图搜图的需求。基于内容的图像检索（Content-Based Image Retrieval, CBIR）技术通过提取图像</w:t>
      </w:r>
      <w:r>
        <w:rPr>
          <w:rFonts w:hint="eastAsia"/>
          <w:lang w:eastAsia="zh-CN"/>
        </w:rPr>
        <w:t>特征</w:t>
      </w:r>
      <w:r>
        <w:rPr>
          <w:rFonts w:hint="eastAsia"/>
        </w:rPr>
        <w:t>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w:t>
      </w:r>
      <w:r>
        <w:rPr>
          <w:rFonts w:hint="eastAsia"/>
          <w:lang w:eastAsia="zh-CN"/>
        </w:rPr>
        <w:t>图像特征</w:t>
      </w:r>
      <w:r>
        <w:rPr>
          <w:rFonts w:hint="eastAsia"/>
        </w:rPr>
        <w:t>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w:t>
      </w:r>
      <w:r>
        <w:rPr>
          <w:rFonts w:hint="eastAsia"/>
          <w:lang w:eastAsia="zh-CN"/>
        </w:rPr>
        <w:t>DHLM</w:t>
      </w:r>
      <w:r>
        <w:rPr>
          <w:rFonts w:hint="eastAsia"/>
        </w:rPr>
        <w:t>（Deep Hashing Learning Multi-modal Network）。该模型设计轻量化的位置编码器将地理位置元数据融入</w:t>
      </w:r>
      <w:r>
        <w:rPr>
          <w:rFonts w:hint="eastAsia"/>
          <w:lang w:eastAsia="zh-CN"/>
        </w:rPr>
        <w:t>图像特征</w:t>
      </w:r>
      <w:r>
        <w:rPr>
          <w:rFonts w:hint="eastAsia"/>
        </w:rPr>
        <w:t>，通过多损失联合优化策略同步提升特征判别性与哈希码质量，并采用多级检索策略兼顾检索效率与精度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w:t>
      </w:r>
      <w:r>
        <w:rPr>
          <w:rFonts w:hint="eastAsia"/>
          <w:lang w:eastAsia="zh-CN"/>
        </w:rPr>
        <w:t>DHLM</w:t>
      </w:r>
      <w:r>
        <w:rPr>
          <w:rFonts w:hint="eastAsia"/>
        </w:rPr>
        <w:t>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w:t>
      </w:r>
      <w:r>
        <w:rPr>
          <w:rFonts w:hint="eastAsia"/>
          <w:lang w:eastAsia="zh-CN"/>
        </w:rPr>
        <w:t>DHLM</w:t>
      </w:r>
      <w:r>
        <w:rPr>
          <w:rFonts w:hint="eastAsia"/>
        </w:rPr>
        <w:t>。该模型采用ResNet等多骨干网络提取图像特征，设计MLP位置编码器将地理位置元数据编码为特征向量</w:t>
      </w:r>
      <w:r>
        <w:rPr>
          <w:rFonts w:hint="eastAsia"/>
          <w:lang w:eastAsia="zh-CN"/>
        </w:rPr>
        <w:t>；</w:t>
      </w:r>
      <w:r>
        <w:rPr>
          <w:rFonts w:hint="eastAsia"/>
        </w:rPr>
        <w:t>通过多路融合策略验证确定特征拼接为融合方案；哈希层采用“FC→Tanh→Sign”三段式结构，最终生成紧凑的二进制哈希码以实现高效检索。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w:t>
      </w:r>
      <w:r>
        <w:rPr>
          <w:rFonts w:hint="eastAsia"/>
          <w:lang w:eastAsia="zh-CN"/>
        </w:rPr>
        <w:t>DHLM</w:t>
      </w:r>
      <w:r>
        <w:rPr>
          <w:rFonts w:hint="eastAsia"/>
        </w:rPr>
        <w:t>模型的有效性和合理性。</w:t>
      </w:r>
    </w:p>
    <w:p w14:paraId="4983B441">
      <w:pPr>
        <w:pStyle w:val="3"/>
        <w:spacing w:before="193"/>
        <w:ind w:left="0" w:leftChars="0" w:firstLine="0" w:firstLineChars="0"/>
      </w:pPr>
      <w:bookmarkStart w:id="93" w:name="_Toc15364"/>
      <w:bookmarkStart w:id="94" w:name="_Toc4982"/>
      <w:bookmarkStart w:id="95" w:name="_Toc22663"/>
      <w:r>
        <w:t>3.</w:t>
      </w:r>
      <w:bookmarkEnd w:id="93"/>
      <w:r>
        <w:rPr>
          <w:rFonts w:hint="eastAsia"/>
        </w:rPr>
        <w:t>2</w:t>
      </w:r>
      <w:r>
        <w:rPr>
          <w:rFonts w:hint="eastAsia"/>
          <w:lang w:val="en-US" w:eastAsia="zh-CN"/>
        </w:rPr>
        <w:t xml:space="preserve"> </w:t>
      </w:r>
      <w:r>
        <w:t>模型结构设计</w:t>
      </w:r>
      <w:bookmarkEnd w:id="94"/>
      <w:bookmarkEnd w:id="95"/>
    </w:p>
    <w:p w14:paraId="5CA70F15">
      <w:pPr>
        <w:pStyle w:val="4"/>
        <w:ind w:left="0" w:leftChars="0" w:firstLine="0" w:firstLineChars="0"/>
      </w:pPr>
      <w:bookmarkStart w:id="96" w:name="_Toc17997"/>
      <w:bookmarkStart w:id="97" w:name="_Toc1941"/>
      <w:r>
        <w:rPr>
          <w:rFonts w:hint="eastAsia"/>
        </w:rPr>
        <w:t>3.2.1</w:t>
      </w:r>
      <w:r>
        <w:rPr>
          <w:rFonts w:hint="eastAsia"/>
          <w:lang w:val="en-US" w:eastAsia="zh-CN"/>
        </w:rPr>
        <w:t xml:space="preserve"> </w:t>
      </w:r>
      <w:r>
        <w:rPr>
          <w:rFonts w:hint="eastAsia"/>
        </w:rPr>
        <w:t>模型整体结构</w:t>
      </w:r>
      <w:bookmarkEnd w:id="96"/>
      <w:bookmarkEnd w:id="97"/>
    </w:p>
    <w:p w14:paraId="64DE54C2">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eastAsia="zh-CN"/>
        </w:rPr>
        <w:t>DHLM</w:t>
      </w:r>
      <w:r>
        <w:rPr>
          <w:rFonts w:hint="eastAsia"/>
        </w:rPr>
        <w:t>模型首先采用双分支特征提取网络分别对图像和地理位置进行特征表示，以保证图像特征与位置特征具有互补性，同时将多模态数据处理为可以建模和计算的向量化形式。</w:t>
      </w:r>
    </w:p>
    <w:p w14:paraId="076063BC">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在特征提取过程中，图像分支借助ResNet-50等主流卷积神经网络提取高层语义特征（即图像特征），位置分支则采用轻量化的多层感知器将位置坐标编码为固定维度的位置特征向量。</w:t>
      </w:r>
    </w:p>
    <w:p w14:paraId="1C47B78D">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在多模态融合阶段，通过特征拼接将图像特征与位置特征融合，生成包含双模态信息的融合特征（融合策略的详细论证见3.2.3节）。</w:t>
      </w:r>
    </w:p>
    <w:p w14:paraId="1379BD62">
      <w:pPr>
        <w:keepNext w:val="0"/>
        <w:keepLines w:val="0"/>
        <w:pageBreakBefore w:val="0"/>
        <w:widowControl/>
        <w:kinsoku/>
        <w:wordWrap/>
        <w:overflowPunct/>
        <w:topLinePunct w:val="0"/>
        <w:autoSpaceDE/>
        <w:autoSpaceDN/>
        <w:bidi w:val="0"/>
        <w:adjustRightInd/>
        <w:snapToGrid/>
        <w:ind w:left="0" w:leftChars="0" w:firstLine="420" w:firstLineChars="0"/>
        <w:jc w:val="left"/>
        <w:textAlignment w:val="auto"/>
        <w:rPr>
          <w:rFonts w:hint="eastAsia" w:eastAsia="宋体"/>
          <w:lang w:eastAsia="zh-CN"/>
        </w:rPr>
      </w:pPr>
      <w:r>
        <w:rPr>
          <w:rFonts w:hint="eastAsia"/>
        </w:rPr>
        <w:t>此外，通过哈希层将融合特征映射为紧凑的二进制哈希码，并结合多损失联合优化策略约束哈希码质量，以提升检索模型的判别准确率</w:t>
      </w:r>
      <w:r>
        <w:rPr>
          <w:rFonts w:hint="eastAsia"/>
          <w:lang w:eastAsia="zh-CN"/>
        </w:rPr>
        <w:t>。</w:t>
      </w:r>
    </w:p>
    <w:p w14:paraId="2C5F7FFF">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val="en-US" w:eastAsia="zh-CN"/>
        </w:rPr>
        <w:t>如下图3.1所示，</w:t>
      </w:r>
      <w:r>
        <w:rPr>
          <w:rFonts w:hint="eastAsia"/>
          <w:lang w:eastAsia="zh-CN"/>
        </w:rPr>
        <w:t>DHLM</w:t>
      </w:r>
      <w:r>
        <w:rPr>
          <w:rFonts w:hint="eastAsia"/>
        </w:rPr>
        <w:t>模型</w:t>
      </w:r>
      <w:r>
        <w:rPr>
          <w:rFonts w:hint="eastAsia"/>
          <w:lang w:val="en-US" w:eastAsia="zh-CN"/>
        </w:rPr>
        <w:t>架构</w:t>
      </w:r>
      <w:r>
        <w:rPr>
          <w:rFonts w:hint="eastAsia"/>
        </w:rPr>
        <w:t>整体上分为四个</w:t>
      </w:r>
      <w:r>
        <w:rPr>
          <w:rFonts w:hint="eastAsia"/>
          <w:lang w:val="en-US" w:eastAsia="zh-CN"/>
        </w:rPr>
        <w:t>核心</w:t>
      </w:r>
      <w:r>
        <w:rPr>
          <w:rFonts w:hint="eastAsia"/>
        </w:rPr>
        <w:t>部分：</w:t>
      </w:r>
      <w:r>
        <w:rPr>
          <w:rFonts w:hint="eastAsia"/>
          <w:lang w:val="en-US" w:eastAsia="zh-CN"/>
        </w:rPr>
        <w:t>图像与位置特征编码层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209F4A75">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76570" cy="1840865"/>
            <wp:effectExtent l="0" t="0" r="11430" b="635"/>
            <wp:docPr id="10" name="图片 10" descr="第3章-图3.1 架构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第3章-图3.1 架构图1-2"/>
                    <pic:cNvPicPr>
                      <a:picLocks noChangeAspect="1"/>
                    </pic:cNvPicPr>
                  </pic:nvPicPr>
                  <pic:blipFill>
                    <a:blip r:embed="rId58"/>
                    <a:stretch>
                      <a:fillRect/>
                    </a:stretch>
                  </pic:blipFill>
                  <pic:spPr>
                    <a:xfrm>
                      <a:off x="0" y="0"/>
                      <a:ext cx="5576570" cy="1840865"/>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rFonts w:hint="eastAsia"/>
          <w:sz w:val="21"/>
          <w:szCs w:val="21"/>
          <w:lang w:val="en-US" w:eastAsia="zh-CN"/>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DHLM</w:t>
      </w:r>
      <w:r>
        <w:rPr>
          <w:rFonts w:hint="eastAsia"/>
          <w:sz w:val="21"/>
          <w:szCs w:val="21"/>
        </w:rPr>
        <w:t>模型</w:t>
      </w:r>
      <w:r>
        <w:rPr>
          <w:rFonts w:hint="eastAsia"/>
          <w:sz w:val="21"/>
          <w:szCs w:val="21"/>
          <w:lang w:val="en-US" w:eastAsia="zh-CN"/>
        </w:rPr>
        <w:t>架构</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4"/>
        </w:numPr>
        <w:ind w:firstLine="420" w:firstLineChars="0"/>
        <w:jc w:val="left"/>
        <w:rPr>
          <w:rFonts w:hint="default"/>
          <w:lang w:val="en-US" w:eastAsia="zh-CN"/>
        </w:rPr>
      </w:pPr>
      <w:r>
        <w:rPr>
          <w:rFonts w:hint="eastAsia"/>
          <w:lang w:val="en-US" w:eastAsia="zh-CN"/>
        </w:rPr>
        <w:t>图像与位置特征编码层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主流骨干网络进行图像特征提取，通过卷积操作捕获古树名木的</w:t>
      </w:r>
      <w:r>
        <w:rPr>
          <w:rFonts w:hint="eastAsia"/>
          <w:lang w:val="en-US" w:eastAsia="zh-CN"/>
        </w:rPr>
        <w:t>图像数据</w:t>
      </w:r>
      <w:r>
        <w:rPr>
          <w:rFonts w:hint="default"/>
          <w:lang w:val="en-US" w:eastAsia="zh-CN"/>
        </w:rPr>
        <w:t>，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和位置</w:t>
      </w:r>
      <w:r>
        <w:rPr>
          <w:rFonts w:hint="eastAsia"/>
          <w:lang w:val="en-US" w:eastAsia="zh-CN"/>
        </w:rPr>
        <w:t>的</w:t>
      </w:r>
      <w:r>
        <w:rPr>
          <w:rFonts w:hint="default"/>
          <w:lang w:val="en-US" w:eastAsia="zh-CN"/>
        </w:rPr>
        <w:t>特征向量，为后续多模态融合提供基础。</w:t>
      </w:r>
    </w:p>
    <w:p w14:paraId="44EFAF14">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图像特征和位置特征进行有效整合。主模型采用特征拼接方法，将图像特征向量与位置特征向量直接拼接，构建出包含双模态信息的融合特征向量。为系统性地论证融合策略的选择，本文在iNaturalist 2018验证集上对比了特征拼接、门控融合、逐元素相加和逐元素相乘四种方案，论证实验见3.4.2节与表3.</w:t>
      </w:r>
      <w:ins w:id="39" w:author="小宋" w:date="2026-07-07T00:27:19Z">
        <w:r>
          <w:rPr>
            <w:rFonts w:hint="eastAsia"/>
            <w:lang w:val="en-US" w:eastAsia="zh-CN"/>
          </w:rPr>
          <w:t>7</w:t>
        </w:r>
      </w:ins>
      <w:del w:id="40" w:author="小宋" w:date="2026-07-07T00:27:19Z">
        <w:r>
          <w:rPr>
            <w:rFonts w:hint="eastAsia"/>
            <w:lang w:val="en-US" w:eastAsia="zh-CN"/>
          </w:rPr>
          <w:delText>6</w:delText>
        </w:r>
      </w:del>
      <w:r>
        <w:rPr>
          <w:rFonts w:hint="eastAsia"/>
          <w:lang w:val="en-US" w:eastAsia="zh-CN"/>
        </w:rPr>
        <w:t>。</w:t>
      </w:r>
    </w:p>
    <w:p w14:paraId="784C695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Loss）约束减小与离散哈希码之间的量化差距；在推理阶段通过符号函数（Sign）将连续值量化为二进制哈希码。哈希层采用FC-Tanh-Sign结构将融合特征映射为128位二进制哈希码，详见3.2.4节。</w:t>
      </w:r>
    </w:p>
    <w:p w14:paraId="74ADCBD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rPr>
          <w:ins w:id="41" w:author="小宋" w:date="2026-07-06T22:42:43Z"/>
          <w:rFonts w:hint="default"/>
          <w:lang w:val="en-US" w:eastAsia="zh-CN"/>
        </w:rPr>
      </w:pPr>
      <w:r>
        <w:rPr>
          <w:rFonts w:hint="default"/>
          <w:lang w:val="en-US" w:eastAsia="zh-CN"/>
        </w:rPr>
        <w:t>检索层负责根据查询（图像或地理位置坐标）从数据库中返回最相似的Top-K个检索结果，支持以图搜图（I2I）、以图搜位置（I2L）和以位置搜图（L2I）三种检索模式。基于汉明距离的哈希码快速检索利用二进制哈希码的异或运算实现常数时间复杂度的高效筛选；基于余弦相似度的浮点特征精检索通过计算特征向量间的余弦相似度实现精确排序；多级检索策略则采用</w:t>
      </w:r>
      <w:r>
        <w:rPr>
          <w:rFonts w:hint="eastAsia"/>
          <w:lang w:val="en-US" w:eastAsia="zh-CN"/>
        </w:rPr>
        <w:t>“</w:t>
      </w:r>
      <w:r>
        <w:rPr>
          <w:rFonts w:hint="default"/>
          <w:lang w:val="en-US" w:eastAsia="zh-CN"/>
        </w:rPr>
        <w:t>哈希粗排+浮点精排</w:t>
      </w:r>
      <w:r>
        <w:rPr>
          <w:rFonts w:hint="eastAsia"/>
          <w:lang w:val="en-US" w:eastAsia="zh-CN"/>
        </w:rPr>
        <w:t>”</w:t>
      </w:r>
      <w:r>
        <w:rPr>
          <w:rFonts w:hint="default"/>
          <w:lang w:val="en-US" w:eastAsia="zh-CN"/>
        </w:rPr>
        <w:t>的两阶段机制，兼顾检索效率与精度。</w:t>
      </w:r>
    </w:p>
    <w:p w14:paraId="33B9DE07">
      <w:pPr>
        <w:bidi w:val="0"/>
        <w:ind w:firstLine="420" w:firstLineChars="0"/>
        <w:rPr>
          <w:rFonts w:hint="default"/>
          <w:lang w:val="en-US" w:eastAsia="zh-CN"/>
        </w:rPr>
        <w:pPrChange w:id="42" w:author="小宋" w:date="2026-07-06T22:43:08Z">
          <w:pPr>
            <w:bidi w:val="0"/>
          </w:pPr>
        </w:pPrChange>
      </w:pPr>
      <w:ins w:id="43" w:author="小宋" w:date="2026-07-06T22:42:45Z">
        <w:r>
          <w:rPr>
            <w:rFonts w:hint="default"/>
            <w:lang w:val="en-US" w:eastAsia="zh-CN"/>
          </w:rPr>
          <w:t>与 HashNet、DCH</w:t>
        </w:r>
      </w:ins>
      <w:ins w:id="44" w:author="小宋" w:date="2026-07-06T22:43:12Z">
        <w:r>
          <w:rPr>
            <w:rFonts w:hint="eastAsia"/>
            <w:lang w:val="en-US" w:eastAsia="zh-CN"/>
          </w:rPr>
          <w:t>和</w:t>
        </w:r>
      </w:ins>
      <w:ins w:id="45" w:author="小宋" w:date="2026-07-06T22:42:45Z">
        <w:r>
          <w:rPr>
            <w:rFonts w:hint="default"/>
            <w:lang w:val="en-US" w:eastAsia="zh-CN"/>
          </w:rPr>
          <w:t>MDSH 等单模态深度哈希方法相比，DHLM 并非简单增加模态数量，而是针对图像-地理位置元数据这一双模态场景进行整体适配：地理位置坐标是连续型数值输入，无法直接应用面向离散文本token的LSTM/BERT编码器，因此本文设计轻量化LocationEncoder将其映射为语义化位置特征；在融合阶段，基于</w:t>
        </w:r>
      </w:ins>
      <w:ins w:id="46" w:author="小宋" w:date="2026-07-07T00:30:44Z">
        <w:r>
          <w:rPr>
            <w:rFonts w:hint="eastAsia"/>
            <w:lang w:val="en-US" w:eastAsia="zh-CN"/>
          </w:rPr>
          <w:t>信息</w:t>
        </w:r>
      </w:ins>
      <w:ins w:id="47" w:author="小宋" w:date="2026-07-07T00:30:47Z">
        <w:r>
          <w:rPr>
            <w:rFonts w:hint="eastAsia"/>
            <w:lang w:val="en-US" w:eastAsia="zh-CN"/>
          </w:rPr>
          <w:t>保留</w:t>
        </w:r>
      </w:ins>
      <w:ins w:id="48" w:author="小宋" w:date="2026-07-07T00:30:48Z">
        <w:r>
          <w:rPr>
            <w:rFonts w:hint="eastAsia"/>
            <w:lang w:val="en-US" w:eastAsia="zh-CN"/>
          </w:rPr>
          <w:t>能力</w:t>
        </w:r>
      </w:ins>
      <w:ins w:id="49" w:author="小宋" w:date="2026-07-07T00:30:50Z">
        <w:r>
          <w:rPr>
            <w:rFonts w:hint="eastAsia"/>
            <w:lang w:val="en-US" w:eastAsia="zh-CN"/>
          </w:rPr>
          <w:t>、</w:t>
        </w:r>
      </w:ins>
      <w:ins w:id="50" w:author="小宋" w:date="2026-07-06T22:42:45Z">
        <w:r>
          <w:rPr>
            <w:rFonts w:hint="default"/>
            <w:lang w:val="en-US" w:eastAsia="zh-CN"/>
          </w:rPr>
          <w:t>模型参数量和输入适配性</w:t>
        </w:r>
      </w:ins>
      <w:ins w:id="51" w:author="小宋" w:date="2026-07-07T00:31:01Z">
        <w:r>
          <w:rPr>
            <w:rFonts w:hint="eastAsia"/>
            <w:lang w:val="en-US" w:eastAsia="zh-CN"/>
          </w:rPr>
          <w:t>三个</w:t>
        </w:r>
      </w:ins>
      <w:ins w:id="52" w:author="小宋" w:date="2026-07-06T22:42:45Z">
        <w:r>
          <w:rPr>
            <w:rFonts w:hint="default"/>
            <w:lang w:val="en-US" w:eastAsia="zh-CN"/>
          </w:rPr>
          <w:t>维度论证，选用无额外参数的特征拼接策略，避免在小规模数据集上引入过拟合风险；在优化阶段，通过Triplet Loss、Contrastive Loss和 Quantization Loss的联合优化，同步提升特征判别性、样本对相似度和哈希码质量。上述设计使DHLM在保持与单模态基线公平对比的同时，以较轻量的方式将深度哈希框架扩展到图像-位置双模态检索任务。</w:t>
        </w:r>
      </w:ins>
    </w:p>
    <w:p w14:paraId="1B4693C7">
      <w:pPr>
        <w:pStyle w:val="4"/>
        <w:ind w:left="0" w:leftChars="0" w:firstLine="0" w:firstLineChars="0"/>
        <w:rPr>
          <w:rFonts w:hint="default" w:eastAsia="宋体"/>
          <w:lang w:val="en-US" w:eastAsia="zh-CN"/>
        </w:rPr>
      </w:pPr>
      <w:bookmarkStart w:id="98" w:name="_Toc31986"/>
      <w:bookmarkStart w:id="99" w:name="_Toc15172"/>
      <w:bookmarkStart w:id="100" w:name="_Toc20476"/>
      <w:r>
        <w:t>3.</w:t>
      </w:r>
      <w:r>
        <w:rPr>
          <w:rFonts w:hint="eastAsia"/>
        </w:rPr>
        <w:t>2.2</w:t>
      </w:r>
      <w:bookmarkEnd w:id="98"/>
      <w:bookmarkEnd w:id="99"/>
      <w:r>
        <w:rPr>
          <w:rFonts w:hint="eastAsia"/>
          <w:lang w:val="en-US" w:eastAsia="zh-CN"/>
        </w:rPr>
        <w:t xml:space="preserve"> 图像与位置特征编码层</w:t>
      </w:r>
      <w:bookmarkEnd w:id="100"/>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p>
    <w:p w14:paraId="10EBB088">
      <w:pPr>
        <w:ind w:firstLine="420"/>
        <w:rPr>
          <w:rFonts w:hint="eastAsia"/>
        </w:rPr>
      </w:pPr>
      <w:r>
        <w:rPr>
          <w:rFonts w:hint="eastAsia"/>
        </w:rPr>
        <w:t>（1）</w:t>
      </w:r>
      <w:r>
        <w:rPr>
          <w:rFonts w:hint="eastAsia"/>
          <w:lang w:val="en-US" w:eastAsia="zh-CN"/>
        </w:rPr>
        <w:t>图像特征编码</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03333EB4">
      <w:p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位置特征编码</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w:t>
      </w:r>
      <w:r>
        <w:rPr>
          <w:rFonts w:hint="eastAsia"/>
          <w:lang w:val="en-US" w:eastAsia="zh-CN"/>
        </w:rPr>
        <w:t>2</w:t>
      </w:r>
      <w:r>
        <w:rPr>
          <w:rFonts w:hint="default"/>
          <w:lang w:val="en-US" w:eastAsia="zh-CN"/>
        </w:rPr>
        <w:t>）</w:t>
      </w:r>
      <w:r>
        <w:rPr>
          <w:rFonts w:hint="eastAsia"/>
          <w:lang w:val="en-US" w:eastAsia="zh-CN"/>
        </w:rPr>
        <w:t>、（3-3）和</w:t>
      </w:r>
      <w:r>
        <w:rPr>
          <w:rFonts w:hint="default"/>
          <w:lang w:val="en-US" w:eastAsia="zh-CN"/>
        </w:rPr>
        <w:t>（3-</w:t>
      </w:r>
      <w:r>
        <w:rPr>
          <w:rFonts w:hint="eastAsia"/>
          <w:lang w:val="en-US" w:eastAsia="zh-CN"/>
        </w:rPr>
        <w:t>4</w:t>
      </w:r>
      <w:r>
        <w:rPr>
          <w:rFonts w:hint="default"/>
          <w:lang w:val="en-US" w:eastAsia="zh-CN"/>
        </w:rPr>
        <w:t>）所示：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w:t>
      </w:r>
      <w:r>
        <w:rPr>
          <w:rFonts w:hint="eastAsia" w:ascii="Times New Roman Regular" w:hAnsi="Times New Roman Regular" w:cs="Times New Roman Regular"/>
          <w:i w:val="0"/>
          <w:sz w:val="24"/>
          <w:szCs w:val="24"/>
          <w:lang w:val="en-US" w:eastAsia="zh-CN"/>
        </w:rPr>
        <w:t>2</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w:t>
      </w:r>
      <w:r>
        <w:rPr>
          <w:rFonts w:hint="eastAsia"/>
          <w:lang w:val="en-US" w:eastAsia="zh-CN"/>
        </w:rPr>
        <w:t>图像特征</w:t>
      </w:r>
      <w:r>
        <w:rPr>
          <w:rFonts w:hint="default"/>
          <w:lang w:val="en-US" w:eastAsia="zh-CN"/>
        </w:rPr>
        <w:t>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101" w:name="_Toc13187"/>
      <w:bookmarkStart w:id="102" w:name="_Toc6495"/>
      <w:bookmarkStart w:id="103" w:name="_Hlk191494503"/>
      <w:r>
        <w:rPr>
          <w:rFonts w:hint="eastAsia"/>
        </w:rPr>
        <w:t>3.2.</w:t>
      </w:r>
      <w:r>
        <w:rPr>
          <w:rFonts w:hint="eastAsia"/>
          <w:lang w:val="en-US" w:eastAsia="zh-CN"/>
        </w:rPr>
        <w:t>3 多模态融合层</w:t>
      </w:r>
      <w:bookmarkEnd w:id="101"/>
    </w:p>
    <w:p w14:paraId="52727744">
      <w:pPr>
        <w:bidi w:val="0"/>
        <w:rPr>
          <w:rFonts w:hint="eastAsia"/>
          <w:lang w:eastAsia="zh-CN"/>
        </w:rPr>
      </w:pPr>
      <w:r>
        <w:rPr>
          <w:rFonts w:hint="eastAsia"/>
        </w:rPr>
        <w:t>古树名木图像检索任务中，除图像</w:t>
      </w:r>
      <w:r>
        <w:rPr>
          <w:rFonts w:hint="eastAsia"/>
          <w:lang w:val="en-US" w:eastAsia="zh-CN"/>
        </w:rPr>
        <w:t>特征</w:t>
      </w:r>
      <w:r>
        <w:rPr>
          <w:rFonts w:hint="eastAsia"/>
        </w:rPr>
        <w:t>外，地理位置元数据（</w:t>
      </w:r>
      <w:r>
        <w:rPr>
          <w:rFonts w:hint="eastAsia"/>
          <w:lang w:eastAsia="zh-CN"/>
        </w:rPr>
        <w:t>位置</w:t>
      </w:r>
      <w:r>
        <w:rPr>
          <w:rFonts w:hint="eastAsia"/>
        </w:rPr>
        <w:t>坐标）也是重要的辅助特征。同种古树</w:t>
      </w:r>
      <w:r>
        <w:rPr>
          <w:rFonts w:hint="eastAsia"/>
          <w:lang w:val="en-US" w:eastAsia="zh-CN"/>
        </w:rPr>
        <w:t>名木</w:t>
      </w:r>
      <w:r>
        <w:rPr>
          <w:rFonts w:hint="eastAsia"/>
        </w:rPr>
        <w:t>往往分布在相似的地理区域内，地理位置元数据能够有效补充</w:t>
      </w:r>
      <w:r>
        <w:rPr>
          <w:rFonts w:hint="eastAsia"/>
          <w:lang w:eastAsia="zh-CN"/>
        </w:rPr>
        <w:t>图像特征</w:t>
      </w:r>
      <w:r>
        <w:rPr>
          <w:rFonts w:hint="eastAsia"/>
        </w:rPr>
        <w:t>的不足，特别是在图像质量较差或</w:t>
      </w:r>
      <w:r>
        <w:rPr>
          <w:rFonts w:hint="eastAsia"/>
          <w:lang w:val="en-US" w:eastAsia="zh-CN"/>
        </w:rPr>
        <w:t>图像</w:t>
      </w:r>
      <w:r>
        <w:rPr>
          <w:rFonts w:hint="eastAsia"/>
        </w:rPr>
        <w:t>相似树种的判别场景中。本节介绍多模态特征融合策略</w:t>
      </w:r>
      <w:r>
        <w:rPr>
          <w:rFonts w:hint="eastAsia"/>
          <w:lang w:eastAsia="zh-CN"/>
        </w:rPr>
        <w:t>。</w:t>
      </w:r>
    </w:p>
    <w:p w14:paraId="230367B8">
      <w:pPr>
        <w:bidi w:val="0"/>
        <w:rPr>
          <w:rFonts w:hint="eastAsia"/>
          <w:lang w:eastAsia="zh-CN"/>
        </w:rPr>
      </w:pPr>
      <w:r>
        <w:rPr>
          <w:rFonts w:hint="eastAsia"/>
          <w:lang w:eastAsia="zh-CN"/>
        </w:rPr>
        <w:t>多模态特征融合策略的选择直接影响后续哈希层的输入质量和检索性能。现有深度哈希学习中常用的融合策略主要包括以下四类：（1）特征拼接（concat）：将不同模态特征向量在通道维度直接拼接，保留各模态完整信息，不引入额外可学习参数；（2）逐元素相加（add）：将各模态特征映射至相同维度后逐元素相加，实现信息融合；（3）逐元素相乘（multiply）：与相加类似，以逐元素相乘方式实现特征交互；（4）门控融合（gate）：通过学习得到的标量门控系数对多模态特征进行自适应加权融合。此外，如第2章所述，双线性融合（公式2-12）和交叉注意力融合（公式2-13至2-16）等更复杂的交互式融合策略在部分多模态任务中也展现出较强的建模能力，本文将其一并纳入比较分析。为确定最适合本文应用场景的融合策略，下面从信息保留能力、模型参数量和模态输入特性三个维度，对各类融合策略进行理论分析。</w:t>
      </w:r>
    </w:p>
    <w:p w14:paraId="42D50258">
      <w:pPr>
        <w:numPr>
          <w:ilvl w:val="0"/>
          <w:numId w:val="5"/>
        </w:numPr>
        <w:bidi w:val="0"/>
        <w:rPr>
          <w:rFonts w:hint="eastAsia"/>
          <w:lang w:eastAsia="zh-CN"/>
        </w:rPr>
      </w:pPr>
      <w:r>
        <w:rPr>
          <w:rFonts w:hint="eastAsia"/>
          <w:lang w:eastAsia="zh-CN"/>
        </w:rPr>
        <w:t>从信息保留角度：特征拼接将各模态特征直接拼接，不做任何信息压缩或交互运算，最大程度保留了原始特征信息的独立性，将模态间关系学习交由后续哈希层自动建模，避免了在语义未充分对齐时过早交互带来的信息损失；逐元素相加和逐元素相乘通过算术运算强行融合多模态信息，在图像特征与位置特征的语义空间未对齐时，易造成信息抵消（相加时正负分量相消）或放大失真（相乘时极端值被放大）</w:t>
      </w:r>
    </w:p>
    <w:p w14:paraId="7396A01C">
      <w:pPr>
        <w:numPr>
          <w:ilvl w:val="0"/>
          <w:numId w:val="5"/>
        </w:numPr>
        <w:bidi w:val="0"/>
        <w:rPr>
          <w:rFonts w:hint="eastAsia"/>
          <w:lang w:eastAsia="zh-CN"/>
        </w:rPr>
      </w:pPr>
      <w:r>
        <w:rPr>
          <w:rFonts w:hint="eastAsia"/>
          <w:lang w:eastAsia="zh-CN"/>
        </w:rPr>
        <w:t>从模型参数量角度：门控融合虽具动态调整能力，但门控网络引入额外参数（约131k），而特征拼接、逐元素相加和逐元素相乘均不增加额外参数量；双线性融合产生</w:t>
      </w:r>
      <w:r>
        <w:rPr>
          <w:rFonts w:hint="eastAsia"/>
          <w:lang w:val="en-US" w:eastAsia="zh-CN"/>
        </w:rPr>
        <w:t>d</w:t>
      </w:r>
      <w:r>
        <w:rPr>
          <w:rFonts w:hint="eastAsia"/>
          <w:vertAlign w:val="subscript"/>
          <w:lang w:val="en-US" w:eastAsia="zh-CN"/>
        </w:rPr>
        <w:t>1</w:t>
      </w:r>
      <w:r>
        <w:rPr>
          <w:rFonts w:hint="eastAsia"/>
          <w:lang w:eastAsia="zh-CN"/>
        </w:rPr>
        <w:t>×</w:t>
      </w:r>
      <w:r>
        <w:rPr>
          <w:rFonts w:hint="eastAsia"/>
          <w:lang w:val="en-US" w:eastAsia="zh-CN"/>
        </w:rPr>
        <w:t>d</w:t>
      </w:r>
      <w:r>
        <w:rPr>
          <w:rFonts w:hint="eastAsia"/>
          <w:vertAlign w:val="subscript"/>
          <w:lang w:val="en-US" w:eastAsia="zh-CN"/>
        </w:rPr>
        <w:t>2</w:t>
      </w:r>
      <w:r>
        <w:rPr>
          <w:rFonts w:hint="eastAsia"/>
          <w:lang w:eastAsia="zh-CN"/>
        </w:rPr>
        <w:t>维高维特征，参数量剧增，在小规模数据集上过拟合风险显著。</w:t>
      </w:r>
    </w:p>
    <w:p w14:paraId="1E7F9018">
      <w:pPr>
        <w:numPr>
          <w:ilvl w:val="0"/>
          <w:numId w:val="5"/>
        </w:numPr>
        <w:bidi w:val="0"/>
        <w:rPr>
          <w:rFonts w:hint="eastAsia"/>
          <w:lang w:eastAsia="zh-CN"/>
        </w:rPr>
      </w:pPr>
      <w:r>
        <w:rPr>
          <w:rFonts w:hint="eastAsia"/>
          <w:lang w:eastAsia="zh-CN"/>
        </w:rPr>
        <w:t>从模态输入特性角度：交叉注意力融合要求各模态提供局部特征序列作为键和值，而地理位置元数据仅为二维全局坐标，不满足局部注意力的输入前提；门控融合的门控系数学习依赖足够的样本支持，在有限数据下</w:t>
      </w:r>
      <w:r>
        <w:rPr>
          <w:rFonts w:hint="eastAsia"/>
          <w:lang w:val="en-US" w:eastAsia="zh-CN"/>
        </w:rPr>
        <w:t>门控权重的估计方差较大，稳健性不足</w:t>
      </w:r>
      <w:r>
        <w:rPr>
          <w:rFonts w:hint="eastAsia"/>
          <w:lang w:eastAsia="zh-CN"/>
        </w:rPr>
        <w:t>。综上所述，特征拼接在信息保留、模型复杂度和输入适配性三个维度上均与本文的应用场景最为匹配。</w:t>
      </w:r>
    </w:p>
    <w:p w14:paraId="5D2B6CDE">
      <w:pPr>
        <w:bidi w:val="0"/>
        <w:rPr>
          <w:rFonts w:hint="default"/>
          <w:lang w:val="en-US" w:eastAsia="zh-CN"/>
        </w:rPr>
      </w:pPr>
      <w:r>
        <w:rPr>
          <w:rFonts w:hint="eastAsia"/>
          <w:lang w:eastAsia="zh-CN"/>
        </w:rPr>
        <w:t>基于</w:t>
      </w:r>
      <w:r>
        <w:rPr>
          <w:rFonts w:hint="eastAsia"/>
          <w:lang w:val="en-US" w:eastAsia="zh-CN"/>
        </w:rPr>
        <w:t>上述理论</w:t>
      </w:r>
      <w:r>
        <w:rPr>
          <w:rFonts w:hint="eastAsia"/>
          <w:lang w:eastAsia="zh-CN"/>
        </w:rPr>
        <w:t>分析，本文采用特征拼接方法构建多模态融合层，将512维图像特征向量与256维位置特征向量按通道维度拼接为768维融合特征向量，其数学表达式如公式（3-5）所示：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img</m:t>
            </m:r>
            <m:ctrlPr>
              <w:rPr>
                <w:rFonts w:ascii="Cambria Math" w:hAnsi="Cambria Math"/>
                <w:i/>
                <w:iCs/>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geo</m:t>
            </m:r>
            <m:ctrlPr>
              <w:rPr>
                <w:rFonts w:ascii="Cambria Math" w:hAnsi="Cambria Math"/>
                <w:i/>
                <w:iCs/>
              </w:rPr>
            </m:ctrlPr>
          </m:sub>
        </m:sSub>
      </m:oMath>
      <w:r>
        <w:rPr>
          <w:rFonts w:hint="eastAsia"/>
          <w:lang w:eastAsia="zh-CN"/>
        </w:rPr>
        <w:t>为位置特征向量。</w:t>
      </w:r>
    </w:p>
    <w:p w14:paraId="46FFF886">
      <w:pPr>
        <w:bidi w:val="0"/>
        <w:rPr>
          <w:rFonts w:hint="eastAsia"/>
        </w:rPr>
      </w:pPr>
      <w:r>
        <w:rPr>
          <w:rFonts w:hint="eastAsia"/>
        </w:rPr>
        <w:t>四种融合策略的对比实验结果见3.4.2节表3.</w:t>
      </w:r>
      <w:ins w:id="53" w:author="小宋" w:date="2026-07-07T00:27:35Z">
        <w:r>
          <w:rPr>
            <w:rFonts w:hint="eastAsia"/>
            <w:lang w:val="en-US" w:eastAsia="zh-CN"/>
          </w:rPr>
          <w:t>7</w:t>
        </w:r>
      </w:ins>
      <w:del w:id="54" w:author="小宋" w:date="2026-07-07T00:27:35Z">
        <w:r>
          <w:rPr>
            <w:rFonts w:hint="eastAsia"/>
          </w:rPr>
          <w:delText>6</w:delText>
        </w:r>
      </w:del>
      <w:r>
        <w:rPr>
          <w:rFonts w:hint="eastAsia"/>
        </w:rPr>
        <w:t>，实验结果与上述理论分析一致：特征拼接在mAP上取得最优性能（0.741），门控融合次之（0.738），二者差距仅为0.3个百分点；逐元素相加（0.729）和逐元素相乘（0.712）性能下降明显，验证了理论分析中关于</w:t>
      </w:r>
      <w:r>
        <w:rPr>
          <w:rFonts w:hint="eastAsia"/>
          <w:lang w:eastAsia="zh-CN"/>
        </w:rPr>
        <w:t>“</w:t>
      </w:r>
      <w:r>
        <w:rPr>
          <w:rFonts w:hint="eastAsia"/>
        </w:rPr>
        <w:t>过早交互导致信息损失</w:t>
      </w:r>
      <w:r>
        <w:rPr>
          <w:rFonts w:hint="eastAsia"/>
          <w:lang w:eastAsia="zh-CN"/>
        </w:rPr>
        <w:t>”</w:t>
      </w:r>
      <w:r>
        <w:rPr>
          <w:rFonts w:hint="eastAsia"/>
        </w:rPr>
        <w:t>的判断。</w:t>
      </w:r>
    </w:p>
    <w:p w14:paraId="5FF94440">
      <w:pPr>
        <w:pStyle w:val="4"/>
        <w:rPr>
          <w:rFonts w:hint="default" w:eastAsia="宋体"/>
          <w:lang w:val="en-US" w:eastAsia="zh-CN"/>
        </w:rPr>
      </w:pPr>
      <w:bookmarkStart w:id="104" w:name="_Toc23141"/>
      <w:r>
        <w:rPr>
          <w:rFonts w:hint="eastAsia"/>
        </w:rPr>
        <w:t>3.2.</w:t>
      </w:r>
      <w:bookmarkEnd w:id="102"/>
      <w:r>
        <w:rPr>
          <w:rFonts w:hint="eastAsia"/>
          <w:lang w:val="en-US" w:eastAsia="zh-CN"/>
        </w:rPr>
        <w:t>4 哈希层</w:t>
      </w:r>
      <w:bookmarkEnd w:id="104"/>
    </w:p>
    <w:bookmarkEnd w:id="103"/>
    <w:p w14:paraId="5DC9B407">
      <w:pPr>
        <w:bidi w:val="0"/>
        <w:rPr>
          <w:rFonts w:hint="eastAsia"/>
        </w:rPr>
      </w:pPr>
      <w:r>
        <w:rPr>
          <w:rFonts w:hint="eastAsia"/>
        </w:rPr>
        <w:t>深度哈希学习的核心挑战在于如何将高维连续特征映射为紧凑的二进制哈希码，同时保持语义判别性和训练可优化性。由于哈希码的离散特性不可微，无法直接通过反向传播优化，本文采用连续松弛策略解决该问题</w:t>
      </w:r>
      <w:r>
        <w:rPr>
          <w:rFonts w:hint="eastAsia"/>
          <w:lang w:eastAsia="zh-CN"/>
        </w:rPr>
        <w:t>。</w:t>
      </w:r>
      <w:r>
        <w:rPr>
          <w:rFonts w:hint="eastAsia"/>
        </w:rPr>
        <w:t>本文哈希层沿用领域经典的FC-Tanh-Sign三段式结构</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，但针对图像-地理位置多模态融合场景，在以下三个维度进行了设计策略论证与优化：</w:t>
      </w:r>
    </w:p>
    <w:p w14:paraId="45B3B02F">
      <w:pPr>
        <w:numPr>
          <w:ilvl w:val="0"/>
          <w:numId w:val="6"/>
        </w:numPr>
        <w:bidi w:val="0"/>
        <w:rPr>
          <w:rFonts w:hint="eastAsia"/>
        </w:rPr>
      </w:pPr>
      <w:r>
        <w:rPr>
          <w:rFonts w:hint="eastAsia"/>
        </w:rPr>
        <w:t>投影结构选择：哈希层可采用单层全连接（FC）、多层感知机（MLP）或注意力机制等多种结构。MLP虽具更强非线性拟合能力，但增加参数量与过拟合风险；注意力机制需序列化输入，不适用于二维坐标的地理位置特征。综合考虑计算效率、参数量控制和梯度传播稳定性，本文选择单层FC作为投影结构，与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lang w:val="en-US" w:eastAsia="zh-CN"/>
        </w:rPr>
        <w:t>和</w:t>
      </w:r>
      <w:r>
        <w:rPr>
          <w:rFonts w:hint="eastAsia"/>
        </w:rPr>
        <w:t>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等基线方法保持一致，确保结构简洁性和可比性。</w:t>
      </w:r>
    </w:p>
    <w:p w14:paraId="269CA768">
      <w:pPr>
        <w:numPr>
          <w:ilvl w:val="0"/>
          <w:numId w:val="6"/>
        </w:numPr>
        <w:bidi w:val="0"/>
        <w:rPr>
          <w:rFonts w:hint="eastAsia"/>
        </w:rPr>
      </w:pPr>
      <w:r>
        <w:rPr>
          <w:rFonts w:hint="eastAsia"/>
        </w:rPr>
        <w:t>连续松弛函数选择：连续松弛函数需在训练阶段保证梯度可传播，同时其输出分布应与最终离散哈希码的分布尽可能接近。候选函数包括Sigmoid（输出[0,1]）、Tanh（输出[-1,1]）和Softmax（输出概率分布）。Sigmoid输出偏向正值，不利于生成均衡分布的二进制哈希码；Softmax引入冗余计算且输出和为1的约束与哈希码无关。Tanh输出范围为[-1,1]且关于原点对称，与符号函数输出的{+1,-1}匹配度最高，有利于生成均衡分布的二进制哈希码。因此，本文选择Tanh作为连续松弛函数。</w:t>
      </w:r>
    </w:p>
    <w:p w14:paraId="65664E1C">
      <w:pPr>
        <w:numPr>
          <w:ilvl w:val="0"/>
          <w:numId w:val="6"/>
        </w:numPr>
        <w:bidi w:val="0"/>
        <w:rPr>
          <w:rFonts w:hint="eastAsia"/>
        </w:rPr>
      </w:pPr>
      <w:r>
        <w:rPr>
          <w:rFonts w:hint="eastAsia"/>
        </w:rPr>
        <w:t>哈希码长度与量化约束策略：哈希码长度直接影响存储开销与表征能力。64位哈希码存储效率高但表征能力不足，256位表征能力强但存储开销倍增。本文参考HashNet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lang w:val="en-US" w:eastAsia="zh-CN"/>
        </w:rPr>
        <w:t>和</w:t>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等基线方法的标准配置，综合考虑检索精度与存储效率，选用128位作为默认长度。此外，为减小训练阶段连续值与推理阶段离散哈希码之间的差异，引入量化损失进行约束。</w:t>
      </w:r>
    </w:p>
    <w:p w14:paraId="4EBBEFA8">
      <w:pPr>
        <w:numPr>
          <w:ilvl w:val="0"/>
          <w:numId w:val="0"/>
        </w:numPr>
        <w:bidi w:val="0"/>
        <w:ind w:firstLine="420" w:firstLineChars="0"/>
        <w:rPr>
          <w:rFonts w:hint="eastAsia"/>
        </w:rPr>
      </w:pPr>
      <w:r>
        <w:rPr>
          <w:rFonts w:hint="eastAsia"/>
        </w:rPr>
        <w:t>具体而言，哈希层采用</w:t>
      </w:r>
      <w:r>
        <w:rPr>
          <w:rFonts w:hint="eastAsia"/>
          <w:lang w:eastAsia="zh-CN"/>
        </w:rPr>
        <w:t>“</w:t>
      </w:r>
      <w:r>
        <w:rPr>
          <w:rFonts w:hint="eastAsia"/>
        </w:rPr>
        <w:t>FC→Tanh→Sign</w:t>
      </w:r>
      <w:r>
        <w:rPr>
          <w:rFonts w:hint="eastAsia"/>
          <w:lang w:eastAsia="zh-CN"/>
        </w:rPr>
        <w:t>”</w:t>
      </w:r>
      <w:r>
        <w:rPr>
          <w:rFonts w:hint="eastAsia"/>
        </w:rPr>
        <w:t>三段式结构：首先通过全连接层将融合特征映射至目标哈希码长度；然后经Tanh激活函数输出[-1,1]范围内的连续值，在训练阶段保证梯度正常传播；最后通过符号函数量化为离散二进制哈希码，在推理阶段生成最终哈希表示。连续值哈希码的数学表达如公式（3-</w:t>
      </w:r>
      <w:r>
        <w:rPr>
          <w:rFonts w:hint="eastAsia"/>
          <w:lang w:val="en-US" w:eastAsia="zh-CN"/>
        </w:rPr>
        <w:t>6</w:t>
      </w:r>
      <w:r>
        <w:rPr>
          <w:rFonts w:hint="eastAsia"/>
        </w:rPr>
        <w:t>）所示：</w:t>
      </w:r>
    </w:p>
    <w:p w14:paraId="73C6954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6</w:t>
      </w:r>
      <w:r>
        <w:rPr>
          <w:rFonts w:hint="default" w:ascii="Times New Roman" w:hAnsi="Times New Roman" w:cs="Times New Roman"/>
          <w:i w:val="0"/>
          <w:sz w:val="24"/>
          <w:lang w:val="en-US" w:eastAsia="zh-CN"/>
        </w:rPr>
        <w:t>）</w:t>
      </w:r>
    </w:p>
    <w:p w14:paraId="7F44B629">
      <w:pPr>
        <w:bidi w:val="0"/>
        <w:rPr>
          <w:rFonts w:hint="eastAsia"/>
          <w:lang w:eastAsia="zh-CN"/>
        </w:rPr>
      </w:pPr>
      <w:r>
        <w:rPr>
          <w:rFonts w:hint="eastAsia"/>
        </w:rPr>
        <w:t>其中，f∈R</w:t>
      </w:r>
      <w:r>
        <w:rPr>
          <w:rFonts w:hint="eastAsia"/>
          <w:vertAlign w:val="superscript"/>
        </w:rPr>
        <w:t>512</w:t>
      </w:r>
      <w:r>
        <w:rPr>
          <w:rFonts w:hint="eastAsia"/>
        </w:rPr>
        <w:t>为融合特征向量；</w:t>
      </w:r>
      <m:oMath>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L×512</w:t>
      </w:r>
      <w:r>
        <w:rPr>
          <w:rFonts w:hint="eastAsia"/>
        </w:rPr>
        <w:t>为权重矩阵；</w:t>
      </w:r>
      <m:oMath>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w:t>
      </w:r>
      <w:r>
        <w:rPr>
          <w:rFonts w:hint="eastAsia"/>
        </w:rPr>
        <w:t>为偏置向量；h∈(-1,1)</w:t>
      </w:r>
      <w:r>
        <w:rPr>
          <w:rFonts w:hint="eastAsia"/>
          <w:vertAlign w:val="superscript"/>
        </w:rPr>
        <w:t>L</w:t>
      </w:r>
      <w:r>
        <w:rPr>
          <w:rFonts w:hint="eastAsia"/>
        </w:rPr>
        <w:t>为连续值哈希向量</w:t>
      </w:r>
      <w:r>
        <w:rPr>
          <w:rFonts w:hint="eastAsia"/>
          <w:lang w:eastAsia="zh-CN"/>
        </w:rPr>
        <w:t>。</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7</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hAnsi="Cambria Math"/>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w:t>
      </w:r>
      <w:r>
        <w:rPr>
          <w:rFonts w:hint="eastAsia" w:cs="Times New Roman"/>
          <w:i w:val="0"/>
          <w:sz w:val="24"/>
          <w:lang w:val="en-US" w:eastAsia="zh-CN"/>
        </w:rPr>
        <w:t>7</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w:t>
      </w:r>
      <w:r>
        <w:rPr>
          <w:rFonts w:hint="eastAsia"/>
          <w:i/>
          <w:iCs/>
          <w:lang w:val="en-US" w:eastAsia="zh-CN"/>
        </w:rPr>
        <w:t>bi</w:t>
      </w:r>
      <w:r>
        <w:rPr>
          <w:rFonts w:hint="eastAsia"/>
          <w:lang w:val="en-US" w:eastAsia="zh-CN"/>
        </w:rPr>
        <w:t>∈{+1,-1}为第i位二进制哈希码。</w:t>
      </w:r>
    </w:p>
    <w:p w14:paraId="37F9504F">
      <w:pPr>
        <w:bidi w:val="0"/>
        <w:rPr>
          <w:rFonts w:hint="eastAsia"/>
        </w:rPr>
      </w:pPr>
      <w:r>
        <w:rPr>
          <w:rFonts w:hint="eastAsia"/>
        </w:rPr>
        <w:t>为减小训练阶段连续值与推理阶段离散哈希码之间的差异（即训练-推理鸿沟），</w:t>
      </w:r>
    </w:p>
    <w:p w14:paraId="7F72A304">
      <w:pPr>
        <w:bidi w:val="0"/>
        <w:ind w:left="0" w:leftChars="0" w:firstLine="0" w:firstLineChars="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数学表达式如公式（3-8）所示：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8</w:t>
      </w:r>
      <w:r>
        <w:rPr>
          <w:rFonts w:hint="default" w:ascii="Times New Roman" w:hAnsi="Times New Roman" w:cs="Times New Roman"/>
          <w:i w:val="0"/>
          <w:sz w:val="24"/>
          <w:lang w:val="en-US" w:eastAsia="zh-CN"/>
        </w:rPr>
        <w:t>）</w:t>
      </w:r>
    </w:p>
    <w:p w14:paraId="034A7C1C">
      <w:pPr>
        <w:bidi w:val="0"/>
        <w:rPr>
          <w:rFonts w:hint="eastAsia"/>
          <w:lang w:val="en-US" w:eastAsia="zh-CN"/>
        </w:rPr>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val="0"/>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val="0"/>
          <w:iCs w:val="0"/>
          <w:lang w:val="en-US" w:eastAsia="zh-CN"/>
        </w:rPr>
        <w:t>经符号函数量化后的离散值</w:t>
      </w:r>
      <w:r>
        <w:rPr>
          <w:rFonts w:hint="eastAsia"/>
          <w:lang w:val="en-US" w:eastAsia="zh-CN"/>
        </w:rPr>
        <w:t>。该损失约束连续输出向符号函数量化结果逼近，从而减小训练阶段连续值与推理阶段离散值之间的差异。</w:t>
      </w:r>
    </w:p>
    <w:p w14:paraId="60E98A0F">
      <w:pPr>
        <w:bidi w:val="0"/>
        <w:rPr>
          <w:rFonts w:hint="eastAsia"/>
        </w:rPr>
      </w:pPr>
      <w:r>
        <w:rPr>
          <w:rFonts w:hint="eastAsia"/>
          <w:lang w:val="en-US" w:eastAsia="zh-CN"/>
        </w:rPr>
        <w:t>需要说明的是，上述哈希层结构借鉴了HashNet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等基线方法验证成熟的连续松弛设计，本文将研究重点集中于图像-位置双模态融合策略与三损失联合优化设计上。DHLM模型的贡献在于：将成熟的深度哈希框架扩展至图像-位置双模态场景，通过引入地理位置元数据融合解决单模态哈希在形态相似树种判别中的局限；通过三损失联合优化提升哈希码对古树名木多类别场景的判别性。</w:t>
      </w:r>
    </w:p>
    <w:p w14:paraId="5B87F013">
      <w:pPr>
        <w:pStyle w:val="4"/>
        <w:rPr>
          <w:rFonts w:hint="eastAsia"/>
          <w:lang w:val="en-US" w:eastAsia="zh-CN"/>
        </w:rPr>
      </w:pPr>
      <w:bookmarkStart w:id="105" w:name="_Toc22461"/>
      <w:bookmarkStart w:id="106" w:name="_Toc6735"/>
      <w:r>
        <w:rPr>
          <w:rFonts w:hint="eastAsia"/>
        </w:rPr>
        <w:t>3.2.</w:t>
      </w:r>
      <w:bookmarkEnd w:id="105"/>
      <w:r>
        <w:rPr>
          <w:rFonts w:hint="eastAsia"/>
          <w:lang w:val="en-US" w:eastAsia="zh-CN"/>
        </w:rPr>
        <w:t>5 损失函数</w:t>
      </w:r>
      <w:bookmarkEnd w:id="106"/>
    </w:p>
    <w:p w14:paraId="5383CF14">
      <w:pPr>
        <w:rPr>
          <w:rFonts w:hint="eastAsia"/>
          <w:lang w:val="en-US" w:eastAsia="zh-CN"/>
        </w:rPr>
      </w:pPr>
    </w:p>
    <w:p w14:paraId="63EBDD56">
      <w:pPr>
        <w:ind w:left="0" w:leftChars="0" w:firstLine="0" w:firstLineChars="0"/>
        <w:jc w:val="center"/>
        <w:rPr>
          <w:rFonts w:hint="eastAsia"/>
          <w:lang w:eastAsia="zh-CN"/>
        </w:rPr>
      </w:pPr>
      <w:r>
        <w:rPr>
          <w:rFonts w:hint="eastAsia"/>
          <w:lang w:eastAsia="zh-CN"/>
        </w:rPr>
        <w:drawing>
          <wp:inline distT="0" distB="0" distL="114300" distR="114300">
            <wp:extent cx="4484370" cy="1701165"/>
            <wp:effectExtent l="0" t="0" r="11430" b="635"/>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9"/>
                    <a:stretch>
                      <a:fillRect/>
                    </a:stretch>
                  </pic:blipFill>
                  <pic:spPr>
                    <a:xfrm>
                      <a:off x="0" y="0"/>
                      <a:ext cx="4484370" cy="1701165"/>
                    </a:xfrm>
                    <a:prstGeom prst="rect">
                      <a:avLst/>
                    </a:prstGeom>
                  </pic:spPr>
                </pic:pic>
              </a:graphicData>
            </a:graphic>
          </wp:inline>
        </w:drawing>
      </w:r>
    </w:p>
    <w:p w14:paraId="61D0AA8D">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4A374BBB">
      <w:pPr>
        <w:ind w:firstLine="420"/>
        <w:jc w:val="center"/>
        <w:rPr>
          <w:rFonts w:hint="default"/>
          <w:lang w:val="en-US" w:eastAsia="zh-CN"/>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542B1214">
      <w:pPr>
        <w:bidi w:val="0"/>
        <w:rPr>
          <w:rFonts w:hint="eastAsia"/>
          <w:lang w:val="en-US" w:eastAsia="zh-CN"/>
        </w:rPr>
      </w:pPr>
    </w:p>
    <w:p w14:paraId="3E62F700">
      <w:pPr>
        <w:bidi w:val="0"/>
        <w:rPr>
          <w:rFonts w:hint="eastAsia"/>
          <w:sz w:val="21"/>
          <w:szCs w:val="21"/>
          <w:lang w:eastAsia="zh-CN"/>
        </w:rPr>
      </w:pPr>
      <w:r>
        <w:rPr>
          <w:rFonts w:hint="eastAsia"/>
          <w:lang w:val="en-US" w:eastAsia="zh-CN"/>
        </w:rPr>
        <w:t>损失函数计算过程如上图3.2所示，</w:t>
      </w:r>
      <w:r>
        <w:rPr>
          <w:rFonts w:hint="eastAsia"/>
        </w:rPr>
        <w:t>损失函数的设计直接影响哈希码的质量。</w:t>
      </w:r>
      <w:r>
        <w:rPr>
          <w:rFonts w:hint="eastAsia"/>
          <w:lang w:eastAsia="zh-CN"/>
        </w:rPr>
        <w:t>本文模型</w:t>
      </w:r>
      <w:r>
        <w:rPr>
          <w:rFonts w:hint="eastAsia"/>
        </w:rPr>
        <w:t>采用多损失联合优化策略</w:t>
      </w:r>
      <w:r>
        <w:rPr>
          <w:rFonts w:hint="eastAsia"/>
          <w:lang w:val="en-US" w:eastAsia="zh-CN"/>
        </w:rPr>
        <w:t>。</w:t>
      </w:r>
    </w:p>
    <w:p w14:paraId="28C1BE32">
      <w:pPr>
        <w:numPr>
          <w:ilvl w:val="0"/>
          <w:numId w:val="7"/>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Loss通过构建三元组(锚点a、正样本p、负样本n)学习判别性特征。对于每个锚点样本，从同类别中随机选取正样本，从不同类别中选取负样本。数学表达式如公式（3-9）所示：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9</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7"/>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数学表达式如公式（3-10）所示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0</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数学表达式如公式（3-11）所示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cs="Times New Roman"/>
          <w:i w:val="0"/>
          <w:sz w:val="24"/>
          <w:lang w:val="en-US" w:eastAsia="zh-CN"/>
        </w:rPr>
        <w:t>1</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7"/>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，其数学表达式见上述公式（3-8）。</w:t>
      </w:r>
    </w:p>
    <w:p w14:paraId="5FF3FD89">
      <w:pPr>
        <w:numPr>
          <w:ilvl w:val="0"/>
          <w:numId w:val="7"/>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古树名木数据集的样本分布呈现显著的长尾分布特性：少数常见树种（如侧柏、油松）拥有大量样本记录，而多数珍稀树种样本稀少，类别间样本数量差异悬殊。这种分布导致模型训练过程中头部类别主导梯度更新，尾部类别特征学习不充分，进而造成检索时尾部类别命中率偏低。针对该问题，</w:t>
      </w:r>
      <w:r>
        <w:rPr>
          <w:rFonts w:hint="eastAsia"/>
          <w:lang w:val="en-US" w:eastAsia="zh-CN"/>
        </w:rPr>
        <w:t>本文</w:t>
      </w:r>
      <w:r>
        <w:rPr>
          <w:rFonts w:hint="default"/>
          <w:lang w:val="en-US" w:eastAsia="zh-CN"/>
        </w:rPr>
        <w:t>采用在线难例挖掘策略OHEM（Online Hard Example Mining）</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12）所示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2</w:t>
      </w:r>
      <w:r>
        <w:rPr>
          <w:rFonts w:hint="eastAsia" w:ascii="Times New Roman" w:hAnsi="Times New Roman" w:cs="Times New Roman"/>
          <w:i w:val="0"/>
          <w:sz w:val="24"/>
          <w:lang w:val="en-US" w:eastAsia="zh-CN"/>
        </w:rPr>
        <w:t>）</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w:t>
      </w:r>
      <w:r>
        <w:rPr>
          <w:rFonts w:hint="eastAsia"/>
          <w:lang w:val="en-US" w:eastAsia="zh-CN"/>
        </w:rPr>
        <w:t>名木</w:t>
      </w:r>
      <w:r>
        <w:rPr>
          <w:rFonts w:hint="default"/>
          <w:lang w:val="en-US" w:eastAsia="zh-CN"/>
        </w:rPr>
        <w:t>），难例挖掘确保其样本获得足够的梯度更新，避免被头部类别主导。</w:t>
      </w:r>
    </w:p>
    <w:p w14:paraId="0EE13495">
      <w:pPr>
        <w:numPr>
          <w:ilvl w:val="0"/>
          <w:numId w:val="7"/>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，其数学表达式如公式（3-13）所示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3</w:t>
      </w:r>
      <w:r>
        <w:rPr>
          <w:rFonts w:hint="default" w:ascii="Times New Roman" w:hAnsi="Times New Roman" w:cs="Times New Roman"/>
          <w:i w:val="0"/>
          <w:sz w:val="24"/>
          <w:lang w:val="en-US" w:eastAsia="zh-CN"/>
        </w:rPr>
        <w:t>）</w:t>
      </w:r>
    </w:p>
    <w:p w14:paraId="17CC72F6">
      <w:pPr>
        <w:bidi w:val="0"/>
        <w:rPr>
          <w:rFonts w:hint="eastAsia"/>
          <w:lang w:val="en-US" w:eastAsia="zh-CN"/>
        </w:rPr>
      </w:pPr>
      <w:r>
        <w:rPr>
          <w:rFonts w:hint="eastAsia"/>
          <w:lang w:val="en-US" w:eastAsia="zh-CN"/>
        </w:rPr>
        <w:t>其中，三种损失的设计分工明确：Triplet Loss（</w:t>
      </w:r>
      <w:r>
        <w:rPr>
          <w:rFonts w:hint="default"/>
          <w:lang w:val="en-US" w:eastAsia="zh-CN"/>
        </w:rPr>
        <w:t>λ₁</w:t>
      </w:r>
      <w:r>
        <w:rPr>
          <w:rFonts w:hint="eastAsia"/>
          <w:lang w:val="en-US" w:eastAsia="zh-CN"/>
        </w:rPr>
        <w:t>=10/16，主导损失），直接优化检索排序，拉大类间距离；Contrastive Loss（</w:t>
      </w:r>
      <w:r>
        <w:rPr>
          <w:rFonts w:hint="default"/>
          <w:lang w:val="en-US" w:eastAsia="zh-CN"/>
        </w:rPr>
        <w:t>λ₂</w:t>
      </w:r>
      <w:r>
        <w:rPr>
          <w:rFonts w:hint="eastAsia"/>
          <w:lang w:val="en-US" w:eastAsia="zh-CN"/>
        </w:rPr>
        <w:t>=5/16，辅助损失），增强类内聚集，提供补充监督；Quantization Loss（</w:t>
      </w:r>
      <w:r>
        <w:rPr>
          <w:rFonts w:hint="default"/>
          <w:lang w:val="en-US" w:eastAsia="zh-CN"/>
        </w:rPr>
        <w:t>λ₃</w:t>
      </w:r>
      <w:r>
        <w:rPr>
          <w:rFonts w:hint="eastAsia"/>
          <w:lang w:val="en-US" w:eastAsia="zh-CN"/>
        </w:rPr>
        <w:t>=1/16，约束损失），减小量化误差，保证哈希码质量。三种损失权重按10:5:1的比例分配并归一化，满足</w:t>
      </w:r>
      <w:r>
        <w:rPr>
          <w:rFonts w:hint="default"/>
          <w:lang w:val="en-US" w:eastAsia="zh-CN"/>
        </w:rPr>
        <w:t>λ₁</w:t>
      </w:r>
      <w:r>
        <w:rPr>
          <w:rFonts w:hint="eastAsia"/>
          <w:lang w:val="en-US" w:eastAsia="zh-CN"/>
        </w:rPr>
        <w:t>+</w:t>
      </w:r>
      <w:r>
        <w:rPr>
          <w:rFonts w:hint="default"/>
          <w:lang w:val="en-US" w:eastAsia="zh-CN"/>
        </w:rPr>
        <w:t>λ₂</w:t>
      </w:r>
      <w:r>
        <w:rPr>
          <w:rFonts w:hint="eastAsia"/>
          <w:lang w:val="en-US" w:eastAsia="zh-CN"/>
        </w:rPr>
        <w:t>+</w:t>
      </w:r>
      <w:r>
        <w:rPr>
          <w:rFonts w:hint="default"/>
          <w:lang w:val="en-US" w:eastAsia="zh-CN"/>
        </w:rPr>
        <w:t>λ₃</w:t>
      </w:r>
      <w:r>
        <w:rPr>
          <w:rFonts w:hint="eastAsia"/>
          <w:lang w:val="en-US" w:eastAsia="zh-CN"/>
        </w:rPr>
        <w:t>=1。权重的设置遵循“主导-辅助”原则：Triplet Loss直接优化检索任务目标，赋予最高权重；Contrastive Loss提供补充监督，权重次之；Quantization Loss仅作为约束项，权重较小避免影响特征学习。上述具体取值通过预实验探索确定，详细敏感性分析及验证见3.4.4节。</w:t>
      </w:r>
    </w:p>
    <w:p w14:paraId="3F72F348">
      <w:pPr>
        <w:pStyle w:val="4"/>
        <w:rPr>
          <w:rFonts w:hint="eastAsia"/>
          <w:lang w:val="en-US" w:eastAsia="zh-CN"/>
        </w:rPr>
      </w:pPr>
      <w:bookmarkStart w:id="107" w:name="_Toc531"/>
      <w:bookmarkStart w:id="108" w:name="_Toc219236321"/>
      <w:bookmarkStart w:id="109" w:name="_Toc21323"/>
      <w:bookmarkStart w:id="110" w:name="_Toc10210"/>
      <w:r>
        <w:rPr>
          <w:rFonts w:hint="eastAsia"/>
        </w:rPr>
        <w:t>3.2.</w:t>
      </w:r>
      <w:r>
        <w:rPr>
          <w:rFonts w:hint="eastAsia"/>
          <w:lang w:val="en-US" w:eastAsia="zh-CN"/>
        </w:rPr>
        <w:t>6 检索层</w:t>
      </w:r>
      <w:bookmarkEnd w:id="107"/>
    </w:p>
    <w:p w14:paraId="70F394C2">
      <w:pPr>
        <w:bidi w:val="0"/>
        <w:rPr>
          <w:rFonts w:hint="eastAsia"/>
          <w:lang w:val="en-US" w:eastAsia="zh-CN"/>
        </w:rPr>
      </w:pPr>
      <w:r>
        <w:rPr>
          <w:rFonts w:hint="eastAsia"/>
          <w:lang w:val="en-US" w:eastAsia="zh-CN"/>
        </w:rPr>
        <w:t>检索模块负责根据查询（图像或地理位置坐标）从数据库中返回最相似的Top-K个检索结果，支持以图搜图（I2I）、以图搜位置（I2L）和以位置搜图（L2I）三种检索模式。其中K为用户指定的返回结果数量，典型取值包括10、50或100等，可根据实际应用场景灵活设置。</w:t>
      </w:r>
    </w:p>
    <w:p w14:paraId="38674BE0">
      <w:pPr>
        <w:numPr>
          <w:ilvl w:val="0"/>
          <w:numId w:val="8"/>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使用哈希层输出的连续值哈希码，通过余弦相似度度量查询样本与库样本的语义相似程度。余弦相似度计算数学表达式如公式（3-14）所示：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4</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bCs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b w:val="0"/>
                <w:bCs w:val="0"/>
                <w:i/>
                <w:iCs/>
              </w:rPr>
            </m:ctrlPr>
          </m:sSubPr>
          <m:e>
            <m:r>
              <m:rPr>
                <m:nor/>
              </m:rPr>
              <w:rPr>
                <w:rFonts w:hint="default" w:ascii="DejaVu Math TeX Gyre" w:hAnsi="DejaVu Math TeX Gyre" w:cs="Times"/>
                <w:b w:val="0"/>
                <w:bCs w:val="0"/>
                <w:i/>
                <w:iCs/>
              </w:rPr>
              <m:t>s</m:t>
            </m:r>
            <m:ctrlPr>
              <w:rPr>
                <w:rFonts w:hint="default" w:ascii="DejaVu Math TeX Gyre" w:hAnsi="DejaVu Math TeX Gyre" w:cs="Times"/>
                <w:b w:val="0"/>
                <w:bCs w:val="0"/>
                <w:i/>
                <w:iCs/>
              </w:rPr>
            </m:ctrlPr>
          </m:e>
          <m:sub>
            <m:r>
              <m:rPr>
                <m:nor/>
              </m:rPr>
              <w:rPr>
                <w:rFonts w:hint="default" w:ascii="DejaVu Math TeX Gyre" w:hAnsi="DejaVu Math TeX Gyre" w:cs="Times"/>
                <w:b w:val="0"/>
                <w:bCs w:val="0"/>
                <w:i/>
                <w:iCs/>
              </w:rPr>
              <m:t>cos</m:t>
            </m:r>
            <m:ctrlPr>
              <w:rPr>
                <w:rFonts w:hint="default" w:ascii="DejaVu Math TeX Gyre" w:hAnsi="DejaVu Math TeX Gyre" w:cs="Times"/>
                <w:b w:val="0"/>
                <w:bCs w:val="0"/>
                <w:i/>
                <w:iCs/>
              </w:rPr>
            </m:ctrlPr>
          </m:sub>
        </m:sSub>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q</m:t>
        </m:r>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d</m:t>
        </m:r>
        <m:r>
          <m:rPr>
            <m:nor/>
            <m:sty m:val="p"/>
          </m:rPr>
          <w:rPr>
            <w:rFonts w:hint="default" w:ascii="DejaVu Math TeX Gyre" w:hAnsi="DejaVu Math TeX Gyre" w:cs="Times"/>
            <w:b w:val="0"/>
            <w:bCs w:val="0"/>
            <w:i w:val="0"/>
            <w:iCs/>
          </w:rPr>
          <m:t>)</m:t>
        </m:r>
      </m:oMath>
      <w:r>
        <w:rPr>
          <w:rFonts w:hint="default"/>
          <w:lang w:val="en-US" w:eastAsia="zh-CN"/>
        </w:rPr>
        <w:t>为余弦相似度，取值范围为[−1, 1]。该相似度用于训练阶段的连续值哈希码比较，推理阶段采用汉明距离度量离散哈希码相似性。余弦相似度通过度量两向量夹角的余弦值反映语义相似程度，值越大表示夹角越小、相似度高。</w:t>
      </w:r>
    </w:p>
    <w:p w14:paraId="27BC29AF">
      <w:pPr>
        <w:numPr>
          <w:ilvl w:val="0"/>
          <w:numId w:val="8"/>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将哈希层输出的连续值通过Sign函数二值化为128位二进制哈希码，利用汉明距离度量样本间的相似性。汉明距离数学表达式如公式（3-15）所示：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5</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hAnsi="DejaVu Math TeX Gyre"/>
          <w:i w:val="0"/>
          <w:iCs w:val="0"/>
          <w:lang w:val="en-US" w:eastAsia="zh-CN"/>
        </w:rPr>
        <w:t>分别为查询样本与库样本的第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iCs w:val="0"/>
          <w:kern w:val="2"/>
          <w:sz w:val="24"/>
          <w:szCs w:val="24"/>
          <w:lang w:val="en-US" w:eastAsia="zh-CN" w:bidi="ar-SA"/>
        </w:rPr>
        <w:t>位的二进制哈希码</w:t>
      </w:r>
      <w:r>
        <w:rPr>
          <w:rFonts w:hint="default"/>
          <w:lang w:val="en-US" w:eastAsia="zh-CN"/>
        </w:rPr>
        <w:t>；</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w:rPr>
            <w:rFonts w:hint="default" w:ascii="Cambria Math" w:hAnsi="Cambria Math" w:eastAsia="宋体"/>
            <w:sz w:val="24"/>
          </w:rPr>
          <m:t>H=</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为原始汉明距离（整数，取值范围为</w:t>
      </w:r>
      <w:r>
        <w:rPr>
          <w:rFonts w:hint="default"/>
          <w:lang w:val="en-US" w:eastAsia="zh-CN"/>
        </w:rPr>
        <w:t>[</w:t>
      </w:r>
      <w:r>
        <w:rPr>
          <w:rFonts w:hint="eastAsia"/>
          <w:lang w:val="en-US" w:eastAsia="zh-CN"/>
        </w:rPr>
        <w:t>0</w:t>
      </w:r>
      <w:r>
        <w:rPr>
          <w:rFonts w:hint="default"/>
          <w:lang w:val="en-US" w:eastAsia="zh-CN"/>
        </w:rPr>
        <w:t xml:space="preserve">, </w:t>
      </w:r>
      <w:r>
        <w:rPr>
          <w:rFonts w:hint="eastAsia"/>
          <w:i/>
          <w:iCs/>
          <w:lang w:val="en-US" w:eastAsia="zh-CN"/>
        </w:rPr>
        <w:t>L</w:t>
      </w:r>
      <w:r>
        <w:rPr>
          <w:rFonts w:hint="default"/>
          <w:lang w:val="en-US" w:eastAsia="zh-CN"/>
        </w:rPr>
        <w:t>]</w:t>
      </w:r>
      <w:r>
        <w:rPr>
          <w:rFonts w:hint="eastAsia" w:hAnsi="Cambria Math"/>
          <w:i w:val="0"/>
          <w:sz w:val="24"/>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(q,d)=H/L</m:t>
        </m:r>
      </m:oMath>
      <w:r>
        <w:rPr>
          <w:rFonts w:hint="default"/>
          <w:lang w:val="en-US" w:eastAsia="zh-CN"/>
        </w:rPr>
        <w:t>为归一化汉明距离</w:t>
      </w:r>
      <w:r>
        <w:rPr>
          <w:rFonts w:hint="eastAsia"/>
          <w:lang w:val="en-US" w:eastAsia="zh-CN"/>
        </w:rPr>
        <w:t>（</w:t>
      </w:r>
      <w:r>
        <w:rPr>
          <w:rFonts w:hint="default"/>
          <w:lang w:val="en-US" w:eastAsia="zh-CN"/>
        </w:rPr>
        <w:t>取值范围为[0, 1]</w:t>
      </w:r>
      <w:r>
        <w:rPr>
          <w:rFonts w:hint="eastAsia"/>
          <w:lang w:val="en-US" w:eastAsia="zh-CN"/>
        </w:rPr>
        <w:t>）</w:t>
      </w:r>
      <w:r>
        <w:rPr>
          <w:rFonts w:hint="default"/>
          <w:lang w:val="en-US" w:eastAsia="zh-CN"/>
        </w:rPr>
        <w:t>，值越小表示相似度越高。</w:t>
      </w:r>
    </w:p>
    <w:p w14:paraId="3D9BA558">
      <w:pPr>
        <w:numPr>
          <w:ilvl w:val="0"/>
          <w:numId w:val="8"/>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w:t>
      </w:r>
      <w:r>
        <w:rPr>
          <w:rFonts w:hint="eastAsia"/>
          <w:lang w:val="en-US" w:eastAsia="zh-CN"/>
        </w:rPr>
        <w:t>”</w:t>
      </w:r>
      <w:r>
        <w:rPr>
          <w:rFonts w:hint="default"/>
          <w:lang w:val="en-US" w:eastAsia="zh-CN"/>
        </w:rPr>
        <w:t>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5E63A8DD">
      <w:pPr>
        <w:bidi w:val="0"/>
        <w:rPr>
          <w:rFonts w:hint="default"/>
          <w:lang w:val="en-US" w:eastAsia="zh-CN"/>
        </w:rPr>
      </w:pPr>
      <w:r>
        <w:rPr>
          <w:rFonts w:hint="default"/>
          <w:lang w:val="en-US" w:eastAsia="zh-CN"/>
        </w:rPr>
        <w:t>需要特别说明的是，在Location-to-Image（L2I）检索模式下，查询输入为位置坐标而非图像。此时，查询端仅激活LocationEncoder分支，将输入坐标编码为256维位置特征向量，经哈希层生成位置哈希码；数据库端则存储了所有图像样本经图像分支编码后的图像哈希码（预计算存储）。检索时，在统一的哈希空间中寻找与查询位置哈希码最近邻的图像哈希码，返回对应图像。图像分支在L2I查询阶段不参与编码，但在数据库构建阶段承担了所有图像样本的哈希码预计算生成，是L2I检索能力的基础保障。</w:t>
      </w:r>
    </w:p>
    <w:p w14:paraId="756BA390">
      <w:pPr>
        <w:pStyle w:val="3"/>
        <w:spacing w:before="193"/>
        <w:ind w:left="0" w:leftChars="0" w:firstLine="0" w:firstLineChars="0"/>
        <w:rPr>
          <w:ins w:id="55" w:author="小宋" w:date="2026-07-06T22:46:25Z"/>
          <w:rFonts w:hint="eastAsia"/>
        </w:rPr>
      </w:pPr>
      <w:bookmarkStart w:id="111" w:name="_Toc17587"/>
      <w:r>
        <w:t>3</w:t>
      </w:r>
      <w:r>
        <w:rPr>
          <w:rFonts w:hint="eastAsia"/>
        </w:rPr>
        <w:t>.3</w:t>
      </w:r>
      <w:bookmarkEnd w:id="108"/>
      <w:r>
        <w:rPr>
          <w:rFonts w:hint="eastAsia"/>
          <w:lang w:val="en-US" w:eastAsia="zh-CN"/>
        </w:rPr>
        <w:t xml:space="preserve"> </w:t>
      </w:r>
      <w:r>
        <w:rPr>
          <w:rFonts w:hint="eastAsia"/>
        </w:rPr>
        <w:t>实验条件</w:t>
      </w:r>
      <w:bookmarkEnd w:id="109"/>
      <w:r>
        <w:rPr>
          <w:rFonts w:hint="eastAsia"/>
        </w:rPr>
        <w:t>与环境设置</w:t>
      </w:r>
      <w:bookmarkEnd w:id="110"/>
      <w:bookmarkEnd w:id="111"/>
    </w:p>
    <w:p w14:paraId="5F1F45AB">
      <w:pPr>
        <w:ind w:firstLine="420" w:firstLineChars="0"/>
        <w:rPr>
          <w:ins w:id="57" w:author="小宋" w:date="2026-07-06T23:06:15Z"/>
          <w:rFonts w:hint="eastAsia"/>
          <w:lang w:val="en-US" w:eastAsia="zh-CN"/>
        </w:rPr>
        <w:pPrChange w:id="56" w:author="小宋" w:date="2026-07-06T22:46:29Z">
          <w:pPr/>
        </w:pPrChange>
      </w:pPr>
      <w:ins w:id="58" w:author="小宋" w:date="2026-07-06T22:46:25Z">
        <w:r>
          <w:rPr>
            <w:rFonts w:hint="eastAsia"/>
          </w:rPr>
          <w:t>本研究实验采用两个数据集</w:t>
        </w:r>
      </w:ins>
      <w:ins w:id="59" w:author="小宋" w:date="2026-07-06T22:46:25Z">
        <w:r>
          <w:rPr>
            <w:rFonts w:hint="eastAsia"/>
            <w:lang w:eastAsia="zh-CN"/>
          </w:rPr>
          <w:t>：</w:t>
        </w:r>
      </w:ins>
      <w:ins w:id="60" w:author="小宋" w:date="2026-07-06T22:46:25Z">
        <w:r>
          <w:rPr>
            <w:rFonts w:hint="eastAsia"/>
          </w:rPr>
          <w:t>iNaturalist 2018数据集和自建BFATH数据集。iNaturalist 2018</w:t>
        </w:r>
      </w:ins>
      <w:ins w:id="61" w:author="小宋" w:date="2026-07-06T22:46:25Z">
        <w:r>
          <w:rPr>
            <w:rFonts w:hint="eastAsia"/>
            <w:lang w:val="en-US" w:eastAsia="zh-CN"/>
          </w:rPr>
          <w:t>数据集</w:t>
        </w:r>
      </w:ins>
      <w:ins w:id="62" w:author="小宋" w:date="2026-07-06T23:06:15Z">
        <w:r>
          <w:rPr>
            <w:rFonts w:hint="eastAsia"/>
            <w:lang w:val="en-US" w:eastAsia="zh-CN"/>
          </w:rPr>
          <w:t>用于模型预训练、基线对比与消融实验，以其丰富样本量保证</w:t>
        </w:r>
      </w:ins>
    </w:p>
    <w:p w14:paraId="429A8747">
      <w:pPr>
        <w:ind w:firstLine="0" w:firstLineChars="0"/>
        <w:rPr>
          <w:rFonts w:hint="default" w:eastAsia="宋体"/>
          <w:lang w:val="en-US" w:eastAsia="zh-CN"/>
        </w:rPr>
        <w:pPrChange w:id="63" w:author="小宋" w:date="2026-07-06T23:06:22Z">
          <w:pPr/>
        </w:pPrChange>
      </w:pPr>
      <w:ins w:id="64" w:author="小宋" w:date="2026-07-06T23:06:15Z">
        <w:r>
          <w:rPr>
            <w:rFonts w:hint="eastAsia"/>
            <w:lang w:val="en-US" w:eastAsia="zh-CN"/>
          </w:rPr>
          <w:t>统计稳健性</w:t>
        </w:r>
      </w:ins>
      <w:ins w:id="65" w:author="小宋" w:date="2026-07-06T22:46:25Z">
        <w:r>
          <w:rPr>
            <w:rFonts w:hint="eastAsia"/>
          </w:rPr>
          <w:t>；BFATH数据集来源于《京津冀古树寻踪》</w:t>
        </w:r>
      </w:ins>
      <w:ins w:id="66" w:author="小宋" w:date="2026-07-06T22:46:25Z">
        <w:r>
          <w:rPr>
            <w:rFonts w:hint="eastAsia"/>
            <w:vertAlign w:val="superscript"/>
            <w:lang w:eastAsia="zh-CN"/>
          </w:rPr>
          <w:fldChar w:fldCharType="begin"/>
        </w:r>
      </w:ins>
      <w:ins w:id="67" w:author="小宋" w:date="2026-07-06T22:46:25Z">
        <w:r>
          <w:rPr/>
          <w:instrText xml:space="preserve"> REF _Ref1091771899 \r \h  \* MERGEFORMAT</w:instrText>
        </w:r>
      </w:ins>
      <w:ins w:id="68" w:author="小宋" w:date="2026-07-06T22:46:25Z">
        <w:r>
          <w:rPr>
            <w:rFonts w:hint="eastAsia"/>
            <w:vertAlign w:val="superscript"/>
            <w:lang w:eastAsia="zh-CN"/>
          </w:rPr>
          <w:fldChar w:fldCharType="separate"/>
        </w:r>
      </w:ins>
      <w:ins w:id="69" w:author="小宋" w:date="2026-07-06T22:46:25Z">
        <w:r>
          <w:rPr>
            <w:rFonts w:hint="eastAsia"/>
            <w:vertAlign w:val="superscript"/>
            <w:lang w:eastAsia="zh-CN"/>
          </w:rPr>
          <w:t>[44]</w:t>
        </w:r>
      </w:ins>
      <w:ins w:id="70" w:author="小宋" w:date="2026-07-06T22:46:25Z">
        <w:r>
          <w:rPr>
            <w:rFonts w:hint="eastAsia"/>
            <w:vertAlign w:val="superscript"/>
            <w:lang w:eastAsia="zh-CN"/>
          </w:rPr>
          <w:fldChar w:fldCharType="end"/>
        </w:r>
      </w:ins>
      <w:ins w:id="71" w:author="小宋" w:date="2026-07-06T22:46:25Z">
        <w:r>
          <w:rPr>
            <w:rFonts w:hint="eastAsia"/>
          </w:rPr>
          <w:t>书籍数字化，用于</w:t>
        </w:r>
      </w:ins>
      <w:ins w:id="72" w:author="小宋" w:date="2026-07-06T22:46:25Z">
        <w:r>
          <w:rPr>
            <w:rFonts w:hint="eastAsia"/>
            <w:lang w:val="en-US" w:eastAsia="zh-CN"/>
          </w:rPr>
          <w:t>模型微调</w:t>
        </w:r>
      </w:ins>
      <w:ins w:id="73" w:author="小宋" w:date="2026-07-06T22:46:25Z">
        <w:r>
          <w:rPr>
            <w:rFonts w:hint="eastAsia"/>
          </w:rPr>
          <w:t>与系统演示</w:t>
        </w:r>
      </w:ins>
      <w:ins w:id="74" w:author="小宋" w:date="2026-07-06T23:06:45Z">
        <w:r>
          <w:rPr>
            <w:rFonts w:hint="eastAsia"/>
            <w:lang w:eastAsia="zh-CN"/>
          </w:rPr>
          <w:t>，</w:t>
        </w:r>
      </w:ins>
      <w:ins w:id="75" w:author="小宋" w:date="2026-07-06T23:06:47Z">
        <w:r>
          <w:rPr>
            <w:rFonts w:hint="eastAsia"/>
            <w:lang w:val="en-US" w:eastAsia="zh-CN"/>
          </w:rPr>
          <w:t>验证</w:t>
        </w:r>
      </w:ins>
      <w:ins w:id="76" w:author="小宋" w:date="2026-07-06T23:06:48Z">
        <w:r>
          <w:rPr>
            <w:rFonts w:hint="eastAsia"/>
            <w:lang w:val="en-US" w:eastAsia="zh-CN"/>
          </w:rPr>
          <w:t>模型</w:t>
        </w:r>
      </w:ins>
      <w:ins w:id="77" w:author="小宋" w:date="2026-07-06T23:06:49Z">
        <w:r>
          <w:rPr>
            <w:rFonts w:hint="eastAsia"/>
            <w:lang w:val="en-US" w:eastAsia="zh-CN"/>
          </w:rPr>
          <w:t>在</w:t>
        </w:r>
      </w:ins>
      <w:ins w:id="78" w:author="小宋" w:date="2026-07-06T23:06:52Z">
        <w:r>
          <w:rPr>
            <w:rFonts w:hint="eastAsia"/>
            <w:lang w:val="en-US" w:eastAsia="zh-CN"/>
          </w:rPr>
          <w:t>真实</w:t>
        </w:r>
      </w:ins>
      <w:ins w:id="79" w:author="小宋" w:date="2026-07-06T23:06:54Z">
        <w:r>
          <w:rPr>
            <w:rFonts w:hint="eastAsia"/>
            <w:lang w:val="en-US" w:eastAsia="zh-CN"/>
          </w:rPr>
          <w:t>古树</w:t>
        </w:r>
      </w:ins>
      <w:ins w:id="80" w:author="小宋" w:date="2026-07-06T23:06:55Z">
        <w:r>
          <w:rPr>
            <w:rFonts w:hint="eastAsia"/>
            <w:lang w:val="en-US" w:eastAsia="zh-CN"/>
          </w:rPr>
          <w:t>名木</w:t>
        </w:r>
      </w:ins>
      <w:ins w:id="81" w:author="小宋" w:date="2026-07-06T23:06:57Z">
        <w:r>
          <w:rPr>
            <w:rFonts w:hint="eastAsia"/>
            <w:lang w:val="en-US" w:eastAsia="zh-CN"/>
          </w:rPr>
          <w:t>场景中的</w:t>
        </w:r>
      </w:ins>
      <w:ins w:id="82" w:author="小宋" w:date="2026-07-06T23:06:59Z">
        <w:r>
          <w:rPr>
            <w:rFonts w:hint="eastAsia"/>
            <w:lang w:val="en-US" w:eastAsia="zh-CN"/>
          </w:rPr>
          <w:t>迁移</w:t>
        </w:r>
      </w:ins>
      <w:ins w:id="83" w:author="小宋" w:date="2026-07-06T23:07:01Z">
        <w:r>
          <w:rPr>
            <w:rFonts w:hint="eastAsia"/>
            <w:lang w:val="en-US" w:eastAsia="zh-CN"/>
          </w:rPr>
          <w:t>有效性。</w:t>
        </w:r>
      </w:ins>
      <w:ins w:id="84" w:author="小宋" w:date="2026-07-06T23:07:03Z">
        <w:r>
          <w:rPr>
            <w:rFonts w:hint="eastAsia"/>
            <w:lang w:val="en-US" w:eastAsia="zh-CN"/>
          </w:rPr>
          <w:t>下文</w:t>
        </w:r>
      </w:ins>
      <w:ins w:id="85" w:author="小宋" w:date="2026-07-06T23:07:06Z">
        <w:r>
          <w:rPr>
            <w:rFonts w:hint="eastAsia"/>
            <w:lang w:val="en-US" w:eastAsia="zh-CN"/>
          </w:rPr>
          <w:t>分别</w:t>
        </w:r>
      </w:ins>
      <w:ins w:id="86" w:author="小宋" w:date="2026-07-06T23:07:07Z">
        <w:r>
          <w:rPr>
            <w:rFonts w:hint="eastAsia"/>
            <w:lang w:val="en-US" w:eastAsia="zh-CN"/>
          </w:rPr>
          <w:t>介绍</w:t>
        </w:r>
      </w:ins>
      <w:ins w:id="87" w:author="小宋" w:date="2026-07-06T23:07:10Z">
        <w:r>
          <w:rPr>
            <w:rFonts w:hint="eastAsia"/>
            <w:lang w:val="en-US" w:eastAsia="zh-CN"/>
          </w:rPr>
          <w:t>两个</w:t>
        </w:r>
      </w:ins>
      <w:ins w:id="88" w:author="小宋" w:date="2026-07-06T23:07:11Z">
        <w:r>
          <w:rPr>
            <w:rFonts w:hint="eastAsia"/>
            <w:lang w:val="en-US" w:eastAsia="zh-CN"/>
          </w:rPr>
          <w:t>数据集</w:t>
        </w:r>
      </w:ins>
      <w:ins w:id="89" w:author="小宋" w:date="2026-07-06T23:07:12Z">
        <w:r>
          <w:rPr>
            <w:rFonts w:hint="eastAsia"/>
            <w:lang w:val="en-US" w:eastAsia="zh-CN"/>
          </w:rPr>
          <w:t>的</w:t>
        </w:r>
      </w:ins>
      <w:ins w:id="90" w:author="小宋" w:date="2026-07-06T23:07:14Z">
        <w:r>
          <w:rPr>
            <w:rFonts w:hint="eastAsia"/>
            <w:lang w:val="en-US" w:eastAsia="zh-CN"/>
          </w:rPr>
          <w:t>构建</w:t>
        </w:r>
      </w:ins>
      <w:ins w:id="91" w:author="小宋" w:date="2026-07-06T23:07:56Z">
        <w:r>
          <w:rPr>
            <w:rFonts w:hint="eastAsia"/>
            <w:lang w:val="en-US" w:eastAsia="zh-CN"/>
          </w:rPr>
          <w:t>流程</w:t>
        </w:r>
      </w:ins>
      <w:ins w:id="92" w:author="小宋" w:date="2026-07-06T23:07:22Z">
        <w:r>
          <w:rPr>
            <w:rFonts w:hint="eastAsia"/>
            <w:lang w:val="en-US" w:eastAsia="zh-CN"/>
          </w:rPr>
          <w:t>与</w:t>
        </w:r>
      </w:ins>
      <w:ins w:id="93" w:author="小宋" w:date="2026-07-06T23:07:58Z">
        <w:r>
          <w:rPr>
            <w:rFonts w:hint="eastAsia"/>
            <w:lang w:val="en-US" w:eastAsia="zh-CN"/>
          </w:rPr>
          <w:t>规模</w:t>
        </w:r>
      </w:ins>
      <w:ins w:id="94" w:author="小宋" w:date="2026-07-06T23:08:01Z">
        <w:r>
          <w:rPr>
            <w:rFonts w:hint="eastAsia"/>
            <w:lang w:val="en-US" w:eastAsia="zh-CN"/>
          </w:rPr>
          <w:t>划分</w:t>
        </w:r>
      </w:ins>
      <w:ins w:id="95" w:author="小宋" w:date="2026-07-06T23:07:31Z">
        <w:r>
          <w:rPr>
            <w:rFonts w:hint="eastAsia"/>
            <w:lang w:val="en-US" w:eastAsia="zh-CN"/>
          </w:rPr>
          <w:t>。</w:t>
        </w:r>
      </w:ins>
    </w:p>
    <w:p w14:paraId="3D6EC3F3">
      <w:pPr>
        <w:pStyle w:val="4"/>
        <w:ind w:left="0" w:leftChars="0" w:firstLine="0" w:firstLineChars="0"/>
      </w:pPr>
      <w:bookmarkStart w:id="112" w:name="_Toc17588"/>
      <w:bookmarkStart w:id="113" w:name="_Toc32190"/>
      <w:r>
        <w:t>3.</w:t>
      </w:r>
      <w:r>
        <w:rPr>
          <w:rFonts w:hint="eastAsia"/>
        </w:rPr>
        <w:t>3</w:t>
      </w:r>
      <w:r>
        <w:t>.1</w:t>
      </w:r>
      <w:r>
        <w:rPr>
          <w:rFonts w:hint="eastAsia"/>
          <w:lang w:val="en-US" w:eastAsia="zh-CN"/>
        </w:rPr>
        <w:t xml:space="preserve"> </w:t>
      </w:r>
      <w:ins w:id="96" w:author="小宋" w:date="2026-07-06T22:45:39Z">
        <w:r>
          <w:rPr>
            <w:rFonts w:hint="eastAsia"/>
          </w:rPr>
          <w:t>iNaturalist</w:t>
        </w:r>
      </w:ins>
      <w:ins w:id="97" w:author="小宋" w:date="2026-07-06T22:45:39Z">
        <w:r>
          <w:rPr>
            <w:rFonts w:hint="eastAsia"/>
            <w:lang w:val="en-US" w:eastAsia="zh-CN"/>
          </w:rPr>
          <w:t xml:space="preserve"> 2018</w:t>
        </w:r>
      </w:ins>
      <w:ins w:id="98" w:author="小宋" w:date="2026-07-06T22:45:39Z">
        <w:r>
          <w:rPr>
            <w:rFonts w:hint="eastAsia"/>
          </w:rPr>
          <w:t>数据集</w:t>
        </w:r>
      </w:ins>
      <w:del w:id="99" w:author="小宋" w:date="2026-07-06T22:45:39Z">
        <w:r>
          <w:rPr>
            <w:rFonts w:hint="eastAsia"/>
          </w:rPr>
          <w:delText>数据集描述</w:delText>
        </w:r>
        <w:bookmarkEnd w:id="112"/>
        <w:bookmarkEnd w:id="113"/>
      </w:del>
    </w:p>
    <w:p w14:paraId="7F0DF470">
      <w:pPr>
        <w:bidi w:val="0"/>
        <w:rPr>
          <w:del w:id="100" w:author="小宋" w:date="2026-07-06T22:46:55Z"/>
        </w:rPr>
      </w:pPr>
      <w:del w:id="101" w:author="小宋" w:date="2026-07-06T22:46:55Z">
        <w:r>
          <w:rPr>
            <w:rFonts w:hint="eastAsia"/>
          </w:rPr>
          <w:delText>本研究实验采用两个数据集</w:delText>
        </w:r>
      </w:del>
      <w:del w:id="102" w:author="小宋" w:date="2026-07-06T22:46:55Z">
        <w:r>
          <w:rPr>
            <w:rFonts w:hint="eastAsia"/>
            <w:lang w:eastAsia="zh-CN"/>
          </w:rPr>
          <w:delText>：</w:delText>
        </w:r>
      </w:del>
      <w:del w:id="103" w:author="小宋" w:date="2026-07-06T22:46:55Z">
        <w:r>
          <w:rPr>
            <w:rFonts w:hint="eastAsia"/>
          </w:rPr>
          <w:delText>iNaturalist 2018数据集和自建BFATH数据集。iNaturalist 2018</w:delText>
        </w:r>
      </w:del>
      <w:del w:id="104" w:author="小宋" w:date="2026-07-06T22:46:55Z">
        <w:r>
          <w:rPr>
            <w:rFonts w:hint="eastAsia"/>
            <w:lang w:val="en-US" w:eastAsia="zh-CN"/>
          </w:rPr>
          <w:delText>数据集</w:delText>
        </w:r>
      </w:del>
      <w:del w:id="105" w:author="小宋" w:date="2026-07-06T22:46:55Z">
        <w:r>
          <w:rPr>
            <w:rFonts w:hint="eastAsia"/>
          </w:rPr>
          <w:delText>提供大规模带位置坐标的植物</w:delText>
        </w:r>
      </w:del>
      <w:del w:id="106" w:author="小宋" w:date="2026-07-06T22:46:55Z">
        <w:r>
          <w:rPr>
            <w:rFonts w:hint="eastAsia"/>
            <w:lang w:val="en-US" w:eastAsia="zh-CN"/>
          </w:rPr>
          <w:delText>和古树名木</w:delText>
        </w:r>
      </w:del>
      <w:del w:id="107" w:author="小宋" w:date="2026-07-06T22:46:55Z">
        <w:r>
          <w:rPr>
            <w:rFonts w:hint="eastAsia"/>
          </w:rPr>
          <w:delText>图像，适用于模型训练与对比实验；BFATH数据集来源于《京津冀古树寻踪》</w:delText>
        </w:r>
      </w:del>
      <w:del w:id="108" w:author="小宋" w:date="2026-07-06T22:46:55Z">
        <w:r>
          <w:rPr>
            <w:rFonts w:hint="eastAsia"/>
            <w:vertAlign w:val="superscript"/>
            <w:lang w:eastAsia="zh-CN"/>
          </w:rPr>
          <w:fldChar w:fldCharType="begin"/>
        </w:r>
      </w:del>
      <w:del w:id="109" w:author="小宋" w:date="2026-07-06T22:46:55Z">
        <w:r>
          <w:rPr/>
          <w:delInstrText xml:space="preserve"> REF _Ref1091771899 \r \h  \* MERGEFORMAT</w:delInstrText>
        </w:r>
      </w:del>
      <w:del w:id="110" w:author="小宋" w:date="2026-07-06T22:46:55Z">
        <w:r>
          <w:rPr>
            <w:rFonts w:hint="eastAsia"/>
            <w:vertAlign w:val="superscript"/>
            <w:lang w:eastAsia="zh-CN"/>
          </w:rPr>
          <w:fldChar w:fldCharType="separate"/>
        </w:r>
      </w:del>
      <w:del w:id="111" w:author="小宋" w:date="2026-07-06T22:46:55Z">
        <w:r>
          <w:rPr>
            <w:rFonts w:hint="eastAsia"/>
            <w:vertAlign w:val="superscript"/>
            <w:lang w:eastAsia="zh-CN"/>
          </w:rPr>
          <w:delText>[44]</w:delText>
        </w:r>
      </w:del>
      <w:del w:id="112" w:author="小宋" w:date="2026-07-06T22:46:55Z">
        <w:r>
          <w:rPr>
            <w:rFonts w:hint="eastAsia"/>
            <w:vertAlign w:val="superscript"/>
            <w:lang w:eastAsia="zh-CN"/>
          </w:rPr>
          <w:fldChar w:fldCharType="end"/>
        </w:r>
      </w:del>
      <w:del w:id="113" w:author="小宋" w:date="2026-07-06T22:46:55Z">
        <w:r>
          <w:rPr>
            <w:rFonts w:hint="eastAsia"/>
          </w:rPr>
          <w:delText>书籍数字化，用于</w:delText>
        </w:r>
      </w:del>
      <w:del w:id="114" w:author="小宋" w:date="2026-07-06T22:46:55Z">
        <w:r>
          <w:rPr>
            <w:rFonts w:hint="eastAsia"/>
            <w:lang w:val="en-US" w:eastAsia="zh-CN"/>
          </w:rPr>
          <w:delText>模型微调</w:delText>
        </w:r>
      </w:del>
      <w:del w:id="115" w:author="小宋" w:date="2026-07-06T22:46:55Z">
        <w:r>
          <w:rPr>
            <w:rFonts w:hint="eastAsia"/>
          </w:rPr>
          <w:delText>与系统演示。</w:delText>
        </w:r>
      </w:del>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ins w:id="116" w:author="小宋" w:date="2026-07-06T22:46:59Z">
        <w:r>
          <w:rPr>
            <w:rFonts w:hint="eastAsia"/>
            <w:lang w:val="en-US" w:eastAsia="zh-CN"/>
          </w:rPr>
          <w:t>数据</w:t>
        </w:r>
      </w:ins>
      <w:ins w:id="117" w:author="小宋" w:date="2026-07-06T22:47:01Z">
        <w:r>
          <w:rPr>
            <w:rFonts w:hint="eastAsia"/>
            <w:lang w:val="en-US" w:eastAsia="zh-CN"/>
          </w:rPr>
          <w:t>来源</w:t>
        </w:r>
      </w:ins>
      <w:del w:id="118" w:author="小宋" w:date="2026-07-06T22:46:58Z">
        <w:r>
          <w:rPr>
            <w:rFonts w:hint="eastAsia"/>
          </w:rPr>
          <w:delText>iNaturalist</w:delText>
        </w:r>
      </w:del>
      <w:del w:id="119" w:author="小宋" w:date="2026-07-06T22:46:58Z">
        <w:r>
          <w:rPr>
            <w:rFonts w:hint="eastAsia"/>
            <w:lang w:val="en-US" w:eastAsia="zh-CN"/>
          </w:rPr>
          <w:delText xml:space="preserve"> 2018</w:delText>
        </w:r>
      </w:del>
      <w:del w:id="120" w:author="小宋" w:date="2026-07-06T22:46:58Z">
        <w:r>
          <w:rPr>
            <w:rFonts w:hint="eastAsia"/>
          </w:rPr>
          <w:delText>数据集</w:delText>
        </w:r>
      </w:del>
    </w:p>
    <w:p w14:paraId="672476A1">
      <w:pPr>
        <w:bidi w:val="0"/>
        <w:rPr>
          <w:rFonts w:hint="eastAsia"/>
        </w:rPr>
      </w:pPr>
      <w:r>
        <w:rPr>
          <w:rFonts w:hint="eastAsia"/>
        </w:rPr>
        <w:t>iNaturalist 2018数据集由加利福尼亚理工学院visipedia研究团队发布，作为CVPR 2018 FGVC</w:t>
      </w:r>
      <w:r>
        <w:rPr>
          <w:rFonts w:hint="eastAsia"/>
          <w:vertAlign w:val="superscript"/>
          <w:lang w:val="en-US" w:eastAsia="zh-CN"/>
        </w:rPr>
        <w:t>5</w:t>
      </w:r>
      <w:r>
        <w:rPr>
          <w:rFonts w:hint="eastAsia"/>
        </w:rPr>
        <w:t>（Fine-Grained Visual Categorization）workshop的官方竞赛数据集公开发布</w:t>
      </w:r>
      <w:r>
        <w:rPr>
          <w:rFonts w:hint="eastAsia"/>
          <w:vertAlign w:val="superscript"/>
          <w:lang w:eastAsia="zh-CN"/>
        </w:rPr>
        <w:fldChar w:fldCharType="begin"/>
      </w:r>
      <w:r>
        <w:instrText xml:space="preserve"> REF _Ref1031350734 \r \h  \* MERGEFORMAT</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。该数据集通过iNaturalist众包平台（https://www.inaturalist.org）全球收集，原始发布形式为图像文件配合JSON标注文件（train2018.json、val2018.json）。原始数据量</w:t>
      </w:r>
      <w:r>
        <w:rPr>
          <w:rFonts w:hint="eastAsia"/>
          <w:lang w:val="en-US" w:eastAsia="zh-CN"/>
        </w:rPr>
        <w:t>如下</w:t>
      </w:r>
      <w:r>
        <w:rPr>
          <w:rFonts w:hint="eastAsia"/>
        </w:rPr>
        <w:t>：训练图像437513张、验证图像24426张、测试图像149394张，涵盖8142个物种类别，覆盖植物界（Plantae）、昆虫纲（Insecta）、鸟纲（Aves）等14个超类；其中植物界包含2917个物种、118800张训练图像和8751张验证图像。数据集图像经统一缩放处理（最大边800像素），以JPEG格式存储，训练集与验证集图像总量约120GB。原始标注文件采用COCO数据集格式，每张图像的JSON记录包含id、file_name、category_id、license等核心字段；物种分类信息通过category字段提供完整的生物学分类层级，包含界（kingdom）、门（phylum）、纲（class）、目（order）、科（family）、属（genus）、种（species）七个层级。需要特别说明的是，iNaturalist 2018原始发布的标注文件（train2018.json / val2018.json）中的分类学名称经混淆处理（obfuscation），无法直接读取真实科属名。2018年6月，官方发布混淆文件categories.json.tar.gz，本研究使用该文件替换原始categories列表，获取真实的科属名称用于后续筛选。</w:t>
      </w:r>
    </w:p>
    <w:p w14:paraId="4D036E5A">
      <w:pPr>
        <w:bidi w:val="0"/>
        <w:rPr>
          <w:ins w:id="121" w:author="小宋" w:date="2026-07-06T22:47:15Z"/>
          <w:rFonts w:hint="eastAsia"/>
        </w:rPr>
      </w:pPr>
      <w:r>
        <w:rPr>
          <w:rFonts w:hint="eastAsia"/>
        </w:rPr>
        <w:t>2019年8月，官方额外发布了地理位置补充文件inat2018_locations.zip（约11MB），该文件通过image_id与原始标注文件建立关联，为训练集和验证集中的每张图像补充了latitude（纬度）、longitude（经度）、loc_uncert（米）、date（拍摄日期）和user_id（上传用户标识）五个字段。</w:t>
      </w:r>
    </w:p>
    <w:p w14:paraId="177FA4AE">
      <w:pPr>
        <w:bidi w:val="0"/>
        <w:rPr>
          <w:rFonts w:hint="eastAsia"/>
        </w:rPr>
      </w:pPr>
      <w:ins w:id="122" w:author="小宋" w:date="2026-07-06T22:47:16Z">
        <w:r>
          <w:rPr>
            <w:rFonts w:hint="eastAsia"/>
            <w:lang w:eastAsia="zh-CN"/>
          </w:rPr>
          <w:t>（</w:t>
        </w:r>
      </w:ins>
      <w:ins w:id="123" w:author="小宋" w:date="2026-07-06T22:47:17Z">
        <w:r>
          <w:rPr>
            <w:rFonts w:hint="eastAsia"/>
            <w:lang w:val="en-US" w:eastAsia="zh-CN"/>
          </w:rPr>
          <w:t>2</w:t>
        </w:r>
      </w:ins>
      <w:ins w:id="124" w:author="小宋" w:date="2026-07-06T22:47:16Z">
        <w:r>
          <w:rPr>
            <w:rFonts w:hint="eastAsia"/>
            <w:lang w:eastAsia="zh-CN"/>
          </w:rPr>
          <w:t>）</w:t>
        </w:r>
      </w:ins>
      <w:ins w:id="125" w:author="小宋" w:date="2026-07-06T22:47:21Z">
        <w:r>
          <w:rPr>
            <w:rFonts w:hint="eastAsia"/>
            <w:lang w:val="en-US" w:eastAsia="zh-CN"/>
          </w:rPr>
          <w:t>筛选</w:t>
        </w:r>
      </w:ins>
      <w:ins w:id="126" w:author="小宋" w:date="2026-07-06T22:47:23Z">
        <w:r>
          <w:rPr>
            <w:rFonts w:hint="eastAsia"/>
            <w:lang w:val="en-US" w:eastAsia="zh-CN"/>
          </w:rPr>
          <w:t>步骤</w:t>
        </w:r>
      </w:ins>
      <w:del w:id="127" w:author="小宋" w:date="2026-07-06T22:47:19Z">
        <w:r>
          <w:rPr>
            <w:rFonts w:hint="eastAsia"/>
          </w:rPr>
          <w:delText>本研究的数据构建流程如下</w:delText>
        </w:r>
      </w:del>
      <w:del w:id="128" w:author="小宋" w:date="2026-07-06T22:47:26Z">
        <w:r>
          <w:rPr>
            <w:rFonts w:hint="eastAsia"/>
          </w:rPr>
          <w:delText>：</w:delText>
        </w:r>
      </w:del>
    </w:p>
    <w:p w14:paraId="515C7CAF">
      <w:pPr>
        <w:keepNext w:val="0"/>
        <w:keepLines w:val="0"/>
        <w:pageBreakBefore w:val="0"/>
        <w:widowControl w:val="0"/>
        <w:kinsoku/>
        <w:wordWrap w:val="0"/>
        <w:overflowPunct/>
        <w:topLinePunct w:val="0"/>
        <w:autoSpaceDE/>
        <w:autoSpaceDN/>
        <w:bidi w:val="0"/>
        <w:adjustRightInd/>
        <w:snapToGrid/>
        <w:ind w:left="0" w:leftChars="0" w:firstLine="420" w:firstLineChars="0"/>
        <w:textAlignment w:val="auto"/>
        <w:rPr>
          <w:rFonts w:hint="default"/>
          <w:lang w:val="en-US" w:eastAsia="zh-CN"/>
        </w:rPr>
      </w:pPr>
      <w:r>
        <w:rPr>
          <w:rFonts w:hint="eastAsia"/>
          <w:lang w:val="en-US" w:eastAsia="zh-CN"/>
        </w:rPr>
        <w:t>步骤1：</w:t>
      </w:r>
      <w:r>
        <w:rPr>
          <w:rFonts w:hint="default"/>
          <w:lang w:val="en-US" w:eastAsia="zh-CN"/>
        </w:rPr>
        <w:t>数据获取与解混淆。iNaturalis官方GitHub仓库（https://github.com/visipedia/inat_comp/tree/master/2018）获取全部训练集与验证集图像、JSON标注文件以及地理位置补充文件。使用官方发布的解混淆categories列表替换原始混淆的category名称，建立image_id到真实family字段的映射关系。</w:t>
      </w:r>
    </w:p>
    <w:p w14:paraId="211B2091">
      <w:pPr>
        <w:bidi w:val="0"/>
        <w:rPr>
          <w:rFonts w:hint="default"/>
          <w:lang w:val="en-US" w:eastAsia="zh-CN"/>
        </w:rPr>
      </w:pPr>
      <w:r>
        <w:rPr>
          <w:rFonts w:hint="default"/>
          <w:lang w:val="en-US" w:eastAsia="zh-CN"/>
        </w:rPr>
        <w:t>步骤2：古树名木相关科属筛选。本研究依据《</w:t>
      </w:r>
      <w:r>
        <w:rPr>
          <w:rFonts w:hint="eastAsia"/>
          <w:lang w:val="en-US" w:eastAsia="zh-CN"/>
        </w:rPr>
        <w:t>古树名木普查技术规范</w:t>
      </w:r>
      <w:r>
        <w:rPr>
          <w:rFonts w:hint="default"/>
          <w:lang w:val="en-US" w:eastAsia="zh-CN"/>
        </w:rPr>
        <w:t>》</w:t>
      </w:r>
      <w:r>
        <w:rPr>
          <w:rFonts w:hint="default"/>
          <w:vertAlign w:val="superscript"/>
          <w:lang w:val="en-US" w:eastAsia="zh-CN"/>
        </w:rPr>
        <w:fldChar w:fldCharType="begin"/>
      </w:r>
      <w:r>
        <w:instrText xml:space="preserve"> REF _Ref4601 \r \h  \* MERGEFORMAT</w:instrText>
      </w:r>
      <w:r>
        <w:rPr>
          <w:rFonts w:hint="default"/>
          <w:vertAlign w:val="superscript"/>
          <w:lang w:val="en-US" w:eastAsia="zh-CN"/>
        </w:rPr>
        <w:fldChar w:fldCharType="separate"/>
      </w:r>
      <w:r>
        <w:rPr>
          <w:rFonts w:hint="default"/>
          <w:vertAlign w:val="superscript"/>
          <w:lang w:val="en-US" w:eastAsia="zh-CN"/>
        </w:rPr>
        <w:t>[52]</w:t>
      </w:r>
      <w:r>
        <w:rPr>
          <w:rFonts w:hint="default"/>
          <w:vertAlign w:val="superscript"/>
          <w:lang w:val="en-US" w:eastAsia="zh-CN"/>
        </w:rPr>
        <w:fldChar w:fldCharType="end"/>
      </w:r>
      <w:r>
        <w:rPr>
          <w:rFonts w:hint="default"/>
          <w:lang w:val="en-US" w:eastAsia="zh-CN"/>
        </w:rPr>
        <w:t>及京津冀地区常见古树名木科属</w:t>
      </w:r>
      <w:r>
        <w:rPr>
          <w:rFonts w:hint="default"/>
          <w:vertAlign w:val="superscript"/>
          <w:lang w:val="en-US" w:eastAsia="zh-CN"/>
        </w:rPr>
        <w:fldChar w:fldCharType="begin"/>
      </w:r>
      <w:r>
        <w:instrText xml:space="preserve"> REF _Ref1091771899 \r \h  \* MERGEFORMAT</w:instrText>
      </w:r>
      <w:r>
        <w:rPr>
          <w:rFonts w:hint="default"/>
          <w:vertAlign w:val="superscript"/>
          <w:lang w:val="en-US" w:eastAsia="zh-CN"/>
        </w:rPr>
        <w:fldChar w:fldCharType="separate"/>
      </w:r>
      <w:r>
        <w:rPr>
          <w:rFonts w:hint="default"/>
          <w:vertAlign w:val="superscript"/>
          <w:lang w:val="en-US" w:eastAsia="zh-CN"/>
        </w:rPr>
        <w:t>[44]</w:t>
      </w:r>
      <w:r>
        <w:rPr>
          <w:rFonts w:hint="default"/>
          <w:vertAlign w:val="superscript"/>
          <w:lang w:val="en-US" w:eastAsia="zh-CN"/>
        </w:rPr>
        <w:fldChar w:fldCharType="end"/>
      </w:r>
      <w:r>
        <w:rPr>
          <w:rFonts w:hint="default"/>
          <w:lang w:val="en-US" w:eastAsia="zh-CN"/>
        </w:rPr>
        <w:t>分布，从植物界（Plantae）的2917个物种类别中，通过family（科）字段筛选出以下25个相关科属类别：松科（Pinaceae）、柏科（Cupressaceae）、壳斗科（Fagaceae）、豆科（Fabaceae）、榆科（Ulmaceae）、樟科（Lauraceae）、木兰科（Magnoliaceae）、无患子科（Sapindaceae）、蔷薇科（Rosaceae）、木犀科（Oleaceae）、杨柳科（Salicaceae）、胡桃科（Juglandaceae）、桑科（Moraceae）、柿树科（Ebenaceae）、大戟科（Euphorbiaceae）、紫葳科（Bignoniaceae）、芸香科（Rutaceae）、苦木科（Simaroubaceae）、五加科（Araliaceae）、紫茉莉科（Nyctaginaceae）、海桐科（Pittosporaceae）、金丝桃科（Hypericaceae）、红豆杉科（Taxaceae）、棕榈科（Arecaceae）、禾本科（Poaceae）。需要说明的是，部分传统科属（如苏木科Caesalpiniaceae、七叶树科Hippocastanaceae、椴树科Tiliaceae）在iNaturalist 2018采用的Catalogue of Life 2018分类体系中已分别并入豆科、无患子科和锦葵科，本研究以数据集中实际存在的科属名称为准。经此步筛选，原始匹配到600个物种、29595张图像（训练集27795张、验证集1800张）。</w:t>
      </w:r>
    </w:p>
    <w:p w14:paraId="0EAA6FFC">
      <w:pPr>
        <w:bidi w:val="0"/>
        <w:rPr>
          <w:ins w:id="129" w:author="小宋" w:date="2026-07-06T22:47:54Z"/>
          <w:rFonts w:hint="default"/>
          <w:lang w:val="en-US" w:eastAsia="zh-CN"/>
        </w:rPr>
      </w:pPr>
      <w:r>
        <w:rPr>
          <w:rFonts w:hint="default"/>
          <w:lang w:val="en-US" w:eastAsia="zh-CN"/>
        </w:rPr>
        <w:t>步骤3：坐标有效性筛查。iNaturalist为众包数据集，位置坐标存在三类典型质量问题：定位设备精度差异显著（部分记录误差达数公里）、早期观测</w:t>
      </w:r>
      <w:r>
        <w:rPr>
          <w:rFonts w:hint="eastAsia"/>
          <w:lang w:val="en-US" w:eastAsia="zh-CN"/>
        </w:rPr>
        <w:t>丢失位置</w:t>
      </w:r>
      <w:r>
        <w:rPr>
          <w:rFonts w:hint="default"/>
          <w:lang w:val="en-US" w:eastAsia="zh-CN"/>
        </w:rPr>
        <w:t xml:space="preserve">坐标以及设备漂移导致坐标落在海洋等非植被区域。因此本研究对位置坐标进行四步有效性筛查：坐标基础验证，剔除latitude或longitude字段缺失及明显越界（纬度超出[-90, 90]、经度超出[-180, 180]）的记录；定位不确定性阈值筛选，保留loc_uncert </w:t>
      </w:r>
      <w:r>
        <w:rPr>
          <w:rFonts w:hint="eastAsia"/>
          <w:lang w:val="en-US" w:eastAsia="zh-CN"/>
        </w:rPr>
        <w:t>≤</w:t>
      </w:r>
      <w:r>
        <w:rPr>
          <w:rFonts w:hint="default"/>
          <w:lang w:val="en-US" w:eastAsia="zh-CN"/>
        </w:rPr>
        <w:t>200米的记录，该阈值覆盖在开阔地（5-50米）和城市峡谷（50-200米）的典型精度范围，同时有效剔除基站定位漂移及手动输入错误，此步保留率约83.2%；研究区域聚焦，保留北美东部温带区域（经度-100°W ~ -60°W，纬度25°N ~ 50°N）的观测记录，该区域是iNaturalist数据中木本植物观测最密集、多样性最丰富的地带，具有代表性的温带落叶阔叶林和混交林生态系统，通过全球海岸线矢量数据剔除落在海洋、大型湖泊中的坐标；物种样本量保障，剔除训练样本量&lt;15张的稀有物种，确保每个保留物种具有足够的训练样本用于深度学习模型收敛。</w:t>
      </w:r>
    </w:p>
    <w:p w14:paraId="398DAD4B">
      <w:pPr>
        <w:bidi w:val="0"/>
        <w:rPr>
          <w:ins w:id="130" w:author="小宋" w:date="2026-07-06T22:47:55Z"/>
          <w:rFonts w:hint="default"/>
          <w:lang w:val="en-US" w:eastAsia="zh-CN"/>
        </w:rPr>
      </w:pPr>
      <w:ins w:id="131" w:author="小宋" w:date="2026-07-06T22:48:07Z">
        <w:r>
          <w:rPr>
            <w:rFonts w:hint="eastAsia"/>
            <w:lang w:val="en-US" w:eastAsia="zh-CN"/>
          </w:rPr>
          <w:t>（</w:t>
        </w:r>
      </w:ins>
      <w:ins w:id="132" w:author="小宋" w:date="2026-07-06T22:48:08Z">
        <w:r>
          <w:rPr>
            <w:rFonts w:hint="eastAsia"/>
            <w:lang w:val="en-US" w:eastAsia="zh-CN"/>
          </w:rPr>
          <w:t>3</w:t>
        </w:r>
      </w:ins>
      <w:ins w:id="133" w:author="小宋" w:date="2026-07-06T22:48:07Z">
        <w:r>
          <w:rPr>
            <w:rFonts w:hint="eastAsia"/>
            <w:lang w:val="en-US" w:eastAsia="zh-CN"/>
          </w:rPr>
          <w:t>）</w:t>
        </w:r>
      </w:ins>
      <w:ins w:id="134" w:author="小宋" w:date="2026-07-06T23:03:56Z">
        <w:r>
          <w:rPr>
            <w:rFonts w:hint="eastAsia"/>
            <w:lang w:val="en-US" w:eastAsia="zh-CN"/>
          </w:rPr>
          <w:t>规模</w:t>
        </w:r>
      </w:ins>
      <w:ins w:id="135" w:author="小宋" w:date="2026-07-06T23:03:57Z">
        <w:r>
          <w:rPr>
            <w:rFonts w:hint="eastAsia"/>
            <w:lang w:val="en-US" w:eastAsia="zh-CN"/>
          </w:rPr>
          <w:t>划分</w:t>
        </w:r>
      </w:ins>
    </w:p>
    <w:p w14:paraId="41314CAB">
      <w:pPr>
        <w:bidi w:val="0"/>
        <w:rPr>
          <w:del w:id="136" w:author="小宋" w:date="2026-07-06T22:49:49Z"/>
          <w:rFonts w:hint="default"/>
          <w:lang w:val="en-US" w:eastAsia="zh-CN"/>
        </w:rPr>
      </w:pPr>
      <w:del w:id="137" w:author="小宋" w:date="2026-07-06T22:49:49Z">
        <w:r>
          <w:rPr>
            <w:rFonts w:hint="default"/>
            <w:lang w:val="en-US" w:eastAsia="zh-CN"/>
          </w:rPr>
          <w:delText>经上述筛查，最终保留197个物种、12544张具有有效坐标的图像数据。</w:delText>
        </w:r>
      </w:del>
    </w:p>
    <w:p w14:paraId="64E7603A">
      <w:pPr>
        <w:bidi w:val="0"/>
        <w:rPr>
          <w:rFonts w:hint="default"/>
          <w:lang w:val="en-US" w:eastAsia="zh-CN"/>
        </w:rPr>
      </w:pPr>
      <w:r>
        <w:rPr>
          <w:rFonts w:hint="default"/>
          <w:lang w:val="en-US" w:eastAsia="zh-CN"/>
        </w:rPr>
        <w:t>iNaturalist 2018中的位置坐标由拍摄者</w:t>
      </w:r>
      <w:r>
        <w:rPr>
          <w:rFonts w:hint="eastAsia"/>
          <w:lang w:val="en-US" w:eastAsia="zh-CN"/>
        </w:rPr>
        <w:t>使用相应设备</w:t>
      </w:r>
      <w:r>
        <w:rPr>
          <w:rFonts w:hint="default"/>
          <w:lang w:val="en-US" w:eastAsia="zh-CN"/>
        </w:rPr>
        <w:t>记录，定位精度因设备与环境差异存在波动，属于消费级定位精度，满足本研究城市/景区级位置检索的管理单元尺度需求。本研究使用该数据集中的图像数据及其对应的位置坐标构建训练样本，物种标签仅用于Triplet Loss监督信号。需要说明的是，iNaturalist 2018为通用植物观测数据集，其图像采集场景以野外自然生境为主，样本分布与真实古树名木行政记录在树龄、保护级别等维度上存在差异，因此本研究将其定位为</w:t>
      </w:r>
      <w:r>
        <w:rPr>
          <w:rFonts w:hint="eastAsia"/>
          <w:lang w:val="en-US" w:eastAsia="zh-CN"/>
        </w:rPr>
        <w:t>“</w:t>
      </w:r>
      <w:r>
        <w:rPr>
          <w:rFonts w:hint="default"/>
          <w:lang w:val="en-US" w:eastAsia="zh-CN"/>
        </w:rPr>
        <w:t>预训练与通用评估数据集</w:t>
      </w:r>
      <w:r>
        <w:rPr>
          <w:rFonts w:hint="eastAsia"/>
          <w:lang w:val="en-US" w:eastAsia="zh-CN"/>
        </w:rPr>
        <w:t>”</w:t>
      </w:r>
      <w:r>
        <w:rPr>
          <w:rFonts w:hint="default"/>
          <w:lang w:val="en-US" w:eastAsia="zh-CN"/>
        </w:rPr>
        <w:t>，主要服务于模型初始化和跨数据集泛化能力验证，而非直接作为古树名木场景的最终评估标准。</w:t>
      </w:r>
    </w:p>
    <w:p w14:paraId="02868A1D">
      <w:pPr>
        <w:bidi w:val="0"/>
        <w:rPr>
          <w:ins w:id="138" w:author="小宋" w:date="2026-07-06T22:50:23Z"/>
          <w:rFonts w:hint="default"/>
          <w:lang w:val="en-US" w:eastAsia="zh-CN"/>
        </w:rPr>
      </w:pPr>
      <w:r>
        <w:rPr>
          <w:rFonts w:hint="eastAsia"/>
          <w:lang w:val="en-US" w:eastAsia="zh-CN"/>
        </w:rPr>
        <w:t>综上所述</w:t>
      </w:r>
      <w:r>
        <w:rPr>
          <w:rFonts w:hint="default"/>
          <w:lang w:val="en-US" w:eastAsia="zh-CN"/>
        </w:rPr>
        <w:t>，</w:t>
      </w:r>
      <w:ins w:id="139" w:author="小宋" w:date="2026-07-06T22:49:33Z">
        <w:r>
          <w:rPr>
            <w:rFonts w:hint="default"/>
            <w:lang w:val="en-US" w:eastAsia="zh-CN"/>
          </w:rPr>
          <w:t>最终保留197个物种、12544张具有有效坐标的图像数据</w:t>
        </w:r>
      </w:ins>
      <w:ins w:id="140" w:author="小宋" w:date="2026-07-06T22:49:37Z">
        <w:r>
          <w:rPr>
            <w:rFonts w:hint="eastAsia"/>
            <w:lang w:val="en-US" w:eastAsia="zh-CN"/>
          </w:rPr>
          <w:t>，</w:t>
        </w:r>
      </w:ins>
      <w:r>
        <w:rPr>
          <w:rFonts w:hint="default"/>
          <w:lang w:val="en-US" w:eastAsia="zh-CN"/>
        </w:rPr>
        <w:t>将</w:t>
      </w:r>
      <w:del w:id="141" w:author="小宋" w:date="2026-07-06T22:49:55Z">
        <w:r>
          <w:rPr>
            <w:rFonts w:hint="default"/>
            <w:lang w:val="en-US" w:eastAsia="zh-CN"/>
          </w:rPr>
          <w:delText>上述</w:delText>
        </w:r>
      </w:del>
      <w:r>
        <w:rPr>
          <w:rFonts w:hint="default"/>
          <w:lang w:val="en-US" w:eastAsia="zh-CN"/>
        </w:rPr>
        <w:t>12544张古树名木相关图像按约7:2:1比例划分为训练集（8781张）、验证集（2509张）和测试集（1254张）。为避免数据泄露，划分时基于image_id进行去重处理，确保同一棵树的多张图像（若存在）仅归属于单一集合，不跨集分布。</w:t>
      </w:r>
    </w:p>
    <w:p w14:paraId="4537E58A">
      <w:pPr>
        <w:pStyle w:val="4"/>
        <w:rPr>
          <w:ins w:id="142" w:author="小宋" w:date="2026-07-06T22:58:21Z"/>
          <w:rFonts w:hint="eastAsia"/>
          <w:lang w:val="en-US" w:eastAsia="zh-CN"/>
        </w:rPr>
      </w:pPr>
      <w:ins w:id="143" w:author="小宋" w:date="2026-07-06T22:50:53Z">
        <w:bookmarkStart w:id="114" w:name="_Toc17353"/>
        <w:r>
          <w:rPr/>
          <w:t>3.</w:t>
        </w:r>
      </w:ins>
      <w:ins w:id="144" w:author="小宋" w:date="2026-07-06T22:50:53Z">
        <w:r>
          <w:rPr>
            <w:rFonts w:hint="eastAsia"/>
          </w:rPr>
          <w:t>3</w:t>
        </w:r>
      </w:ins>
      <w:ins w:id="145" w:author="小宋" w:date="2026-07-06T22:50:53Z">
        <w:r>
          <w:rPr/>
          <w:t>.</w:t>
        </w:r>
      </w:ins>
      <w:ins w:id="146" w:author="小宋" w:date="2026-07-06T22:50:57Z">
        <w:r>
          <w:rPr>
            <w:rFonts w:hint="eastAsia"/>
            <w:lang w:val="en-US" w:eastAsia="zh-CN"/>
          </w:rPr>
          <w:t>2</w:t>
        </w:r>
      </w:ins>
      <w:ins w:id="147" w:author="小宋" w:date="2026-07-06T22:50:53Z">
        <w:r>
          <w:rPr>
            <w:rFonts w:hint="eastAsia"/>
            <w:lang w:val="en-US" w:eastAsia="zh-CN"/>
          </w:rPr>
          <w:t xml:space="preserve"> </w:t>
        </w:r>
      </w:ins>
      <w:ins w:id="148" w:author="小宋" w:date="2026-07-06T22:51:11Z">
        <w:r>
          <w:rPr>
            <w:rFonts w:hint="eastAsia"/>
            <w:lang w:val="en-US" w:eastAsia="zh-CN"/>
          </w:rPr>
          <w:t>BFA</w:t>
        </w:r>
      </w:ins>
      <w:ins w:id="149" w:author="小宋" w:date="2026-07-06T22:51:13Z">
        <w:r>
          <w:rPr>
            <w:rFonts w:hint="eastAsia"/>
            <w:lang w:val="en-US" w:eastAsia="zh-CN"/>
          </w:rPr>
          <w:t>TH</w:t>
        </w:r>
      </w:ins>
      <w:ins w:id="150" w:author="小宋" w:date="2026-07-06T22:51:14Z">
        <w:r>
          <w:rPr>
            <w:rFonts w:hint="eastAsia"/>
            <w:lang w:val="en-US" w:eastAsia="zh-CN"/>
          </w:rPr>
          <w:t>自建</w:t>
        </w:r>
      </w:ins>
      <w:ins w:id="151" w:author="小宋" w:date="2026-07-06T22:51:15Z">
        <w:r>
          <w:rPr>
            <w:rFonts w:hint="eastAsia"/>
            <w:lang w:val="en-US" w:eastAsia="zh-CN"/>
          </w:rPr>
          <w:t>数据集</w:t>
        </w:r>
        <w:bookmarkEnd w:id="114"/>
      </w:ins>
    </w:p>
    <w:p w14:paraId="24A9DA72">
      <w:pPr>
        <w:rPr>
          <w:ins w:id="152" w:author="小宋" w:date="2026-07-06T22:50:53Z"/>
          <w:rFonts w:hint="default"/>
          <w:lang w:val="en-US"/>
        </w:rPr>
      </w:pPr>
      <w:ins w:id="153" w:author="小宋" w:date="2026-07-06T22:58:23Z">
        <w:r>
          <w:rPr>
            <w:rFonts w:hint="eastAsia"/>
            <w:lang w:val="en-US" w:eastAsia="zh-CN"/>
          </w:rPr>
          <w:t>（1）</w:t>
        </w:r>
      </w:ins>
      <w:ins w:id="154" w:author="小宋" w:date="2026-07-06T22:58:24Z">
        <w:r>
          <w:rPr>
            <w:rFonts w:hint="eastAsia"/>
            <w:lang w:val="en-US" w:eastAsia="zh-CN"/>
          </w:rPr>
          <w:t>数据</w:t>
        </w:r>
      </w:ins>
      <w:ins w:id="155" w:author="小宋" w:date="2026-07-06T22:58:26Z">
        <w:r>
          <w:rPr>
            <w:rFonts w:hint="eastAsia"/>
            <w:lang w:val="en-US" w:eastAsia="zh-CN"/>
          </w:rPr>
          <w:t>来源</w:t>
        </w:r>
      </w:ins>
    </w:p>
    <w:p w14:paraId="028622CA">
      <w:pPr>
        <w:bidi w:val="0"/>
        <w:ind w:firstLine="0" w:firstLineChars="0"/>
        <w:rPr>
          <w:del w:id="157" w:author="小宋" w:date="2026-07-06T22:50:53Z"/>
          <w:rFonts w:hint="default"/>
          <w:lang w:val="en-US" w:eastAsia="zh-CN"/>
        </w:rPr>
        <w:pPrChange w:id="156" w:author="小宋" w:date="2026-07-06T22:50:24Z">
          <w:pPr>
            <w:bidi w:val="0"/>
          </w:pPr>
        </w:pPrChange>
      </w:pPr>
    </w:p>
    <w:p w14:paraId="2D2B3CCB">
      <w:pPr>
        <w:numPr>
          <w:ilvl w:val="0"/>
          <w:numId w:val="0"/>
        </w:numPr>
        <w:ind w:firstLine="420" w:firstLineChars="0"/>
        <w:rPr>
          <w:del w:id="158" w:author="小宋" w:date="2026-07-06T22:51:19Z"/>
        </w:rPr>
      </w:pPr>
      <w:del w:id="159" w:author="小宋" w:date="2026-07-06T22:51:19Z">
        <w:r>
          <w:rPr>
            <w:rFonts w:hint="eastAsia"/>
            <w:lang w:eastAsia="zh-CN"/>
          </w:rPr>
          <w:delText>（</w:delText>
        </w:r>
      </w:del>
      <w:del w:id="160" w:author="小宋" w:date="2026-07-06T22:51:19Z">
        <w:r>
          <w:rPr>
            <w:rFonts w:hint="eastAsia"/>
            <w:lang w:val="en-US" w:eastAsia="zh-CN"/>
          </w:rPr>
          <w:delText>2</w:delText>
        </w:r>
      </w:del>
      <w:del w:id="161" w:author="小宋" w:date="2026-07-06T22:51:19Z">
        <w:r>
          <w:rPr>
            <w:rFonts w:hint="eastAsia"/>
            <w:lang w:eastAsia="zh-CN"/>
          </w:rPr>
          <w:delText>）</w:delText>
        </w:r>
      </w:del>
      <w:del w:id="162" w:author="小宋" w:date="2026-07-06T22:51:19Z">
        <w:r>
          <w:rPr>
            <w:rFonts w:hint="eastAsia"/>
          </w:rPr>
          <w:delText>BFATH</w:delText>
        </w:r>
      </w:del>
      <w:del w:id="163" w:author="小宋" w:date="2026-07-06T22:51:19Z">
        <w:r>
          <w:rPr>
            <w:rFonts w:hint="eastAsia"/>
            <w:lang w:val="en-US" w:eastAsia="zh-CN"/>
          </w:rPr>
          <w:delText>自建</w:delText>
        </w:r>
      </w:del>
      <w:del w:id="164" w:author="小宋" w:date="2026-07-06T22:51:19Z">
        <w:r>
          <w:rPr>
            <w:rFonts w:hint="eastAsia"/>
          </w:rPr>
          <w:delText>数据集</w:delText>
        </w:r>
      </w:del>
    </w:p>
    <w:p w14:paraId="50ABA766">
      <w:pPr>
        <w:bidi w:val="0"/>
        <w:rPr>
          <w:rFonts w:hint="eastAsia"/>
        </w:rPr>
      </w:pPr>
      <w:r>
        <w:rPr>
          <w:rFonts w:hint="eastAsia"/>
        </w:rPr>
        <w:t>BFATH（Beijing Forestry Ancient Tree Hashing）是本研究专门针对古树名木场景构建的领域验证数据集，作为论文核心实验的评估基准与系统演示数据源。其数据来源为《京津冀古树寻踪》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该书由京津冀古树名木保护研究中心编著，中国建筑工业出版社2019年出版，全书363页彩图，系统收录了京津冀三地经官方认定的古树名木资源。该书于2020年获中国风景园林学会科学技术奖三等奖，其编撰团队沿古树踪迹实地踏查三地重要古树，查阅《村志》《碑志》《史志》等历史记载并走访当地村民，记录每株古树的生长位置、测量树高和胸径，拍摄花果特征及不同季节景观，具有高度的权威性与专业性。书中收录古树群14个、古树名木约190株，其中北京25科37属44种107株、河北11科25属51种、天津4科4属4种，基本涵盖了三地代表性古树树种。每株古树均经过专家鉴定，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rPr>
        <w:t>中关于古树（树龄≥100年）或名木（具有历史/文化/科学价值）的认定标准。</w:t>
      </w:r>
    </w:p>
    <w:p w14:paraId="31DA9EF9">
      <w:pPr>
        <w:bidi w:val="0"/>
        <w:rPr>
          <w:ins w:id="165" w:author="小宋" w:date="2026-07-06T22:58:45Z"/>
          <w:rFonts w:hint="default" w:eastAsia="宋体"/>
          <w:lang w:val="en-US" w:eastAsia="zh-CN"/>
        </w:rPr>
      </w:pPr>
      <w:ins w:id="166" w:author="小宋" w:date="2026-07-06T22:58:46Z">
        <w:r>
          <w:rPr>
            <w:rFonts w:hint="eastAsia"/>
            <w:lang w:eastAsia="zh-CN"/>
          </w:rPr>
          <w:t>（</w:t>
        </w:r>
      </w:ins>
      <w:ins w:id="167" w:author="小宋" w:date="2026-07-06T22:58:47Z">
        <w:r>
          <w:rPr>
            <w:rFonts w:hint="eastAsia"/>
            <w:lang w:val="en-US" w:eastAsia="zh-CN"/>
          </w:rPr>
          <w:t>2</w:t>
        </w:r>
      </w:ins>
      <w:ins w:id="168" w:author="小宋" w:date="2026-07-06T22:58:46Z">
        <w:r>
          <w:rPr>
            <w:rFonts w:hint="eastAsia"/>
            <w:lang w:val="en-US" w:eastAsia="zh-CN"/>
          </w:rPr>
          <w:t>）</w:t>
        </w:r>
      </w:ins>
      <w:ins w:id="169" w:author="小宋" w:date="2026-07-06T22:58:49Z">
        <w:r>
          <w:rPr>
            <w:rFonts w:hint="eastAsia"/>
            <w:lang w:val="en-US" w:eastAsia="zh-CN"/>
          </w:rPr>
          <w:t>构建</w:t>
        </w:r>
      </w:ins>
      <w:ins w:id="170" w:author="小宋" w:date="2026-07-06T22:58:51Z">
        <w:r>
          <w:rPr>
            <w:rFonts w:hint="eastAsia"/>
            <w:lang w:val="en-US" w:eastAsia="zh-CN"/>
          </w:rPr>
          <w:t>流程</w:t>
        </w:r>
      </w:ins>
    </w:p>
    <w:p w14:paraId="3FF3A7C0">
      <w:pPr>
        <w:bidi w:val="0"/>
        <w:rPr>
          <w:ins w:id="171" w:author="小宋" w:date="2026-07-06T23:03:09Z"/>
          <w:rFonts w:hint="eastAsia"/>
          <w:lang w:eastAsia="zh-CN"/>
        </w:rPr>
      </w:pPr>
      <w:del w:id="172" w:author="小宋" w:date="2026-07-06T22:58:53Z">
        <w:r>
          <w:rPr>
            <w:rFonts w:hint="eastAsia"/>
          </w:rPr>
          <w:delText>本研究的数据构建流程如下</w:delText>
        </w:r>
      </w:del>
      <w:del w:id="173" w:author="小宋" w:date="2026-07-06T22:58:53Z">
        <w:r>
          <w:rPr>
            <w:rFonts w:hint="eastAsia"/>
            <w:lang w:eastAsia="zh-CN"/>
          </w:rPr>
          <w:delText>：</w:delText>
        </w:r>
      </w:del>
      <w:r>
        <w:rPr>
          <w:rFonts w:hint="eastAsia"/>
          <w:lang w:eastAsia="zh-CN"/>
        </w:rPr>
        <w:t>步骤1</w:t>
      </w:r>
      <w:ins w:id="174" w:author="小宋" w:date="2026-07-06T23:03:17Z">
        <w:r>
          <w:rPr>
            <w:rFonts w:hint="eastAsia"/>
            <w:lang w:eastAsia="zh-CN"/>
          </w:rPr>
          <w:t>：</w:t>
        </w:r>
      </w:ins>
      <w:del w:id="175" w:author="小宋" w:date="2026-07-06T23:03:17Z">
        <w:r>
          <w:rPr>
            <w:rFonts w:hint="eastAsia"/>
            <w:lang w:eastAsia="zh-CN"/>
          </w:rPr>
          <w:delText>，</w:delText>
        </w:r>
      </w:del>
      <w:r>
        <w:rPr>
          <w:rFonts w:hint="eastAsia"/>
          <w:lang w:eastAsia="zh-CN"/>
        </w:rPr>
        <w:t>书籍数字化与图像提取。使用高精度扫描仪（分辨率≥600 dpi）对书中古树图像进行数字化采集，确保原始印刷质量无损转换；对每株古树的文字描述页同步进行OCR识别，提取位置信息字段</w:t>
      </w:r>
      <w:ins w:id="176" w:author="小宋" w:date="2026-07-06T23:03:08Z">
        <w:r>
          <w:rPr>
            <w:rFonts w:hint="eastAsia"/>
            <w:lang w:eastAsia="zh-CN"/>
          </w:rPr>
          <w:t>。</w:t>
        </w:r>
      </w:ins>
    </w:p>
    <w:p w14:paraId="412C2270">
      <w:pPr>
        <w:bidi w:val="0"/>
        <w:rPr>
          <w:ins w:id="177" w:author="小宋" w:date="2026-07-06T23:03:22Z"/>
          <w:rFonts w:hint="eastAsia"/>
          <w:lang w:eastAsia="zh-CN"/>
        </w:rPr>
      </w:pPr>
      <w:del w:id="178" w:author="小宋" w:date="2026-07-06T23:03:08Z">
        <w:r>
          <w:rPr>
            <w:rFonts w:hint="eastAsia"/>
            <w:lang w:eastAsia="zh-CN"/>
          </w:rPr>
          <w:delText>；</w:delText>
        </w:r>
      </w:del>
      <w:r>
        <w:rPr>
          <w:rFonts w:hint="eastAsia"/>
          <w:lang w:eastAsia="zh-CN"/>
        </w:rPr>
        <w:t>步骤2</w:t>
      </w:r>
      <w:ins w:id="179" w:author="小宋" w:date="2026-07-06T23:03:19Z">
        <w:r>
          <w:rPr>
            <w:rFonts w:hint="eastAsia"/>
            <w:lang w:eastAsia="zh-CN"/>
          </w:rPr>
          <w:t>：</w:t>
        </w:r>
      </w:ins>
      <w:del w:id="180" w:author="小宋" w:date="2026-07-06T23:03:18Z">
        <w:r>
          <w:rPr>
            <w:rFonts w:hint="eastAsia"/>
            <w:lang w:eastAsia="zh-CN"/>
          </w:rPr>
          <w:delText>，</w:delText>
        </w:r>
      </w:del>
      <w:r>
        <w:rPr>
          <w:rFonts w:hint="eastAsia"/>
          <w:lang w:eastAsia="zh-CN"/>
        </w:rPr>
        <w:t>位置坐标获取与验证。书中记录的古树位置为文字描述形式（如“北京市门头沟区潭柘寺”），需通过地理编码服务将其转换为WGS84</w:t>
      </w:r>
      <w:r>
        <w:rPr>
          <w:rFonts w:hint="eastAsia"/>
          <w:lang w:val="en-US" w:eastAsia="zh-CN"/>
        </w:rPr>
        <w:t>位置坐标</w:t>
      </w:r>
      <w:r>
        <w:rPr>
          <w:rFonts w:hint="eastAsia"/>
          <w:lang w:eastAsia="zh-CN"/>
        </w:rPr>
        <w:t>；保留地理编码精度&lt;100米的样本，剔除乡镇级及以下模糊位置</w:t>
      </w:r>
      <w:ins w:id="181" w:author="小宋" w:date="2026-07-06T23:03:22Z">
        <w:r>
          <w:rPr>
            <w:rFonts w:hint="eastAsia"/>
            <w:lang w:eastAsia="zh-CN"/>
          </w:rPr>
          <w:t>。</w:t>
        </w:r>
      </w:ins>
    </w:p>
    <w:p w14:paraId="58D78F91">
      <w:pPr>
        <w:bidi w:val="0"/>
        <w:rPr>
          <w:ins w:id="182" w:author="小宋" w:date="2026-07-06T23:03:43Z"/>
          <w:rFonts w:hint="eastAsia"/>
          <w:lang w:eastAsia="zh-CN"/>
        </w:rPr>
      </w:pPr>
      <w:del w:id="183" w:author="小宋" w:date="2026-07-06T23:03:22Z">
        <w:r>
          <w:rPr>
            <w:rFonts w:hint="eastAsia"/>
            <w:lang w:eastAsia="zh-CN"/>
          </w:rPr>
          <w:delText>；</w:delText>
        </w:r>
      </w:del>
      <w:r>
        <w:rPr>
          <w:rFonts w:hint="eastAsia"/>
          <w:lang w:eastAsia="zh-CN"/>
        </w:rPr>
        <w:t>步骤3</w:t>
      </w:r>
      <w:ins w:id="184" w:author="小宋" w:date="2026-07-06T23:03:24Z">
        <w:r>
          <w:rPr>
            <w:rFonts w:hint="eastAsia"/>
            <w:lang w:eastAsia="zh-CN"/>
          </w:rPr>
          <w:t>：</w:t>
        </w:r>
      </w:ins>
      <w:del w:id="185" w:author="小宋" w:date="2026-07-06T23:03:24Z">
        <w:r>
          <w:rPr>
            <w:rFonts w:hint="eastAsia"/>
            <w:lang w:eastAsia="zh-CN"/>
          </w:rPr>
          <w:delText>，</w:delText>
        </w:r>
      </w:del>
      <w:r>
        <w:rPr>
          <w:rFonts w:hint="eastAsia"/>
          <w:lang w:eastAsia="zh-CN"/>
        </w:rPr>
        <w:t>样本筛选与标注审核。基于以下三条标准进行严格筛选：图像质量，</w:t>
      </w:r>
      <w:r>
        <w:rPr>
          <w:rFonts w:hint="eastAsia"/>
          <w:lang w:val="en-US" w:eastAsia="zh-CN"/>
        </w:rPr>
        <w:t>即</w:t>
      </w:r>
      <w:r>
        <w:rPr>
          <w:rFonts w:hint="eastAsia"/>
          <w:lang w:eastAsia="zh-CN"/>
        </w:rPr>
        <w:t>分辨率≥512×512，画面清晰、古树主体完整；坐标精度，</w:t>
      </w:r>
      <w:r>
        <w:rPr>
          <w:rFonts w:hint="eastAsia"/>
          <w:lang w:val="en-US" w:eastAsia="zh-CN"/>
        </w:rPr>
        <w:t>即</w:t>
      </w:r>
      <w:r>
        <w:rPr>
          <w:rFonts w:hint="eastAsia"/>
          <w:lang w:eastAsia="zh-CN"/>
        </w:rPr>
        <w:t>地理编码精度&lt;100米，人工核验通过；③物种确认，</w:t>
      </w:r>
      <w:r>
        <w:rPr>
          <w:rFonts w:hint="eastAsia"/>
          <w:lang w:val="en-US" w:eastAsia="zh-CN"/>
        </w:rPr>
        <w:t>即</w:t>
      </w:r>
      <w:r>
        <w:rPr>
          <w:rFonts w:hint="eastAsia"/>
          <w:lang w:eastAsia="zh-CN"/>
        </w:rPr>
        <w:t>与书中专家鉴定结果一致，由人工核对物种标签。经筛选后，最终纳入数据集的有效样本为300张，涵盖银杏、侧柏、桧柏、油松、国槐、青檀、黄连木、柘树、流苏、杜梨、板栗、漆树、榉树、梨树</w:t>
      </w:r>
      <w:ins w:id="186" w:author="小宋" w:date="2026-07-06T23:05:20Z">
        <w:r>
          <w:rPr>
            <w:rFonts w:hint="eastAsia"/>
            <w:lang w:val="en-US" w:eastAsia="zh-CN"/>
          </w:rPr>
          <w:t>与</w:t>
        </w:r>
      </w:ins>
      <w:del w:id="187" w:author="小宋" w:date="2026-07-06T23:05:19Z">
        <w:r>
          <w:rPr>
            <w:rFonts w:hint="eastAsia"/>
            <w:lang w:eastAsia="zh-CN"/>
          </w:rPr>
          <w:delText>、</w:delText>
        </w:r>
      </w:del>
      <w:r>
        <w:rPr>
          <w:rFonts w:hint="eastAsia"/>
          <w:lang w:eastAsia="zh-CN"/>
        </w:rPr>
        <w:t>红桦共15个</w:t>
      </w:r>
      <w:ins w:id="188" w:author="小宋" w:date="2026-07-06T23:56:42Z">
        <w:r>
          <w:rPr>
            <w:rFonts w:hint="eastAsia"/>
            <w:lang w:val="en-US" w:eastAsia="zh-CN"/>
          </w:rPr>
          <w:t>树种</w:t>
        </w:r>
      </w:ins>
      <w:del w:id="189" w:author="小宋" w:date="2026-07-06T23:56:41Z">
        <w:r>
          <w:rPr>
            <w:rFonts w:hint="eastAsia"/>
            <w:lang w:eastAsia="zh-CN"/>
          </w:rPr>
          <w:delText>典</w:delText>
        </w:r>
      </w:del>
      <w:del w:id="190" w:author="小宋" w:date="2026-07-06T23:05:24Z">
        <w:r>
          <w:rPr>
            <w:rFonts w:hint="eastAsia"/>
            <w:lang w:eastAsia="zh-CN"/>
          </w:rPr>
          <w:delText>型树</w:delText>
        </w:r>
      </w:del>
      <w:del w:id="191" w:author="小宋" w:date="2026-07-06T23:56:39Z">
        <w:r>
          <w:rPr>
            <w:rFonts w:hint="eastAsia"/>
            <w:lang w:eastAsia="zh-CN"/>
          </w:rPr>
          <w:delText>种</w:delText>
        </w:r>
      </w:del>
      <w:r>
        <w:rPr>
          <w:rFonts w:hint="eastAsia"/>
          <w:lang w:eastAsia="zh-CN"/>
        </w:rPr>
        <w:t>。</w:t>
      </w:r>
    </w:p>
    <w:p w14:paraId="787DDB23">
      <w:pPr>
        <w:bidi w:val="0"/>
        <w:rPr>
          <w:rFonts w:hint="default"/>
          <w:lang w:val="en-US" w:eastAsia="zh-CN"/>
        </w:rPr>
      </w:pPr>
      <w:ins w:id="192" w:author="小宋" w:date="2026-07-06T23:03:44Z">
        <w:r>
          <w:rPr>
            <w:rFonts w:hint="eastAsia"/>
            <w:lang w:eastAsia="zh-CN"/>
          </w:rPr>
          <w:t>（</w:t>
        </w:r>
      </w:ins>
      <w:ins w:id="193" w:author="小宋" w:date="2026-07-06T23:03:45Z">
        <w:r>
          <w:rPr>
            <w:rFonts w:hint="eastAsia"/>
            <w:lang w:val="en-US" w:eastAsia="zh-CN"/>
          </w:rPr>
          <w:t>3</w:t>
        </w:r>
      </w:ins>
      <w:ins w:id="194" w:author="小宋" w:date="2026-07-06T23:03:44Z">
        <w:r>
          <w:rPr>
            <w:rFonts w:hint="eastAsia"/>
            <w:lang w:eastAsia="zh-CN"/>
          </w:rPr>
          <w:t>）</w:t>
        </w:r>
      </w:ins>
      <w:ins w:id="195" w:author="小宋" w:date="2026-07-06T23:03:45Z">
        <w:r>
          <w:rPr>
            <w:rFonts w:hint="eastAsia"/>
            <w:lang w:val="en-US" w:eastAsia="zh-CN"/>
          </w:rPr>
          <w:t>规模</w:t>
        </w:r>
      </w:ins>
      <w:ins w:id="196" w:author="小宋" w:date="2026-07-06T23:03:46Z">
        <w:r>
          <w:rPr>
            <w:rFonts w:hint="eastAsia"/>
            <w:lang w:val="en-US" w:eastAsia="zh-CN"/>
          </w:rPr>
          <w:t>划分</w:t>
        </w:r>
      </w:ins>
    </w:p>
    <w:p w14:paraId="49FB11A7">
      <w:pPr>
        <w:bidi w:val="0"/>
        <w:rPr>
          <w:ins w:id="197" w:author="小宋" w:date="2026-07-06T23:04:14Z"/>
          <w:rFonts w:hint="eastAsia"/>
          <w:lang w:eastAsia="zh-CN"/>
        </w:rPr>
      </w:pPr>
      <w:r>
        <w:rPr>
          <w:rFonts w:hint="eastAsia"/>
          <w:lang w:eastAsia="zh-CN"/>
        </w:rPr>
        <w:t>上述15个树种中，银杏、侧柏、桧柏、油松、国槐为京津冀地区最常见且最具代表性的古树树种，青檀、黄连木、柘树、流苏等为北京地区稀有古树树种，板栗、漆树、榉树等反映了河北山区古树的多样性。从书中约190株古树的500余张候选图像中，经上述三步筛选后保留300张有效样本。BFATH按8:1:1比例划分：训练集240张（80%）、验证集30张（10%）和测试集30张（10%）。</w:t>
      </w:r>
    </w:p>
    <w:p w14:paraId="68C2A390">
      <w:pPr>
        <w:bidi w:val="0"/>
        <w:rPr>
          <w:rFonts w:hint="default"/>
          <w:lang w:val="en-US" w:eastAsia="zh-CN"/>
        </w:rPr>
      </w:pPr>
      <w:ins w:id="198" w:author="小宋" w:date="2026-07-06T23:04:14Z">
        <w:r>
          <w:rPr>
            <w:rFonts w:hint="eastAsia"/>
            <w:lang w:eastAsia="zh-CN"/>
          </w:rPr>
          <w:t>（</w:t>
        </w:r>
      </w:ins>
      <w:ins w:id="199" w:author="小宋" w:date="2026-07-06T23:04:15Z">
        <w:r>
          <w:rPr>
            <w:rFonts w:hint="eastAsia"/>
            <w:lang w:val="en-US" w:eastAsia="zh-CN"/>
          </w:rPr>
          <w:t>4</w:t>
        </w:r>
      </w:ins>
      <w:ins w:id="200" w:author="小宋" w:date="2026-07-06T23:04:14Z">
        <w:r>
          <w:rPr>
            <w:rFonts w:hint="eastAsia"/>
            <w:lang w:eastAsia="zh-CN"/>
          </w:rPr>
          <w:t>）</w:t>
        </w:r>
      </w:ins>
      <w:ins w:id="201" w:author="小宋" w:date="2026-07-06T23:04:18Z">
        <w:r>
          <w:rPr>
            <w:rFonts w:hint="eastAsia"/>
            <w:lang w:val="en-US" w:eastAsia="zh-CN"/>
          </w:rPr>
          <w:t>核心</w:t>
        </w:r>
      </w:ins>
      <w:ins w:id="202" w:author="小宋" w:date="2026-07-06T23:04:21Z">
        <w:r>
          <w:rPr>
            <w:rFonts w:hint="eastAsia"/>
            <w:lang w:val="en-US" w:eastAsia="zh-CN"/>
          </w:rPr>
          <w:t>价值与</w:t>
        </w:r>
      </w:ins>
      <w:ins w:id="203" w:author="小宋" w:date="2026-07-06T23:30:11Z">
        <w:r>
          <w:rPr>
            <w:rFonts w:hint="eastAsia"/>
            <w:lang w:val="en-US" w:eastAsia="zh-CN"/>
          </w:rPr>
          <w:t>使用</w:t>
        </w:r>
      </w:ins>
      <w:ins w:id="204" w:author="小宋" w:date="2026-07-06T23:30:12Z">
        <w:r>
          <w:rPr>
            <w:rFonts w:hint="eastAsia"/>
            <w:lang w:val="en-US" w:eastAsia="zh-CN"/>
          </w:rPr>
          <w:t>说明</w:t>
        </w:r>
      </w:ins>
    </w:p>
    <w:p w14:paraId="5A406CB7">
      <w:pPr>
        <w:bidi w:val="0"/>
        <w:rPr>
          <w:rFonts w:hint="eastAsia"/>
          <w:lang w:eastAsia="zh-CN"/>
        </w:rPr>
      </w:pPr>
      <w:r>
        <w:rPr>
          <w:rFonts w:hint="eastAsia"/>
          <w:lang w:eastAsia="zh-CN"/>
        </w:rPr>
        <w:t>BFATH数据集的核心价值在于：权威性，数据来源为官方认定古树名木，符合《古树名木普查技术规范》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lang w:eastAsia="zh-CN"/>
        </w:rPr>
        <w:t>的行政定义；专业性，涵盖树龄、树高、保护级别等古树名木特有属性字段；独立性，与iNaturalist众包数据源完全独立，无样本重叠，可有效验证模型的领域迁移能力。需要说明的是，古树名木为不可再生资源，受保护政策限制，大规模数据采集成本极高；</w:t>
      </w:r>
      <w:ins w:id="205" w:author="小宋" w:date="2026-07-07T00:32:16Z">
        <w:r>
          <w:rPr>
            <w:rFonts w:hint="eastAsia"/>
            <w:lang w:val="en-US" w:eastAsia="zh-CN"/>
          </w:rPr>
          <w:t>书籍</w:t>
        </w:r>
      </w:ins>
      <w:del w:id="206" w:author="小宋" w:date="2026-07-07T00:32:13Z">
        <w:r>
          <w:rPr>
            <w:rFonts w:hint="eastAsia"/>
            <w:lang w:eastAsia="zh-CN"/>
          </w:rPr>
          <w:delText>本</w:delText>
        </w:r>
      </w:del>
      <w:del w:id="207" w:author="小宋" w:date="2026-07-07T00:32:12Z">
        <w:r>
          <w:rPr>
            <w:rFonts w:hint="eastAsia"/>
            <w:lang w:eastAsia="zh-CN"/>
          </w:rPr>
          <w:delText>书</w:delText>
        </w:r>
      </w:del>
      <w:r>
        <w:rPr>
          <w:rFonts w:hint="eastAsia"/>
          <w:lang w:eastAsia="zh-CN"/>
        </w:rPr>
        <w:t>收录的约190株古树经多图扩展后获得500余张候选图像，经严格筛选后保留300张带精确位置坐标的权威标注样本</w:t>
      </w:r>
      <w:del w:id="208" w:author="小宋" w:date="2026-07-06T23:17:11Z">
        <w:r>
          <w:rPr>
            <w:rFonts w:hint="eastAsia"/>
            <w:lang w:eastAsia="zh-CN"/>
          </w:rPr>
          <w:delText>，已属稀缺资源</w:delText>
        </w:r>
      </w:del>
      <w:r>
        <w:rPr>
          <w:rFonts w:hint="eastAsia"/>
          <w:lang w:eastAsia="zh-CN"/>
        </w:rPr>
        <w:t>。为缓解小样本对实验结论的影响，本文采用“iNaturalist预训练+BFATH微调”的迁移学习策略降低对小样本的依赖。BFATH在本文中的职能定位为：领域微调，在iNaturalist预训练模型基础上，使用BFATH训练集进行有监督微调，</w:t>
      </w:r>
      <w:ins w:id="209" w:author="小宋" w:date="2026-07-06T23:11:17Z">
        <w:r>
          <w:rPr>
            <w:rFonts w:hint="eastAsia"/>
            <w:lang w:eastAsia="zh-CN"/>
          </w:rPr>
          <w:t>图像、位置坐标、物种标签</w:t>
        </w:r>
      </w:ins>
      <w:ins w:id="210" w:author="小宋" w:date="2026-07-06T23:11:21Z">
        <w:r>
          <w:rPr>
            <w:rFonts w:hint="eastAsia"/>
            <w:lang w:val="en-US" w:eastAsia="zh-CN"/>
          </w:rPr>
          <w:t>字段</w:t>
        </w:r>
      </w:ins>
      <w:ins w:id="211" w:author="小宋" w:date="2026-07-06T23:11:17Z">
        <w:r>
          <w:rPr>
            <w:rFonts w:hint="eastAsia"/>
            <w:lang w:eastAsia="zh-CN"/>
          </w:rPr>
          <w:t>用于模型训练</w:t>
        </w:r>
      </w:ins>
      <w:ins w:id="212" w:author="小宋" w:date="2026-07-06T23:11:23Z">
        <w:r>
          <w:rPr>
            <w:rFonts w:hint="eastAsia"/>
            <w:lang w:eastAsia="zh-CN"/>
          </w:rPr>
          <w:t>，</w:t>
        </w:r>
      </w:ins>
      <w:r>
        <w:rPr>
          <w:rFonts w:hint="eastAsia"/>
          <w:lang w:eastAsia="zh-CN"/>
        </w:rPr>
        <w:t>验证模型在真实古树名木数据上的迁移能力；系统演示，作为第4章系统演示数据源，树龄、树高</w:t>
      </w:r>
      <w:ins w:id="213" w:author="小宋" w:date="2026-07-06T23:12:02Z">
        <w:r>
          <w:rPr>
            <w:rFonts w:hint="eastAsia"/>
            <w:lang w:val="en-US" w:eastAsia="zh-CN"/>
          </w:rPr>
          <w:t>和</w:t>
        </w:r>
      </w:ins>
      <w:ins w:id="214" w:author="小宋" w:date="2026-07-06T23:12:03Z">
        <w:r>
          <w:rPr>
            <w:rFonts w:hint="eastAsia"/>
            <w:lang w:val="en-US" w:eastAsia="zh-CN"/>
          </w:rPr>
          <w:t>保护</w:t>
        </w:r>
      </w:ins>
      <w:ins w:id="215" w:author="小宋" w:date="2026-07-06T23:12:04Z">
        <w:r>
          <w:rPr>
            <w:rFonts w:hint="eastAsia"/>
            <w:lang w:val="en-US" w:eastAsia="zh-CN"/>
          </w:rPr>
          <w:t>级别</w:t>
        </w:r>
      </w:ins>
      <w:ins w:id="216" w:author="小宋" w:date="2026-07-06T23:12:07Z">
        <w:r>
          <w:rPr>
            <w:rFonts w:hint="eastAsia"/>
            <w:lang w:val="en-US" w:eastAsia="zh-CN"/>
          </w:rPr>
          <w:t>等</w:t>
        </w:r>
      </w:ins>
      <w:del w:id="217" w:author="小宋" w:date="2026-07-06T23:12:05Z">
        <w:r>
          <w:rPr>
            <w:rFonts w:hint="eastAsia"/>
            <w:lang w:eastAsia="zh-CN"/>
          </w:rPr>
          <w:delText>等</w:delText>
        </w:r>
      </w:del>
      <w:r>
        <w:rPr>
          <w:rFonts w:hint="eastAsia"/>
          <w:lang w:eastAsia="zh-CN"/>
        </w:rPr>
        <w:t>字段仅用于系统功能界面展示，不参与任何模型训练与计算过程。</w:t>
      </w:r>
      <w:ins w:id="218" w:author="小宋" w:date="2026-07-06T23:16:28Z">
        <w:r>
          <w:rPr>
            <w:rFonts w:hint="eastAsia"/>
            <w:lang w:eastAsia="zh-CN"/>
          </w:rPr>
          <w:t>BFATH 填补了面向古树名木多模态哈希检索的领域验证数据空白。</w:t>
        </w:r>
      </w:ins>
    </w:p>
    <w:p w14:paraId="0248BF3D">
      <w:pPr>
        <w:bidi w:val="0"/>
        <w:ind w:firstLine="420" w:firstLineChars="0"/>
        <w:rPr>
          <w:ins w:id="220" w:author="小宋" w:date="2026-07-06T23:27:49Z"/>
          <w:rFonts w:hint="eastAsia"/>
        </w:rPr>
        <w:pPrChange w:id="219" w:author="小宋" w:date="2026-07-06T23:04:39Z">
          <w:pPr>
            <w:bidi w:val="0"/>
          </w:pPr>
        </w:pPrChange>
      </w:pPr>
      <w:r>
        <w:rPr>
          <w:rFonts w:hint="eastAsia"/>
        </w:rPr>
        <w:t>综上所述，</w:t>
      </w:r>
      <w:ins w:id="221" w:author="小宋" w:date="2026-07-06T23:27:08Z">
        <w:r>
          <w:rPr>
            <w:rFonts w:hint="eastAsia"/>
            <w:lang w:val="en-US" w:eastAsia="zh-CN"/>
          </w:rPr>
          <w:t>如</w:t>
        </w:r>
      </w:ins>
      <w:ins w:id="222" w:author="小宋" w:date="2026-07-06T23:27:11Z">
        <w:r>
          <w:rPr>
            <w:rFonts w:hint="eastAsia"/>
            <w:lang w:val="en-US" w:eastAsia="zh-CN"/>
          </w:rPr>
          <w:t>下</w:t>
        </w:r>
      </w:ins>
      <w:ins w:id="223" w:author="小宋" w:date="2026-07-06T23:27:12Z">
        <w:r>
          <w:rPr>
            <w:rFonts w:hint="eastAsia"/>
            <w:lang w:val="en-US" w:eastAsia="zh-CN"/>
          </w:rPr>
          <w:t>表</w:t>
        </w:r>
      </w:ins>
      <w:ins w:id="224" w:author="小宋" w:date="2026-07-06T23:27:13Z">
        <w:r>
          <w:rPr>
            <w:rFonts w:hint="eastAsia"/>
            <w:lang w:val="en-US" w:eastAsia="zh-CN"/>
          </w:rPr>
          <w:t>3</w:t>
        </w:r>
      </w:ins>
      <w:ins w:id="225" w:author="小宋" w:date="2026-07-06T23:27:15Z">
        <w:r>
          <w:rPr>
            <w:rFonts w:hint="eastAsia"/>
            <w:lang w:val="en-US" w:eastAsia="zh-CN"/>
          </w:rPr>
          <w:t>.1</w:t>
        </w:r>
      </w:ins>
      <w:ins w:id="226" w:author="小宋" w:date="2026-07-06T23:27:42Z">
        <w:r>
          <w:rPr>
            <w:rFonts w:hint="eastAsia"/>
            <w:lang w:val="en-US" w:eastAsia="zh-CN"/>
          </w:rPr>
          <w:t>所示，</w:t>
        </w:r>
      </w:ins>
      <w:r>
        <w:rPr>
          <w:rFonts w:hint="eastAsia"/>
        </w:rPr>
        <w:t>iNaturalist 2018数据集</w:t>
      </w:r>
      <w:ins w:id="227" w:author="小宋" w:date="2026-07-06T23:29:28Z">
        <w:r>
          <w:rPr>
            <w:rFonts w:hint="eastAsia"/>
            <w:lang w:val="en-US" w:eastAsia="zh-CN"/>
          </w:rPr>
          <w:t>核心用途</w:t>
        </w:r>
      </w:ins>
      <w:ins w:id="228" w:author="小宋" w:date="2026-07-06T23:29:30Z">
        <w:r>
          <w:rPr>
            <w:rFonts w:hint="eastAsia"/>
            <w:lang w:val="en-US" w:eastAsia="zh-CN"/>
          </w:rPr>
          <w:t>是</w:t>
        </w:r>
      </w:ins>
      <w:del w:id="229" w:author="小宋" w:date="2026-07-06T23:29:29Z">
        <w:r>
          <w:rPr>
            <w:rFonts w:hint="eastAsia"/>
          </w:rPr>
          <w:delText>作为</w:delText>
        </w:r>
      </w:del>
      <w:ins w:id="230" w:author="小宋" w:date="2026-07-06T23:28:49Z">
        <w:r>
          <w:rPr>
            <w:rFonts w:hint="eastAsia"/>
            <w:lang w:val="en-US" w:eastAsia="zh-CN"/>
          </w:rPr>
          <w:t>模型</w:t>
        </w:r>
      </w:ins>
      <w:ins w:id="231" w:author="小宋" w:date="2026-07-06T23:29:11Z">
        <w:r>
          <w:rPr>
            <w:rFonts w:hint="eastAsia"/>
            <w:lang w:val="en-US" w:eastAsia="zh-CN"/>
          </w:rPr>
          <w:t>预</w:t>
        </w:r>
      </w:ins>
      <w:ins w:id="232" w:author="小宋" w:date="2026-07-06T23:28:29Z">
        <w:r>
          <w:rPr>
            <w:rFonts w:hint="eastAsia"/>
            <w:lang w:val="en-US" w:eastAsia="zh-CN"/>
          </w:rPr>
          <w:t>训练</w:t>
        </w:r>
      </w:ins>
      <w:ins w:id="233" w:author="小宋" w:date="2026-07-06T23:29:08Z">
        <w:r>
          <w:rPr>
            <w:rFonts w:hint="eastAsia"/>
            <w:lang w:val="en-US" w:eastAsia="zh-CN"/>
          </w:rPr>
          <w:t>、</w:t>
        </w:r>
      </w:ins>
      <w:ins w:id="234" w:author="小宋" w:date="2026-07-06T23:28:35Z">
        <w:r>
          <w:rPr>
            <w:rFonts w:hint="eastAsia"/>
            <w:lang w:val="en-US" w:eastAsia="zh-CN"/>
          </w:rPr>
          <w:t>性能</w:t>
        </w:r>
      </w:ins>
      <w:ins w:id="235" w:author="小宋" w:date="2026-07-06T23:29:36Z">
        <w:r>
          <w:rPr>
            <w:rFonts w:hint="eastAsia"/>
            <w:lang w:val="en-US" w:eastAsia="zh-CN"/>
          </w:rPr>
          <w:t>对比</w:t>
        </w:r>
      </w:ins>
      <w:ins w:id="236" w:author="小宋" w:date="2026-07-06T23:29:38Z">
        <w:r>
          <w:rPr>
            <w:rFonts w:hint="eastAsia"/>
            <w:lang w:val="en-US" w:eastAsia="zh-CN"/>
          </w:rPr>
          <w:t>与消融</w:t>
        </w:r>
      </w:ins>
      <w:ins w:id="237" w:author="小宋" w:date="2026-07-06T23:29:40Z">
        <w:r>
          <w:rPr>
            <w:rFonts w:hint="eastAsia"/>
            <w:lang w:val="en-US" w:eastAsia="zh-CN"/>
          </w:rPr>
          <w:t>实验</w:t>
        </w:r>
      </w:ins>
      <w:del w:id="238" w:author="小宋" w:date="2026-07-06T23:28:09Z">
        <w:r>
          <w:rPr>
            <w:rFonts w:hint="eastAsia"/>
          </w:rPr>
          <w:delText>主要实验数据</w:delText>
        </w:r>
      </w:del>
      <w:r>
        <w:rPr>
          <w:rFonts w:hint="eastAsia"/>
        </w:rPr>
        <w:t>，BFATH数据集用于领域微调与系统演示。</w:t>
      </w:r>
    </w:p>
    <w:p w14:paraId="1E275822">
      <w:pPr>
        <w:bidi w:val="0"/>
        <w:ind w:firstLine="420" w:firstLineChars="0"/>
        <w:rPr>
          <w:ins w:id="240" w:author="小宋" w:date="2026-07-06T23:20:46Z"/>
          <w:rFonts w:hint="eastAsia"/>
        </w:rPr>
        <w:pPrChange w:id="239" w:author="小宋" w:date="2026-07-06T23:04:39Z">
          <w:pPr>
            <w:bidi w:val="0"/>
          </w:pPr>
        </w:pPrChange>
      </w:pPr>
    </w:p>
    <w:p w14:paraId="59D350DA">
      <w:pPr>
        <w:jc w:val="center"/>
        <w:rPr>
          <w:ins w:id="241" w:author="小宋" w:date="2026-07-06T23:20:47Z"/>
          <w:rFonts w:ascii="Times New Roman Regular" w:hAnsi="Times New Roman Regular" w:cs="Times New Roman Regular" w:eastAsiaTheme="minorEastAsia"/>
          <w:sz w:val="21"/>
          <w:szCs w:val="21"/>
        </w:rPr>
      </w:pPr>
      <w:ins w:id="242" w:author="小宋" w:date="2026-07-06T23:20:47Z">
        <w:r>
          <w:rPr>
            <w:rFonts w:hint="eastAsia" w:ascii="Times New Roman Regular" w:hAnsi="Times New Roman Regular" w:cs="Times New Roman Regular"/>
            <w:sz w:val="21"/>
            <w:szCs w:val="21"/>
            <w:lang w:eastAsia="zh-Hans"/>
          </w:rPr>
          <w:t>表</w:t>
        </w:r>
      </w:ins>
      <w:ins w:id="243" w:author="小宋" w:date="2026-07-06T23:20:47Z">
        <w:r>
          <w:rPr>
            <w:rFonts w:hint="eastAsia" w:ascii="Times New Roman Regular" w:hAnsi="Times New Roman Regular" w:cs="Times New Roman Regular"/>
            <w:sz w:val="21"/>
            <w:szCs w:val="21"/>
          </w:rPr>
          <w:t>3</w:t>
        </w:r>
      </w:ins>
      <w:ins w:id="244" w:author="小宋" w:date="2026-07-06T23:20:47Z">
        <w:r>
          <w:rPr>
            <w:rFonts w:ascii="Times New Roman Regular" w:hAnsi="Times New Roman Regular" w:cs="Times New Roman Regular"/>
            <w:sz w:val="21"/>
            <w:szCs w:val="21"/>
            <w:lang w:eastAsia="zh-Hans"/>
          </w:rPr>
          <w:t>.</w:t>
        </w:r>
      </w:ins>
      <w:ins w:id="245" w:author="小宋" w:date="2026-07-06T23:20:47Z">
        <w:r>
          <w:rPr>
            <w:rFonts w:hint="eastAsia" w:ascii="Times New Roman Regular" w:hAnsi="Times New Roman Regular" w:cs="Times New Roman Regular"/>
            <w:sz w:val="21"/>
            <w:szCs w:val="21"/>
            <w:lang w:val="en-US" w:eastAsia="zh-CN"/>
          </w:rPr>
          <w:t>1</w:t>
        </w:r>
      </w:ins>
      <w:ins w:id="246" w:author="小宋" w:date="2026-07-06T23:20:47Z">
        <w:r>
          <w:rPr>
            <w:rFonts w:ascii="Times New Roman Regular" w:hAnsi="Times New Roman Regular" w:cs="Times New Roman Regular"/>
            <w:sz w:val="21"/>
            <w:szCs w:val="21"/>
            <w:lang w:eastAsia="zh-Hans"/>
          </w:rPr>
          <w:t xml:space="preserve"> </w:t>
        </w:r>
      </w:ins>
      <w:ins w:id="247" w:author="小宋" w:date="2026-07-06T23:20:59Z">
        <w:r>
          <w:rPr>
            <w:rFonts w:hint="eastAsia" w:ascii="Times New Roman Regular" w:hAnsi="Times New Roman Regular" w:cs="Times New Roman Regular"/>
            <w:sz w:val="21"/>
            <w:szCs w:val="21"/>
          </w:rPr>
          <w:t>iNaturalist 2018</w:t>
        </w:r>
      </w:ins>
      <w:ins w:id="248" w:author="小宋" w:date="2026-07-06T23:22:06Z">
        <w:r>
          <w:rPr>
            <w:rFonts w:hint="eastAsia" w:ascii="Times New Roman Regular" w:hAnsi="Times New Roman Regular" w:cs="Times New Roman Regular"/>
            <w:sz w:val="21"/>
            <w:szCs w:val="21"/>
            <w:lang w:val="en-US" w:eastAsia="zh-CN"/>
          </w:rPr>
          <w:t>数据</w:t>
        </w:r>
      </w:ins>
      <w:ins w:id="249" w:author="小宋" w:date="2026-07-06T23:22:07Z">
        <w:r>
          <w:rPr>
            <w:rFonts w:hint="eastAsia" w:ascii="Times New Roman Regular" w:hAnsi="Times New Roman Regular" w:cs="Times New Roman Regular"/>
            <w:sz w:val="21"/>
            <w:szCs w:val="21"/>
            <w:lang w:val="en-US" w:eastAsia="zh-CN"/>
          </w:rPr>
          <w:t>集</w:t>
        </w:r>
      </w:ins>
      <w:ins w:id="250" w:author="小宋" w:date="2026-07-06T23:20:59Z">
        <w:r>
          <w:rPr>
            <w:rFonts w:hint="eastAsia" w:ascii="Times New Roman Regular" w:hAnsi="Times New Roman Regular" w:cs="Times New Roman Regular"/>
            <w:sz w:val="21"/>
            <w:szCs w:val="21"/>
          </w:rPr>
          <w:t>与BFATH</w:t>
        </w:r>
      </w:ins>
      <w:ins w:id="251" w:author="小宋" w:date="2026-07-06T23:22:22Z">
        <w:r>
          <w:rPr>
            <w:rFonts w:hint="eastAsia" w:ascii="Times New Roman Regular" w:hAnsi="Times New Roman Regular" w:cs="Times New Roman Regular"/>
            <w:sz w:val="21"/>
            <w:szCs w:val="21"/>
            <w:lang w:val="en-US" w:eastAsia="zh-CN"/>
          </w:rPr>
          <w:t>自建</w:t>
        </w:r>
      </w:ins>
      <w:ins w:id="252" w:author="小宋" w:date="2026-07-06T23:20:59Z">
        <w:r>
          <w:rPr>
            <w:rFonts w:hint="eastAsia" w:ascii="Times New Roman Regular" w:hAnsi="Times New Roman Regular" w:cs="Times New Roman Regular"/>
            <w:sz w:val="21"/>
            <w:szCs w:val="21"/>
          </w:rPr>
          <w:t>数据集对比</w:t>
        </w:r>
      </w:ins>
    </w:p>
    <w:p w14:paraId="7F0A2DBA">
      <w:pPr>
        <w:jc w:val="center"/>
        <w:rPr>
          <w:ins w:id="253" w:author="小宋" w:date="2026-07-06T23:20:47Z"/>
        </w:rPr>
      </w:pPr>
      <w:ins w:id="254" w:author="小宋" w:date="2026-07-06T23:20:47Z">
        <w:r>
          <w:rPr>
            <w:rFonts w:hint="eastAsia" w:ascii="Times New Roman Regular" w:hAnsi="Times New Roman Regular" w:cs="Times New Roman Regular"/>
            <w:sz w:val="21"/>
            <w:szCs w:val="21"/>
            <w:lang w:eastAsia="zh-Hans"/>
          </w:rPr>
          <w:t xml:space="preserve">Table </w:t>
        </w:r>
      </w:ins>
      <w:ins w:id="255" w:author="小宋" w:date="2026-07-06T23:20:47Z">
        <w:r>
          <w:rPr>
            <w:rFonts w:hint="eastAsia" w:ascii="Times New Roman Regular" w:hAnsi="Times New Roman Regular" w:cs="Times New Roman Regular"/>
            <w:sz w:val="21"/>
            <w:szCs w:val="21"/>
          </w:rPr>
          <w:t>3</w:t>
        </w:r>
      </w:ins>
      <w:ins w:id="256" w:author="小宋" w:date="2026-07-06T23:20:47Z">
        <w:r>
          <w:rPr>
            <w:rFonts w:hint="eastAsia" w:ascii="Times New Roman Regular" w:hAnsi="Times New Roman Regular" w:cs="Times New Roman Regular"/>
            <w:sz w:val="21"/>
            <w:szCs w:val="21"/>
            <w:lang w:eastAsia="zh-Hans"/>
          </w:rPr>
          <w:t>.</w:t>
        </w:r>
      </w:ins>
      <w:ins w:id="257" w:author="小宋" w:date="2026-07-06T23:20:47Z">
        <w:r>
          <w:rPr>
            <w:rFonts w:hint="eastAsia" w:ascii="Times New Roman Regular" w:hAnsi="Times New Roman Regular" w:cs="Times New Roman Regular"/>
            <w:sz w:val="21"/>
            <w:szCs w:val="21"/>
            <w:lang w:val="en-US" w:eastAsia="zh-CN"/>
          </w:rPr>
          <w:t>1</w:t>
        </w:r>
      </w:ins>
      <w:ins w:id="258" w:author="小宋" w:date="2026-07-06T23:20:47Z">
        <w:r>
          <w:rPr>
            <w:rFonts w:hint="eastAsia" w:ascii="Times New Roman Regular" w:hAnsi="Times New Roman Regular" w:cs="Times New Roman Regular"/>
            <w:sz w:val="21"/>
            <w:szCs w:val="21"/>
            <w:lang w:eastAsia="zh-Hans"/>
          </w:rPr>
          <w:t xml:space="preserve"> </w:t>
        </w:r>
      </w:ins>
      <w:ins w:id="259" w:author="小宋" w:date="2026-07-06T23:26:35Z">
        <w:r>
          <w:rPr>
            <w:rFonts w:hint="eastAsia" w:ascii="Times New Roman Regular" w:hAnsi="Times New Roman Regular" w:cs="Times New Roman Regular"/>
            <w:sz w:val="21"/>
            <w:szCs w:val="21"/>
            <w:lang w:val="en-US" w:eastAsia="zh-CN"/>
          </w:rPr>
          <w:t>C</w:t>
        </w:r>
      </w:ins>
      <w:ins w:id="260" w:author="小宋" w:date="2026-07-06T23:26:33Z">
        <w:r>
          <w:rPr>
            <w:rFonts w:hint="eastAsia" w:ascii="Times New Roman Regular" w:hAnsi="Times New Roman Regular" w:cs="Times New Roman Regular"/>
            <w:sz w:val="21"/>
            <w:szCs w:val="21"/>
          </w:rPr>
          <w:t xml:space="preserve">omparison of </w:t>
        </w:r>
      </w:ins>
      <w:ins w:id="261" w:author="小宋" w:date="2026-07-07T00:29:11Z">
        <w:r>
          <w:rPr>
            <w:rFonts w:hint="eastAsia" w:ascii="Times New Roman Regular" w:hAnsi="Times New Roman Regular" w:cs="Times New Roman Regular"/>
            <w:sz w:val="21"/>
            <w:szCs w:val="21"/>
          </w:rPr>
          <w:t xml:space="preserve">iNaturalist </w:t>
        </w:r>
      </w:ins>
      <w:ins w:id="262" w:author="小宋" w:date="2026-07-06T23:26:33Z">
        <w:r>
          <w:rPr>
            <w:rFonts w:hint="eastAsia" w:ascii="Times New Roman Regular" w:hAnsi="Times New Roman Regular" w:cs="Times New Roman Regular"/>
            <w:sz w:val="21"/>
            <w:szCs w:val="21"/>
          </w:rPr>
          <w:t xml:space="preserve">2018 dataset and </w:t>
        </w:r>
      </w:ins>
      <w:ins w:id="263" w:author="小宋" w:date="2026-07-06T23:26:43Z">
        <w:r>
          <w:rPr>
            <w:rFonts w:hint="eastAsia" w:ascii="Times New Roman Regular" w:hAnsi="Times New Roman Regular" w:cs="Times New Roman Regular"/>
            <w:sz w:val="21"/>
            <w:szCs w:val="21"/>
            <w:lang w:val="en-US" w:eastAsia="zh-CN"/>
          </w:rPr>
          <w:t>BFATH</w:t>
        </w:r>
      </w:ins>
      <w:ins w:id="264" w:author="小宋" w:date="2026-07-06T23:26:33Z">
        <w:r>
          <w:rPr>
            <w:rFonts w:hint="eastAsia" w:ascii="Times New Roman Regular" w:hAnsi="Times New Roman Regular" w:cs="Times New Roman Regular"/>
            <w:sz w:val="21"/>
            <w:szCs w:val="21"/>
          </w:rPr>
          <w:t xml:space="preserve"> self</w:t>
        </w:r>
      </w:ins>
      <w:ins w:id="265" w:author="小宋" w:date="2026-07-07T00:29:21Z">
        <w:r>
          <w:rPr>
            <w:rFonts w:hint="eastAsia" w:ascii="Times New Roman Regular" w:hAnsi="Times New Roman Regular" w:cs="Times New Roman Regular"/>
            <w:sz w:val="21"/>
            <w:szCs w:val="21"/>
            <w:lang w:val="en-US" w:eastAsia="zh-CN"/>
          </w:rPr>
          <w:t>-</w:t>
        </w:r>
      </w:ins>
      <w:ins w:id="266" w:author="小宋" w:date="2026-07-06T23:26:33Z">
        <w:r>
          <w:rPr>
            <w:rFonts w:hint="eastAsia" w:ascii="Times New Roman Regular" w:hAnsi="Times New Roman Regular" w:cs="Times New Roman Regular"/>
            <w:sz w:val="21"/>
            <w:szCs w:val="21"/>
          </w:rPr>
          <w:t>built dataset</w:t>
        </w:r>
      </w:ins>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Change w:id="267" w:author="小宋" w:date="2026-07-06T23:53:29Z">
          <w:tblPr>
            <w:tblStyle w:val="23"/>
            <w:tblW w:w="6683"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PrChange>
      </w:tblPr>
      <w:tblGrid>
        <w:gridCol w:w="1475"/>
        <w:gridCol w:w="3203"/>
        <w:gridCol w:w="3979"/>
        <w:tblGridChange w:id="268">
          <w:tblGrid>
            <w:gridCol w:w="1424"/>
            <w:gridCol w:w="1697"/>
            <w:gridCol w:w="3562"/>
          </w:tblGrid>
        </w:tblGridChange>
      </w:tblGrid>
      <w:tr w14:paraId="34CD748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270" w:author="小宋" w:date="2026-07-06T23:53:29Z">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340" w:hRule="atLeast"/>
          <w:jc w:val="center"/>
          <w:ins w:id="269" w:author="小宋" w:date="2026-07-06T23:20:47Z"/>
          <w:trPrChange w:id="270" w:author="小宋" w:date="2026-07-06T23:53:29Z">
            <w:trPr>
              <w:trHeight w:val="283" w:hRule="atLeast"/>
              <w:tblHeader/>
              <w:jc w:val="center"/>
            </w:trPr>
          </w:trPrChange>
        </w:trPr>
        <w:tc>
          <w:tcPr>
            <w:tcW w:w="1475" w:type="dxa"/>
            <w:tcBorders>
              <w:top w:val="single" w:color="auto" w:sz="12" w:space="0"/>
              <w:left w:val="nil"/>
              <w:bottom w:val="nil"/>
              <w:right w:val="nil"/>
            </w:tcBorders>
            <w:noWrap w:val="0"/>
            <w:tcMar>
              <w:top w:w="-1" w:type="dxa"/>
              <w:left w:w="-1" w:type="dxa"/>
              <w:bottom w:w="-1" w:type="dxa"/>
              <w:right w:w="-1" w:type="dxa"/>
            </w:tcMar>
            <w:vAlign w:val="center"/>
            <w:tcPrChange w:id="271" w:author="小宋" w:date="2026-07-06T23:53:29Z">
              <w:tcPr>
                <w:tcW w:w="1424" w:type="dxa"/>
                <w:tcBorders>
                  <w:top w:val="single" w:color="auto" w:sz="12" w:space="0"/>
                  <w:left w:val="nil"/>
                  <w:bottom w:val="nil"/>
                  <w:right w:val="nil"/>
                </w:tcBorders>
                <w:noWrap w:val="0"/>
                <w:tcMar>
                  <w:top w:w="-1" w:type="dxa"/>
                  <w:left w:w="-1" w:type="dxa"/>
                  <w:bottom w:w="-1" w:type="dxa"/>
                  <w:right w:w="-1" w:type="dxa"/>
                </w:tcMar>
                <w:vAlign w:val="center"/>
              </w:tcPr>
            </w:tcPrChange>
          </w:tcPr>
          <w:p w14:paraId="7B624DEA">
            <w:pPr>
              <w:snapToGrid w:val="0"/>
              <w:spacing w:line="240" w:lineRule="auto"/>
              <w:ind w:left="0" w:leftChars="0" w:right="0" w:rightChars="0" w:firstLine="0" w:firstLineChars="0"/>
              <w:jc w:val="center"/>
              <w:rPr>
                <w:ins w:id="272" w:author="小宋" w:date="2026-07-06T23:20:47Z"/>
                <w:rFonts w:hint="default" w:ascii="宋体" w:hAnsi="宋体" w:eastAsia="宋体" w:cs="宋体"/>
                <w:b/>
                <w:bCs/>
                <w:sz w:val="21"/>
                <w:szCs w:val="21"/>
                <w:lang w:val="en-US" w:eastAsia="zh-CN"/>
              </w:rPr>
            </w:pPr>
            <w:ins w:id="273" w:author="小宋" w:date="2026-07-06T23:21:47Z">
              <w:r>
                <w:rPr>
                  <w:rFonts w:hint="eastAsia" w:ascii="宋体" w:hAnsi="宋体" w:cs="宋体"/>
                  <w:b/>
                  <w:bCs/>
                  <w:sz w:val="21"/>
                  <w:szCs w:val="21"/>
                  <w:lang w:val="en-US" w:eastAsia="zh-CN"/>
                </w:rPr>
                <w:t>对比</w:t>
              </w:r>
            </w:ins>
            <w:ins w:id="274" w:author="小宋" w:date="2026-07-06T23:21:48Z">
              <w:r>
                <w:rPr>
                  <w:rFonts w:hint="eastAsia" w:ascii="宋体" w:hAnsi="宋体" w:cs="宋体"/>
                  <w:b/>
                  <w:bCs/>
                  <w:sz w:val="21"/>
                  <w:szCs w:val="21"/>
                  <w:lang w:val="en-US" w:eastAsia="zh-CN"/>
                </w:rPr>
                <w:t>项</w:t>
              </w:r>
            </w:ins>
          </w:p>
        </w:tc>
        <w:tc>
          <w:tcPr>
            <w:tcW w:w="3203" w:type="dxa"/>
            <w:tcBorders>
              <w:top w:val="single" w:color="auto" w:sz="12" w:space="0"/>
              <w:left w:val="nil"/>
              <w:bottom w:val="nil"/>
              <w:right w:val="nil"/>
            </w:tcBorders>
            <w:noWrap w:val="0"/>
            <w:tcMar>
              <w:top w:w="-1" w:type="dxa"/>
              <w:left w:w="-1" w:type="dxa"/>
              <w:bottom w:w="-1" w:type="dxa"/>
              <w:right w:w="-1" w:type="dxa"/>
            </w:tcMar>
            <w:vAlign w:val="center"/>
            <w:tcPrChange w:id="275" w:author="小宋" w:date="2026-07-06T23:53:29Z">
              <w:tcPr>
                <w:tcW w:w="1697" w:type="dxa"/>
                <w:tcBorders>
                  <w:top w:val="single" w:color="auto" w:sz="12" w:space="0"/>
                  <w:left w:val="nil"/>
                  <w:bottom w:val="nil"/>
                  <w:right w:val="nil"/>
                </w:tcBorders>
                <w:noWrap w:val="0"/>
                <w:tcMar>
                  <w:top w:w="-1" w:type="dxa"/>
                  <w:left w:w="-1" w:type="dxa"/>
                  <w:bottom w:w="-1" w:type="dxa"/>
                  <w:right w:w="-1" w:type="dxa"/>
                </w:tcMar>
                <w:vAlign w:val="center"/>
              </w:tcPr>
            </w:tcPrChange>
          </w:tcPr>
          <w:p w14:paraId="3A100898">
            <w:pPr>
              <w:snapToGrid w:val="0"/>
              <w:spacing w:line="240" w:lineRule="auto"/>
              <w:ind w:left="0" w:leftChars="0" w:right="0" w:rightChars="0" w:firstLine="0" w:firstLineChars="0"/>
              <w:jc w:val="center"/>
              <w:rPr>
                <w:ins w:id="276" w:author="小宋" w:date="2026-07-06T23:20:47Z"/>
                <w:rFonts w:hint="eastAsia" w:ascii="宋体" w:hAnsi="宋体" w:eastAsia="宋体" w:cs="宋体"/>
                <w:b/>
                <w:bCs/>
                <w:sz w:val="21"/>
                <w:szCs w:val="21"/>
                <w:lang w:val="en-US" w:eastAsia="zh-CN"/>
              </w:rPr>
            </w:pPr>
            <w:ins w:id="277" w:author="小宋" w:date="2026-07-06T23:21:56Z">
              <w:r>
                <w:rPr>
                  <w:rFonts w:hint="eastAsia" w:ascii="Times New Roman Regular" w:hAnsi="Times New Roman Regular" w:cs="Times New Roman Regular"/>
                  <w:b/>
                  <w:bCs/>
                  <w:sz w:val="21"/>
                  <w:szCs w:val="21"/>
                  <w:rPrChange w:id="278" w:author="小宋" w:date="2026-07-06T23:52:31Z">
                    <w:rPr>
                      <w:rFonts w:hint="eastAsia" w:ascii="Times New Roman Regular" w:hAnsi="Times New Roman Regular" w:cs="Times New Roman Regular"/>
                      <w:sz w:val="21"/>
                      <w:szCs w:val="21"/>
                    </w:rPr>
                  </w:rPrChange>
                </w:rPr>
                <w:t>iNaturalist 2018</w:t>
              </w:r>
            </w:ins>
            <w:ins w:id="279" w:author="小宋" w:date="2026-07-06T23:22:31Z">
              <w:r>
                <w:rPr>
                  <w:rFonts w:hint="eastAsia" w:ascii="Times New Roman Regular" w:hAnsi="Times New Roman Regular" w:cs="Times New Roman Regular"/>
                  <w:b/>
                  <w:bCs/>
                  <w:sz w:val="21"/>
                  <w:szCs w:val="21"/>
                  <w:lang w:val="en-US" w:eastAsia="zh-CN"/>
                  <w:rPrChange w:id="280" w:author="小宋" w:date="2026-07-06T23:52:31Z">
                    <w:rPr>
                      <w:rFonts w:hint="eastAsia" w:ascii="Times New Roman Regular" w:hAnsi="Times New Roman Regular" w:cs="Times New Roman Regular"/>
                      <w:sz w:val="21"/>
                      <w:szCs w:val="21"/>
                      <w:lang w:val="en-US" w:eastAsia="zh-CN"/>
                    </w:rPr>
                  </w:rPrChange>
                </w:rPr>
                <w:t>数据集</w:t>
              </w:r>
            </w:ins>
          </w:p>
        </w:tc>
        <w:tc>
          <w:tcPr>
            <w:tcW w:w="3979" w:type="dxa"/>
            <w:tcBorders>
              <w:top w:val="single" w:color="auto" w:sz="12" w:space="0"/>
              <w:left w:val="nil"/>
              <w:bottom w:val="nil"/>
              <w:right w:val="nil"/>
            </w:tcBorders>
            <w:noWrap w:val="0"/>
            <w:tcMar>
              <w:top w:w="-1" w:type="dxa"/>
              <w:left w:w="-1" w:type="dxa"/>
              <w:bottom w:w="-1" w:type="dxa"/>
              <w:right w:w="-1" w:type="dxa"/>
            </w:tcMar>
            <w:vAlign w:val="center"/>
            <w:tcPrChange w:id="281" w:author="小宋" w:date="2026-07-06T23:53:29Z">
              <w:tcPr>
                <w:tcW w:w="3562" w:type="dxa"/>
                <w:tcBorders>
                  <w:top w:val="single" w:color="auto" w:sz="12" w:space="0"/>
                  <w:left w:val="nil"/>
                  <w:bottom w:val="nil"/>
                  <w:right w:val="nil"/>
                </w:tcBorders>
                <w:noWrap w:val="0"/>
                <w:tcMar>
                  <w:top w:w="-1" w:type="dxa"/>
                  <w:left w:w="-1" w:type="dxa"/>
                  <w:bottom w:w="-1" w:type="dxa"/>
                  <w:right w:w="-1" w:type="dxa"/>
                </w:tcMar>
                <w:vAlign w:val="center"/>
              </w:tcPr>
            </w:tcPrChange>
          </w:tcPr>
          <w:p w14:paraId="1627C649">
            <w:pPr>
              <w:snapToGrid w:val="0"/>
              <w:spacing w:line="240" w:lineRule="auto"/>
              <w:ind w:left="0" w:leftChars="0" w:right="0" w:rightChars="0" w:firstLine="0" w:firstLineChars="0"/>
              <w:jc w:val="center"/>
              <w:rPr>
                <w:ins w:id="282" w:author="小宋" w:date="2026-07-06T23:20:47Z"/>
                <w:rFonts w:hint="eastAsia" w:ascii="宋体" w:hAnsi="宋体" w:eastAsia="宋体" w:cs="宋体"/>
                <w:b/>
                <w:bCs/>
                <w:sz w:val="21"/>
                <w:szCs w:val="21"/>
              </w:rPr>
            </w:pPr>
            <w:ins w:id="283" w:author="小宋" w:date="2026-07-06T23:22:27Z">
              <w:r>
                <w:rPr>
                  <w:rFonts w:hint="eastAsia" w:ascii="Times New Roman Regular" w:hAnsi="Times New Roman Regular" w:cs="Times New Roman Regular"/>
                  <w:b/>
                  <w:bCs/>
                  <w:sz w:val="21"/>
                  <w:szCs w:val="21"/>
                  <w:rPrChange w:id="284" w:author="小宋" w:date="2026-07-06T23:52:31Z">
                    <w:rPr>
                      <w:rFonts w:hint="eastAsia" w:ascii="Times New Roman Regular" w:hAnsi="Times New Roman Regular" w:cs="Times New Roman Regular"/>
                      <w:sz w:val="21"/>
                      <w:szCs w:val="21"/>
                    </w:rPr>
                  </w:rPrChange>
                </w:rPr>
                <w:t>BFATH</w:t>
              </w:r>
            </w:ins>
            <w:ins w:id="285" w:author="小宋" w:date="2026-07-06T23:22:27Z">
              <w:r>
                <w:rPr>
                  <w:rFonts w:hint="eastAsia" w:ascii="Times New Roman Regular" w:hAnsi="Times New Roman Regular" w:cs="Times New Roman Regular"/>
                  <w:b/>
                  <w:bCs/>
                  <w:sz w:val="21"/>
                  <w:szCs w:val="21"/>
                  <w:lang w:val="en-US" w:eastAsia="zh-CN"/>
                  <w:rPrChange w:id="286" w:author="小宋" w:date="2026-07-06T23:52:31Z">
                    <w:rPr>
                      <w:rFonts w:hint="eastAsia" w:ascii="Times New Roman Regular" w:hAnsi="Times New Roman Regular" w:cs="Times New Roman Regular"/>
                      <w:sz w:val="21"/>
                      <w:szCs w:val="21"/>
                      <w:lang w:val="en-US" w:eastAsia="zh-CN"/>
                    </w:rPr>
                  </w:rPrChange>
                </w:rPr>
                <w:t>自建</w:t>
              </w:r>
            </w:ins>
            <w:ins w:id="287" w:author="小宋" w:date="2026-07-06T23:22:27Z">
              <w:r>
                <w:rPr>
                  <w:rFonts w:hint="eastAsia" w:ascii="Times New Roman Regular" w:hAnsi="Times New Roman Regular" w:cs="Times New Roman Regular"/>
                  <w:b/>
                  <w:bCs/>
                  <w:sz w:val="21"/>
                  <w:szCs w:val="21"/>
                  <w:rPrChange w:id="288" w:author="小宋" w:date="2026-07-06T23:52:31Z">
                    <w:rPr>
                      <w:rFonts w:hint="eastAsia" w:ascii="Times New Roman Regular" w:hAnsi="Times New Roman Regular" w:cs="Times New Roman Regular"/>
                      <w:sz w:val="21"/>
                      <w:szCs w:val="21"/>
                    </w:rPr>
                  </w:rPrChange>
                </w:rPr>
                <w:t>数据集</w:t>
              </w:r>
            </w:ins>
          </w:p>
        </w:tc>
      </w:tr>
      <w:tr w14:paraId="2D7C4DC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290" w:author="小宋" w:date="2026-07-06T23:53:29Z">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340" w:hRule="atLeast"/>
          <w:jc w:val="center"/>
          <w:ins w:id="289" w:author="小宋" w:date="2026-07-06T23:20:47Z"/>
          <w:trPrChange w:id="290" w:author="小宋" w:date="2026-07-06T23:53:29Z">
            <w:trPr>
              <w:trHeight w:val="283" w:hRule="atLeast"/>
              <w:jc w:val="center"/>
            </w:trPr>
          </w:trPrChange>
        </w:trPr>
        <w:tc>
          <w:tcPr>
            <w:tcW w:w="1475" w:type="dxa"/>
            <w:tcBorders>
              <w:top w:val="single" w:color="auto" w:sz="4" w:space="0"/>
              <w:left w:val="nil"/>
              <w:bottom w:val="nil"/>
              <w:right w:val="nil"/>
            </w:tcBorders>
            <w:noWrap w:val="0"/>
            <w:tcMar>
              <w:top w:w="-1" w:type="dxa"/>
              <w:left w:w="-1" w:type="dxa"/>
              <w:bottom w:w="-1" w:type="dxa"/>
              <w:right w:w="-1" w:type="dxa"/>
            </w:tcMar>
            <w:vAlign w:val="center"/>
            <w:tcPrChange w:id="291" w:author="小宋" w:date="2026-07-06T23:53:29Z">
              <w:tcPr>
                <w:tcW w:w="1424" w:type="dxa"/>
                <w:tcBorders>
                  <w:top w:val="nil"/>
                  <w:left w:val="nil"/>
                  <w:bottom w:val="nil"/>
                  <w:right w:val="nil"/>
                </w:tcBorders>
                <w:noWrap w:val="0"/>
                <w:tcMar>
                  <w:top w:w="-1" w:type="dxa"/>
                  <w:left w:w="-1" w:type="dxa"/>
                  <w:bottom w:w="-1" w:type="dxa"/>
                  <w:right w:w="-1" w:type="dxa"/>
                </w:tcMar>
                <w:vAlign w:val="center"/>
              </w:tcPr>
            </w:tcPrChange>
          </w:tcPr>
          <w:p w14:paraId="4353B453">
            <w:pPr>
              <w:snapToGrid w:val="0"/>
              <w:spacing w:line="240" w:lineRule="auto"/>
              <w:ind w:left="0" w:leftChars="0" w:right="0" w:rightChars="0" w:firstLine="0" w:firstLineChars="0"/>
              <w:jc w:val="center"/>
              <w:rPr>
                <w:ins w:id="292" w:author="小宋" w:date="2026-07-06T23:20:47Z"/>
                <w:rFonts w:hint="default" w:ascii="Times New Roman Regular" w:hAnsi="Times New Roman Regular" w:eastAsia="宋体" w:cs="Times New Roman Regular"/>
                <w:sz w:val="21"/>
                <w:szCs w:val="21"/>
                <w:lang w:val="en-US" w:eastAsia="zh-CN"/>
              </w:rPr>
            </w:pPr>
            <w:ins w:id="293" w:author="小宋" w:date="2026-07-06T23:23:46Z">
              <w:r>
                <w:rPr>
                  <w:rFonts w:hint="eastAsia" w:ascii="Times New Roman Regular"/>
                  <w:sz w:val="21"/>
                  <w:szCs w:val="21"/>
                  <w:lang w:val="en-US" w:eastAsia="zh-CN"/>
                </w:rPr>
                <w:t>数据来源</w:t>
              </w:r>
            </w:ins>
          </w:p>
        </w:tc>
        <w:tc>
          <w:tcPr>
            <w:tcW w:w="3203" w:type="dxa"/>
            <w:tcBorders>
              <w:top w:val="single" w:color="auto" w:sz="4" w:space="0"/>
              <w:left w:val="nil"/>
              <w:bottom w:val="nil"/>
              <w:right w:val="nil"/>
            </w:tcBorders>
            <w:noWrap w:val="0"/>
            <w:tcMar>
              <w:top w:w="-1" w:type="dxa"/>
              <w:left w:w="-1" w:type="dxa"/>
              <w:bottom w:w="-1" w:type="dxa"/>
              <w:right w:w="-1" w:type="dxa"/>
            </w:tcMar>
            <w:vAlign w:val="center"/>
            <w:tcPrChange w:id="294" w:author="小宋" w:date="2026-07-06T23:53:29Z">
              <w:tcPr>
                <w:tcW w:w="1697" w:type="dxa"/>
                <w:tcBorders>
                  <w:top w:val="nil"/>
                  <w:left w:val="nil"/>
                  <w:bottom w:val="nil"/>
                  <w:right w:val="nil"/>
                </w:tcBorders>
                <w:noWrap w:val="0"/>
                <w:tcMar>
                  <w:top w:w="-1" w:type="dxa"/>
                  <w:left w:w="-1" w:type="dxa"/>
                  <w:bottom w:w="-1" w:type="dxa"/>
                  <w:right w:w="-1" w:type="dxa"/>
                </w:tcMar>
                <w:vAlign w:val="center"/>
              </w:tcPr>
            </w:tcPrChange>
          </w:tcPr>
          <w:p w14:paraId="6BEE55FE">
            <w:pPr>
              <w:snapToGrid w:val="0"/>
              <w:spacing w:line="240" w:lineRule="auto"/>
              <w:ind w:left="0" w:leftChars="0" w:right="0" w:rightChars="0" w:firstLine="0" w:firstLineChars="0"/>
              <w:jc w:val="center"/>
              <w:rPr>
                <w:ins w:id="295" w:author="小宋" w:date="2026-07-06T23:20:47Z"/>
                <w:rFonts w:ascii="Times New Roman Regular" w:hAnsi="Times New Roman Regular" w:eastAsia="宋体" w:cs="Times New Roman Regular"/>
                <w:sz w:val="21"/>
                <w:szCs w:val="21"/>
              </w:rPr>
            </w:pPr>
            <w:ins w:id="296" w:author="小宋" w:date="2026-07-06T23:24:32Z">
              <w:r>
                <w:rPr>
                  <w:rFonts w:hint="eastAsia" w:eastAsiaTheme="minorEastAsia"/>
                  <w:b w:val="0"/>
                  <w:bCs w:val="0"/>
                  <w:sz w:val="21"/>
                  <w:szCs w:val="21"/>
                  <w:lang w:val="en-US" w:eastAsia="zh-CN"/>
                </w:rPr>
                <w:t>iNaturalist 众包平台</w:t>
              </w:r>
            </w:ins>
          </w:p>
        </w:tc>
        <w:tc>
          <w:tcPr>
            <w:tcW w:w="3979" w:type="dxa"/>
            <w:tcBorders>
              <w:top w:val="single" w:color="auto" w:sz="4" w:space="0"/>
              <w:left w:val="nil"/>
              <w:bottom w:val="nil"/>
              <w:right w:val="nil"/>
            </w:tcBorders>
            <w:noWrap w:val="0"/>
            <w:tcMar>
              <w:top w:w="-1" w:type="dxa"/>
              <w:left w:w="-1" w:type="dxa"/>
              <w:bottom w:w="-1" w:type="dxa"/>
              <w:right w:w="-1" w:type="dxa"/>
            </w:tcMar>
            <w:vAlign w:val="center"/>
            <w:tcPrChange w:id="297" w:author="小宋" w:date="2026-07-06T23:53:29Z">
              <w:tcPr>
                <w:tcW w:w="3562" w:type="dxa"/>
                <w:tcBorders>
                  <w:top w:val="nil"/>
                  <w:left w:val="nil"/>
                  <w:bottom w:val="nil"/>
                  <w:right w:val="nil"/>
                </w:tcBorders>
                <w:noWrap w:val="0"/>
                <w:tcMar>
                  <w:top w:w="-1" w:type="dxa"/>
                  <w:left w:w="-1" w:type="dxa"/>
                  <w:bottom w:w="-1" w:type="dxa"/>
                  <w:right w:w="-1" w:type="dxa"/>
                </w:tcMar>
                <w:vAlign w:val="center"/>
              </w:tcPr>
            </w:tcPrChange>
          </w:tcPr>
          <w:p w14:paraId="7FAF58B0">
            <w:pPr>
              <w:snapToGrid w:val="0"/>
              <w:spacing w:line="240" w:lineRule="auto"/>
              <w:ind w:left="0" w:leftChars="0" w:right="0" w:rightChars="0" w:firstLine="0" w:firstLineChars="0"/>
              <w:jc w:val="center"/>
              <w:rPr>
                <w:ins w:id="298" w:author="小宋" w:date="2026-07-06T23:20:47Z"/>
                <w:rFonts w:ascii="Times New Roman Regular" w:hAnsi="Times New Roman Regular" w:eastAsia="宋体" w:cs="Times New Roman Regular"/>
                <w:sz w:val="21"/>
                <w:szCs w:val="21"/>
              </w:rPr>
            </w:pPr>
            <w:ins w:id="299" w:author="小宋" w:date="2026-07-06T23:24:07Z">
              <w:r>
                <w:rPr>
                  <w:rFonts w:hint="eastAsia" w:eastAsiaTheme="minorEastAsia"/>
                  <w:b w:val="0"/>
                  <w:bCs w:val="0"/>
                  <w:sz w:val="21"/>
                  <w:szCs w:val="21"/>
                  <w:lang w:val="en-US" w:eastAsia="zh-CN"/>
                </w:rPr>
                <w:t>《京津冀古树寻踪》书籍数字化</w:t>
              </w:r>
            </w:ins>
          </w:p>
        </w:tc>
      </w:tr>
      <w:tr w14:paraId="1342DE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301" w:author="小宋" w:date="2026-07-06T23:53:29Z">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340" w:hRule="atLeast"/>
          <w:jc w:val="center"/>
          <w:ins w:id="300" w:author="小宋" w:date="2026-07-06T23:20:47Z"/>
          <w:trPrChange w:id="301" w:author="小宋" w:date="2026-07-06T23:53:29Z">
            <w:trPr>
              <w:trHeight w:val="283" w:hRule="atLeast"/>
              <w:jc w:val="center"/>
            </w:trPr>
          </w:trPrChange>
        </w:trPr>
        <w:tc>
          <w:tcPr>
            <w:tcW w:w="1475" w:type="dxa"/>
            <w:tcBorders>
              <w:top w:val="nil"/>
              <w:left w:val="nil"/>
              <w:bottom w:val="nil"/>
              <w:right w:val="nil"/>
              <w:tl2br w:val="nil"/>
              <w:tr2bl w:val="nil"/>
            </w:tcBorders>
            <w:noWrap w:val="0"/>
            <w:tcMar>
              <w:top w:w="-1" w:type="dxa"/>
              <w:left w:w="-1" w:type="dxa"/>
              <w:bottom w:w="-1" w:type="dxa"/>
              <w:right w:w="-1" w:type="dxa"/>
            </w:tcMar>
            <w:vAlign w:val="center"/>
            <w:tcPrChange w:id="302" w:author="小宋" w:date="2026-07-06T23:53:29Z">
              <w:tcPr>
                <w:tcW w:w="1424" w:type="dxa"/>
                <w:tcBorders>
                  <w:top w:val="nil"/>
                  <w:left w:val="nil"/>
                  <w:bottom w:val="nil"/>
                  <w:right w:val="nil"/>
                  <w:tl2br w:val="nil"/>
                  <w:tr2bl w:val="nil"/>
                </w:tcBorders>
                <w:noWrap w:val="0"/>
                <w:tcMar>
                  <w:top w:w="-1" w:type="dxa"/>
                  <w:left w:w="-1" w:type="dxa"/>
                  <w:bottom w:w="-1" w:type="dxa"/>
                  <w:right w:w="-1" w:type="dxa"/>
                </w:tcMar>
                <w:vAlign w:val="center"/>
              </w:tcPr>
            </w:tcPrChange>
          </w:tcPr>
          <w:p w14:paraId="70E9E9DF">
            <w:pPr>
              <w:snapToGrid w:val="0"/>
              <w:spacing w:line="240" w:lineRule="auto"/>
              <w:ind w:left="0" w:leftChars="0" w:right="0" w:rightChars="0" w:firstLine="0" w:firstLineChars="0"/>
              <w:jc w:val="center"/>
              <w:rPr>
                <w:ins w:id="303" w:author="小宋" w:date="2026-07-06T23:20:47Z"/>
                <w:rFonts w:hint="default" w:ascii="Times New Roman Regular" w:hAnsi="Times New Roman Regular" w:eastAsia="宋体" w:cs="Times New Roman Regular"/>
                <w:sz w:val="21"/>
                <w:szCs w:val="21"/>
                <w:lang w:val="en-US" w:eastAsia="zh-CN"/>
              </w:rPr>
            </w:pPr>
            <w:ins w:id="304" w:author="小宋" w:date="2026-07-06T23:23:46Z">
              <w:r>
                <w:rPr>
                  <w:rFonts w:hint="eastAsia" w:ascii="Times New Roman Regular" w:hAnsi="Times New Roman Regular" w:cs="Times New Roman Regular"/>
                  <w:sz w:val="21"/>
                  <w:szCs w:val="21"/>
                  <w:lang w:val="en-US" w:eastAsia="zh-CN"/>
                </w:rPr>
                <w:t>数据规模</w:t>
              </w:r>
            </w:ins>
          </w:p>
        </w:tc>
        <w:tc>
          <w:tcPr>
            <w:tcW w:w="3203" w:type="dxa"/>
            <w:tcBorders>
              <w:top w:val="nil"/>
              <w:left w:val="nil"/>
              <w:bottom w:val="nil"/>
              <w:right w:val="nil"/>
              <w:tl2br w:val="nil"/>
              <w:tr2bl w:val="nil"/>
            </w:tcBorders>
            <w:noWrap w:val="0"/>
            <w:tcMar>
              <w:top w:w="-1" w:type="dxa"/>
              <w:left w:w="-1" w:type="dxa"/>
              <w:bottom w:w="-1" w:type="dxa"/>
              <w:right w:w="-1" w:type="dxa"/>
            </w:tcMar>
            <w:vAlign w:val="center"/>
            <w:tcPrChange w:id="305" w:author="小宋" w:date="2026-07-06T23:53:29Z">
              <w:tcPr>
                <w:tcW w:w="1697" w:type="dxa"/>
                <w:tcBorders>
                  <w:top w:val="nil"/>
                  <w:left w:val="nil"/>
                  <w:bottom w:val="nil"/>
                  <w:right w:val="nil"/>
                  <w:tl2br w:val="nil"/>
                  <w:tr2bl w:val="nil"/>
                </w:tcBorders>
                <w:noWrap w:val="0"/>
                <w:tcMar>
                  <w:top w:w="-1" w:type="dxa"/>
                  <w:left w:w="-1" w:type="dxa"/>
                  <w:bottom w:w="-1" w:type="dxa"/>
                  <w:right w:w="-1" w:type="dxa"/>
                </w:tcMar>
                <w:vAlign w:val="center"/>
              </w:tcPr>
            </w:tcPrChange>
          </w:tcPr>
          <w:p w14:paraId="73B2E257">
            <w:pPr>
              <w:snapToGrid w:val="0"/>
              <w:spacing w:line="240" w:lineRule="auto"/>
              <w:ind w:left="0" w:leftChars="0" w:right="0" w:rightChars="0" w:firstLine="0" w:firstLineChars="0"/>
              <w:jc w:val="center"/>
              <w:rPr>
                <w:ins w:id="306" w:author="小宋" w:date="2026-07-06T23:20:47Z"/>
                <w:rFonts w:ascii="Times New Roman Regular" w:hAnsi="Times New Roman Regular" w:eastAsia="宋体" w:cs="Times New Roman Regular"/>
                <w:sz w:val="21"/>
                <w:szCs w:val="21"/>
              </w:rPr>
            </w:pPr>
            <w:ins w:id="307" w:author="小宋" w:date="2026-07-06T23:24:27Z">
              <w:r>
                <w:rPr>
                  <w:rFonts w:hint="eastAsia" w:ascii="Times New Roman Regular" w:hAnsi="Times New Roman Regular" w:eastAsia="宋体" w:cs="Times New Roman Regular"/>
                  <w:sz w:val="21"/>
                  <w:szCs w:val="21"/>
                </w:rPr>
                <w:t>12,544 张图像 / 197 物种</w:t>
              </w:r>
            </w:ins>
          </w:p>
        </w:tc>
        <w:tc>
          <w:tcPr>
            <w:tcW w:w="3979" w:type="dxa"/>
            <w:tcBorders>
              <w:top w:val="nil"/>
              <w:left w:val="nil"/>
              <w:bottom w:val="nil"/>
              <w:right w:val="nil"/>
              <w:tl2br w:val="nil"/>
              <w:tr2bl w:val="nil"/>
            </w:tcBorders>
            <w:noWrap w:val="0"/>
            <w:tcMar>
              <w:top w:w="-1" w:type="dxa"/>
              <w:left w:w="-1" w:type="dxa"/>
              <w:bottom w:w="-1" w:type="dxa"/>
              <w:right w:w="-1" w:type="dxa"/>
            </w:tcMar>
            <w:vAlign w:val="center"/>
            <w:tcPrChange w:id="308" w:author="小宋" w:date="2026-07-06T23:53:29Z">
              <w:tcPr>
                <w:tcW w:w="3562" w:type="dxa"/>
                <w:tcBorders>
                  <w:top w:val="nil"/>
                  <w:left w:val="nil"/>
                  <w:bottom w:val="nil"/>
                  <w:right w:val="nil"/>
                  <w:tl2br w:val="nil"/>
                  <w:tr2bl w:val="nil"/>
                </w:tcBorders>
                <w:noWrap w:val="0"/>
                <w:tcMar>
                  <w:top w:w="-1" w:type="dxa"/>
                  <w:left w:w="-1" w:type="dxa"/>
                  <w:bottom w:w="-1" w:type="dxa"/>
                  <w:right w:w="-1" w:type="dxa"/>
                </w:tcMar>
                <w:vAlign w:val="center"/>
              </w:tcPr>
            </w:tcPrChange>
          </w:tcPr>
          <w:p w14:paraId="0762C8A1">
            <w:pPr>
              <w:snapToGrid w:val="0"/>
              <w:spacing w:line="240" w:lineRule="auto"/>
              <w:ind w:left="0" w:leftChars="0" w:right="0" w:rightChars="0" w:firstLine="0" w:firstLineChars="0"/>
              <w:jc w:val="center"/>
              <w:rPr>
                <w:ins w:id="309" w:author="小宋" w:date="2026-07-06T23:20:47Z"/>
                <w:rFonts w:ascii="Times New Roman Regular" w:hAnsi="Times New Roman Regular" w:eastAsia="宋体" w:cs="Times New Roman Regular"/>
                <w:sz w:val="21"/>
                <w:szCs w:val="21"/>
              </w:rPr>
            </w:pPr>
            <w:ins w:id="310" w:author="小宋" w:date="2026-07-06T23:24:21Z">
              <w:r>
                <w:rPr>
                  <w:rFonts w:hint="eastAsia" w:eastAsiaTheme="minorEastAsia"/>
                  <w:b w:val="0"/>
                  <w:bCs w:val="0"/>
                  <w:sz w:val="21"/>
                  <w:szCs w:val="21"/>
                  <w:lang w:val="en-US" w:eastAsia="zh-CN"/>
                </w:rPr>
                <w:t>300 张图像 / 15 个典型树种</w:t>
              </w:r>
            </w:ins>
          </w:p>
        </w:tc>
      </w:tr>
      <w:tr w14:paraId="3F0A511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312" w:author="小宋" w:date="2026-07-06T23:53:29Z">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340" w:hRule="atLeast"/>
          <w:jc w:val="center"/>
          <w:ins w:id="311" w:author="小宋" w:date="2026-07-06T23:20:47Z"/>
          <w:trPrChange w:id="312" w:author="小宋" w:date="2026-07-06T23:53:29Z">
            <w:trPr>
              <w:trHeight w:val="283" w:hRule="atLeast"/>
              <w:jc w:val="center"/>
            </w:trPr>
          </w:trPrChange>
        </w:trPr>
        <w:tc>
          <w:tcPr>
            <w:tcW w:w="1475" w:type="dxa"/>
            <w:tcBorders>
              <w:top w:val="nil"/>
              <w:left w:val="nil"/>
              <w:bottom w:val="nil"/>
              <w:right w:val="nil"/>
              <w:tl2br w:val="nil"/>
              <w:tr2bl w:val="nil"/>
            </w:tcBorders>
            <w:noWrap w:val="0"/>
            <w:tcMar>
              <w:top w:w="-1" w:type="dxa"/>
              <w:left w:w="-1" w:type="dxa"/>
              <w:bottom w:w="-1" w:type="dxa"/>
              <w:right w:w="-1" w:type="dxa"/>
            </w:tcMar>
            <w:vAlign w:val="center"/>
            <w:tcPrChange w:id="313" w:author="小宋" w:date="2026-07-06T23:53:29Z">
              <w:tcPr>
                <w:tcW w:w="1424" w:type="dxa"/>
                <w:tcBorders>
                  <w:top w:val="nil"/>
                  <w:left w:val="nil"/>
                  <w:bottom w:val="nil"/>
                  <w:right w:val="nil"/>
                  <w:tl2br w:val="nil"/>
                  <w:tr2bl w:val="nil"/>
                </w:tcBorders>
                <w:noWrap w:val="0"/>
                <w:tcMar>
                  <w:top w:w="-1" w:type="dxa"/>
                  <w:left w:w="-1" w:type="dxa"/>
                  <w:bottom w:w="-1" w:type="dxa"/>
                  <w:right w:w="-1" w:type="dxa"/>
                </w:tcMar>
                <w:vAlign w:val="center"/>
              </w:tcPr>
            </w:tcPrChange>
          </w:tcPr>
          <w:p w14:paraId="2523CD5B">
            <w:pPr>
              <w:snapToGrid w:val="0"/>
              <w:spacing w:line="240" w:lineRule="auto"/>
              <w:ind w:left="0" w:leftChars="0" w:right="0" w:rightChars="0" w:firstLine="0" w:firstLineChars="0"/>
              <w:jc w:val="center"/>
              <w:rPr>
                <w:ins w:id="314" w:author="小宋" w:date="2026-07-06T23:20:47Z"/>
                <w:rFonts w:hint="default" w:ascii="Times New Roman Regular" w:hAnsi="Times New Roman Regular" w:eastAsia="宋体" w:cs="Times New Roman Regular"/>
                <w:sz w:val="21"/>
                <w:szCs w:val="21"/>
                <w:lang w:val="en-US" w:eastAsia="zh-CN"/>
              </w:rPr>
            </w:pPr>
            <w:ins w:id="315" w:author="小宋" w:date="2026-07-06T23:23:46Z">
              <w:r>
                <w:rPr>
                  <w:rFonts w:hint="eastAsia" w:ascii="Times New Roman Regular" w:hAnsi="Times New Roman Regular" w:cs="Times New Roman Regular"/>
                  <w:sz w:val="21"/>
                  <w:szCs w:val="21"/>
                  <w:lang w:val="en-US" w:eastAsia="zh-CN"/>
                </w:rPr>
                <w:t>数据划分</w:t>
              </w:r>
            </w:ins>
          </w:p>
        </w:tc>
        <w:tc>
          <w:tcPr>
            <w:tcW w:w="3203" w:type="dxa"/>
            <w:tcBorders>
              <w:top w:val="nil"/>
              <w:left w:val="nil"/>
              <w:bottom w:val="nil"/>
              <w:right w:val="nil"/>
              <w:tl2br w:val="nil"/>
              <w:tr2bl w:val="nil"/>
            </w:tcBorders>
            <w:noWrap w:val="0"/>
            <w:tcMar>
              <w:top w:w="-1" w:type="dxa"/>
              <w:left w:w="-1" w:type="dxa"/>
              <w:bottom w:w="-1" w:type="dxa"/>
              <w:right w:w="-1" w:type="dxa"/>
            </w:tcMar>
            <w:vAlign w:val="center"/>
            <w:tcPrChange w:id="316" w:author="小宋" w:date="2026-07-06T23:53:29Z">
              <w:tcPr>
                <w:tcW w:w="1697" w:type="dxa"/>
                <w:tcBorders>
                  <w:top w:val="nil"/>
                  <w:left w:val="nil"/>
                  <w:bottom w:val="nil"/>
                  <w:right w:val="nil"/>
                  <w:tl2br w:val="nil"/>
                  <w:tr2bl w:val="nil"/>
                </w:tcBorders>
                <w:noWrap w:val="0"/>
                <w:tcMar>
                  <w:top w:w="-1" w:type="dxa"/>
                  <w:left w:w="-1" w:type="dxa"/>
                  <w:bottom w:w="-1" w:type="dxa"/>
                  <w:right w:w="-1" w:type="dxa"/>
                </w:tcMar>
                <w:vAlign w:val="center"/>
              </w:tcPr>
            </w:tcPrChange>
          </w:tcPr>
          <w:p w14:paraId="66D66197">
            <w:pPr>
              <w:snapToGrid w:val="0"/>
              <w:spacing w:line="240" w:lineRule="auto"/>
              <w:ind w:left="0" w:leftChars="0" w:right="0" w:rightChars="0" w:firstLine="0" w:firstLineChars="0"/>
              <w:jc w:val="center"/>
              <w:rPr>
                <w:ins w:id="317" w:author="小宋" w:date="2026-07-06T23:20:47Z"/>
                <w:rFonts w:ascii="Times New Roman Regular" w:hAnsi="Times New Roman Regular" w:eastAsia="宋体" w:cs="Times New Roman Regular"/>
                <w:sz w:val="21"/>
                <w:szCs w:val="21"/>
              </w:rPr>
            </w:pPr>
            <w:ins w:id="318" w:author="小宋" w:date="2026-07-06T23:24:40Z">
              <w:r>
                <w:rPr>
                  <w:rFonts w:hint="eastAsia" w:ascii="Times New Roman Regular" w:hAnsi="Times New Roman Regular" w:eastAsia="宋体" w:cs="Times New Roman Regular"/>
                  <w:sz w:val="21"/>
                  <w:szCs w:val="21"/>
                </w:rPr>
                <w:t>训练集 8781 / 验证集 2509 / 测试集 1254（约 7:2:1）</w:t>
              </w:r>
            </w:ins>
          </w:p>
        </w:tc>
        <w:tc>
          <w:tcPr>
            <w:tcW w:w="3979" w:type="dxa"/>
            <w:tcBorders>
              <w:top w:val="nil"/>
              <w:left w:val="nil"/>
              <w:bottom w:val="nil"/>
              <w:right w:val="nil"/>
              <w:tl2br w:val="nil"/>
              <w:tr2bl w:val="nil"/>
            </w:tcBorders>
            <w:noWrap w:val="0"/>
            <w:tcMar>
              <w:top w:w="-1" w:type="dxa"/>
              <w:left w:w="-1" w:type="dxa"/>
              <w:bottom w:w="-1" w:type="dxa"/>
              <w:right w:w="-1" w:type="dxa"/>
            </w:tcMar>
            <w:vAlign w:val="center"/>
            <w:tcPrChange w:id="319" w:author="小宋" w:date="2026-07-06T23:53:29Z">
              <w:tcPr>
                <w:tcW w:w="3562" w:type="dxa"/>
                <w:tcBorders>
                  <w:top w:val="nil"/>
                  <w:left w:val="nil"/>
                  <w:bottom w:val="nil"/>
                  <w:right w:val="nil"/>
                  <w:tl2br w:val="nil"/>
                  <w:tr2bl w:val="nil"/>
                </w:tcBorders>
                <w:noWrap w:val="0"/>
                <w:tcMar>
                  <w:top w:w="-1" w:type="dxa"/>
                  <w:left w:w="-1" w:type="dxa"/>
                  <w:bottom w:w="-1" w:type="dxa"/>
                  <w:right w:w="-1" w:type="dxa"/>
                </w:tcMar>
                <w:vAlign w:val="center"/>
              </w:tcPr>
            </w:tcPrChange>
          </w:tcPr>
          <w:p w14:paraId="56D96553">
            <w:pPr>
              <w:snapToGrid w:val="0"/>
              <w:spacing w:line="240" w:lineRule="auto"/>
              <w:ind w:left="0" w:leftChars="0" w:right="0" w:rightChars="0" w:firstLine="0" w:firstLineChars="0"/>
              <w:jc w:val="center"/>
              <w:rPr>
                <w:ins w:id="320" w:author="小宋" w:date="2026-07-06T23:20:47Z"/>
                <w:rFonts w:hint="default" w:ascii="Times New Roman Regular" w:hAnsi="Times New Roman Regular" w:eastAsia="宋体" w:cs="Times New Roman Regular"/>
                <w:sz w:val="21"/>
                <w:szCs w:val="21"/>
                <w:lang w:val="en-US" w:eastAsia="zh-CN"/>
              </w:rPr>
            </w:pPr>
            <w:ins w:id="321" w:author="小宋" w:date="2026-07-06T23:24:45Z">
              <w:r>
                <w:rPr>
                  <w:rFonts w:hint="eastAsia" w:eastAsiaTheme="minorEastAsia"/>
                  <w:b w:val="0"/>
                  <w:bCs w:val="0"/>
                  <w:sz w:val="21"/>
                  <w:szCs w:val="21"/>
                  <w:lang w:val="en-US" w:eastAsia="zh-CN"/>
                </w:rPr>
                <w:t>训练集 240 / 验证集 30 / 测试集 30（8:1:1）</w:t>
              </w:r>
            </w:ins>
          </w:p>
        </w:tc>
      </w:tr>
      <w:tr w14:paraId="25E83B07">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323" w:author="小宋" w:date="2026-07-06T23:53:29Z">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340" w:hRule="atLeast"/>
          <w:jc w:val="center"/>
          <w:ins w:id="322" w:author="小宋" w:date="2026-07-06T23:20:47Z"/>
          <w:trPrChange w:id="323" w:author="小宋" w:date="2026-07-06T23:53:29Z">
            <w:trPr>
              <w:trHeight w:val="283" w:hRule="atLeast"/>
              <w:jc w:val="center"/>
            </w:trPr>
          </w:trPrChange>
        </w:trPr>
        <w:tc>
          <w:tcPr>
            <w:tcW w:w="1475" w:type="dxa"/>
            <w:tcBorders>
              <w:top w:val="nil"/>
              <w:left w:val="nil"/>
              <w:bottom w:val="nil"/>
              <w:right w:val="nil"/>
            </w:tcBorders>
            <w:noWrap w:val="0"/>
            <w:tcMar>
              <w:top w:w="-1" w:type="dxa"/>
              <w:left w:w="-1" w:type="dxa"/>
              <w:bottom w:w="-1" w:type="dxa"/>
              <w:right w:w="-1" w:type="dxa"/>
            </w:tcMar>
            <w:vAlign w:val="center"/>
            <w:tcPrChange w:id="324" w:author="小宋" w:date="2026-07-06T23:53:29Z">
              <w:tcPr>
                <w:tcW w:w="1424" w:type="dxa"/>
                <w:tcBorders>
                  <w:top w:val="nil"/>
                  <w:left w:val="nil"/>
                  <w:bottom w:val="nil"/>
                  <w:right w:val="nil"/>
                </w:tcBorders>
                <w:noWrap w:val="0"/>
                <w:tcMar>
                  <w:top w:w="-1" w:type="dxa"/>
                  <w:left w:w="-1" w:type="dxa"/>
                  <w:bottom w:w="-1" w:type="dxa"/>
                  <w:right w:w="-1" w:type="dxa"/>
                </w:tcMar>
                <w:vAlign w:val="center"/>
              </w:tcPr>
            </w:tcPrChange>
          </w:tcPr>
          <w:p w14:paraId="3E234AF8">
            <w:pPr>
              <w:snapToGrid w:val="0"/>
              <w:spacing w:line="240" w:lineRule="auto"/>
              <w:ind w:left="0" w:leftChars="0" w:right="0" w:rightChars="0" w:firstLine="0" w:firstLineChars="0"/>
              <w:jc w:val="center"/>
              <w:rPr>
                <w:ins w:id="325" w:author="小宋" w:date="2026-07-06T23:20:47Z"/>
                <w:rFonts w:hint="default" w:ascii="Times New Roman Regular" w:hAnsi="Times New Roman Regular" w:eastAsia="宋体" w:cs="Times New Roman Regular"/>
                <w:sz w:val="21"/>
                <w:szCs w:val="21"/>
                <w:lang w:val="en-US" w:eastAsia="zh-CN"/>
              </w:rPr>
            </w:pPr>
            <w:ins w:id="326" w:author="小宋" w:date="2026-07-06T23:23:46Z">
              <w:r>
                <w:rPr>
                  <w:rFonts w:hint="eastAsia" w:ascii="Times New Roman Regular" w:hAnsi="Times New Roman Regular" w:cs="Times New Roman Regular"/>
                  <w:sz w:val="21"/>
                  <w:szCs w:val="21"/>
                  <w:lang w:val="en-US" w:eastAsia="zh-CN"/>
                </w:rPr>
                <w:t>核心用途</w:t>
              </w:r>
            </w:ins>
          </w:p>
        </w:tc>
        <w:tc>
          <w:tcPr>
            <w:tcW w:w="3203" w:type="dxa"/>
            <w:tcBorders>
              <w:top w:val="nil"/>
              <w:left w:val="nil"/>
              <w:bottom w:val="nil"/>
              <w:right w:val="nil"/>
            </w:tcBorders>
            <w:noWrap w:val="0"/>
            <w:tcMar>
              <w:top w:w="-1" w:type="dxa"/>
              <w:left w:w="-1" w:type="dxa"/>
              <w:bottom w:w="-1" w:type="dxa"/>
              <w:right w:w="-1" w:type="dxa"/>
            </w:tcMar>
            <w:vAlign w:val="center"/>
            <w:tcPrChange w:id="327" w:author="小宋" w:date="2026-07-06T23:53:29Z">
              <w:tcPr>
                <w:tcW w:w="1697" w:type="dxa"/>
                <w:tcBorders>
                  <w:top w:val="nil"/>
                  <w:left w:val="nil"/>
                  <w:bottom w:val="nil"/>
                  <w:right w:val="nil"/>
                </w:tcBorders>
                <w:noWrap w:val="0"/>
                <w:tcMar>
                  <w:top w:w="-1" w:type="dxa"/>
                  <w:left w:w="-1" w:type="dxa"/>
                  <w:bottom w:w="-1" w:type="dxa"/>
                  <w:right w:w="-1" w:type="dxa"/>
                </w:tcMar>
                <w:vAlign w:val="center"/>
              </w:tcPr>
            </w:tcPrChange>
          </w:tcPr>
          <w:p w14:paraId="163AE0C2">
            <w:pPr>
              <w:snapToGrid w:val="0"/>
              <w:spacing w:line="240" w:lineRule="auto"/>
              <w:ind w:left="0" w:leftChars="0" w:right="0" w:rightChars="0" w:firstLine="0" w:firstLineChars="0"/>
              <w:jc w:val="center"/>
              <w:rPr>
                <w:ins w:id="328" w:author="小宋" w:date="2026-07-06T23:20:47Z"/>
                <w:rFonts w:ascii="Times New Roman Regular" w:hAnsi="Times New Roman Regular" w:eastAsia="宋体" w:cs="Times New Roman Regular"/>
                <w:sz w:val="21"/>
                <w:szCs w:val="21"/>
              </w:rPr>
            </w:pPr>
            <w:ins w:id="329" w:author="小宋" w:date="2026-07-06T23:24:50Z">
              <w:r>
                <w:rPr>
                  <w:rFonts w:hint="eastAsia" w:eastAsiaTheme="minorEastAsia"/>
                  <w:b w:val="0"/>
                  <w:bCs w:val="0"/>
                  <w:sz w:val="21"/>
                  <w:szCs w:val="21"/>
                  <w:lang w:val="en-US" w:eastAsia="zh-CN"/>
                </w:rPr>
                <w:t>模型预训练、基线对比</w:t>
              </w:r>
            </w:ins>
            <w:ins w:id="330" w:author="小宋" w:date="2026-07-06T23:24:52Z">
              <w:r>
                <w:rPr>
                  <w:rFonts w:hint="eastAsia" w:eastAsiaTheme="minorEastAsia"/>
                  <w:b w:val="0"/>
                  <w:bCs w:val="0"/>
                  <w:sz w:val="21"/>
                  <w:szCs w:val="21"/>
                  <w:lang w:val="en-US" w:eastAsia="zh-CN"/>
                </w:rPr>
                <w:t>和</w:t>
              </w:r>
            </w:ins>
            <w:ins w:id="331" w:author="小宋" w:date="2026-07-06T23:24:50Z">
              <w:r>
                <w:rPr>
                  <w:rFonts w:hint="eastAsia" w:eastAsiaTheme="minorEastAsia"/>
                  <w:b w:val="0"/>
                  <w:bCs w:val="0"/>
                  <w:sz w:val="21"/>
                  <w:szCs w:val="21"/>
                  <w:lang w:val="en-US" w:eastAsia="zh-CN"/>
                </w:rPr>
                <w:t>消融实验</w:t>
              </w:r>
            </w:ins>
          </w:p>
        </w:tc>
        <w:tc>
          <w:tcPr>
            <w:tcW w:w="3979" w:type="dxa"/>
            <w:tcBorders>
              <w:top w:val="nil"/>
              <w:left w:val="nil"/>
              <w:bottom w:val="nil"/>
              <w:right w:val="nil"/>
            </w:tcBorders>
            <w:noWrap w:val="0"/>
            <w:tcMar>
              <w:top w:w="-1" w:type="dxa"/>
              <w:left w:w="-1" w:type="dxa"/>
              <w:bottom w:w="-1" w:type="dxa"/>
              <w:right w:w="-1" w:type="dxa"/>
            </w:tcMar>
            <w:vAlign w:val="center"/>
            <w:tcPrChange w:id="332" w:author="小宋" w:date="2026-07-06T23:53:29Z">
              <w:tcPr>
                <w:tcW w:w="3562" w:type="dxa"/>
                <w:tcBorders>
                  <w:top w:val="nil"/>
                  <w:left w:val="nil"/>
                  <w:bottom w:val="nil"/>
                  <w:right w:val="nil"/>
                </w:tcBorders>
                <w:noWrap w:val="0"/>
                <w:tcMar>
                  <w:top w:w="-1" w:type="dxa"/>
                  <w:left w:w="-1" w:type="dxa"/>
                  <w:bottom w:w="-1" w:type="dxa"/>
                  <w:right w:w="-1" w:type="dxa"/>
                </w:tcMar>
                <w:vAlign w:val="center"/>
              </w:tcPr>
            </w:tcPrChange>
          </w:tcPr>
          <w:p w14:paraId="59CEDC49">
            <w:pPr>
              <w:snapToGrid w:val="0"/>
              <w:spacing w:line="240" w:lineRule="auto"/>
              <w:ind w:left="0" w:leftChars="0" w:right="0" w:rightChars="0" w:firstLine="0" w:firstLineChars="0"/>
              <w:jc w:val="center"/>
              <w:rPr>
                <w:ins w:id="333" w:author="小宋" w:date="2026-07-06T23:20:47Z"/>
                <w:rFonts w:hint="default" w:ascii="Times New Roman Regular" w:hAnsi="Times New Roman Regular" w:eastAsia="宋体" w:cs="Times New Roman Regular"/>
                <w:sz w:val="21"/>
                <w:szCs w:val="21"/>
                <w:lang w:val="en-US" w:eastAsia="zh-CN"/>
              </w:rPr>
            </w:pPr>
            <w:ins w:id="334" w:author="小宋" w:date="2026-07-06T23:24:56Z">
              <w:r>
                <w:rPr>
                  <w:rFonts w:hint="default" w:ascii="Times New Roman Regular" w:hAnsi="Times New Roman Regular" w:eastAsia="宋体" w:cs="Times New Roman Regular"/>
                  <w:sz w:val="21"/>
                  <w:szCs w:val="21"/>
                  <w:lang w:val="en-US" w:eastAsia="zh-CN"/>
                </w:rPr>
                <w:t>领域微调、系统演示</w:t>
              </w:r>
            </w:ins>
          </w:p>
        </w:tc>
      </w:tr>
      <w:tr w14:paraId="3DCD041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336" w:author="小宋" w:date="2026-07-06T23:53:29Z">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340" w:hRule="atLeast"/>
          <w:jc w:val="center"/>
          <w:ins w:id="335" w:author="小宋" w:date="2026-07-06T23:20:47Z"/>
          <w:trPrChange w:id="336" w:author="小宋" w:date="2026-07-06T23:53:29Z">
            <w:trPr>
              <w:trHeight w:val="283" w:hRule="atLeast"/>
              <w:jc w:val="center"/>
            </w:trPr>
          </w:trPrChange>
        </w:trPr>
        <w:tc>
          <w:tcPr>
            <w:tcW w:w="1475" w:type="dxa"/>
            <w:tcBorders>
              <w:top w:val="nil"/>
              <w:left w:val="nil"/>
              <w:bottom w:val="nil"/>
              <w:right w:val="nil"/>
            </w:tcBorders>
            <w:noWrap w:val="0"/>
            <w:tcMar>
              <w:top w:w="-1" w:type="dxa"/>
              <w:left w:w="-1" w:type="dxa"/>
              <w:bottom w:w="-1" w:type="dxa"/>
              <w:right w:w="-1" w:type="dxa"/>
            </w:tcMar>
            <w:vAlign w:val="center"/>
            <w:tcPrChange w:id="337" w:author="小宋" w:date="2026-07-06T23:53:29Z">
              <w:tcPr>
                <w:tcW w:w="1424" w:type="dxa"/>
                <w:tcBorders>
                  <w:top w:val="nil"/>
                  <w:left w:val="nil"/>
                  <w:bottom w:val="nil"/>
                  <w:right w:val="nil"/>
                </w:tcBorders>
                <w:noWrap w:val="0"/>
                <w:tcMar>
                  <w:top w:w="-1" w:type="dxa"/>
                  <w:left w:w="-1" w:type="dxa"/>
                  <w:bottom w:w="-1" w:type="dxa"/>
                  <w:right w:w="-1" w:type="dxa"/>
                </w:tcMar>
                <w:vAlign w:val="center"/>
              </w:tcPr>
            </w:tcPrChange>
          </w:tcPr>
          <w:p w14:paraId="791A62E7">
            <w:pPr>
              <w:snapToGrid w:val="0"/>
              <w:spacing w:line="240" w:lineRule="auto"/>
              <w:ind w:left="0" w:leftChars="0" w:right="0" w:rightChars="0" w:firstLine="0" w:firstLineChars="0"/>
              <w:jc w:val="center"/>
              <w:rPr>
                <w:ins w:id="338" w:author="小宋" w:date="2026-07-06T23:20:47Z"/>
                <w:rFonts w:ascii="Times New Roman Regular" w:hAnsi="Times New Roman Regular" w:eastAsia="宋体" w:cs="Times New Roman Regular"/>
                <w:sz w:val="21"/>
                <w:szCs w:val="21"/>
              </w:rPr>
            </w:pPr>
            <w:ins w:id="339" w:author="小宋" w:date="2026-07-06T23:23:46Z">
              <w:r>
                <w:rPr>
                  <w:rFonts w:hint="eastAsia" w:ascii="Times New Roman Regular" w:hAnsi="Times New Roman Regular" w:cs="Times New Roman Regular"/>
                  <w:sz w:val="21"/>
                  <w:szCs w:val="21"/>
                  <w:lang w:val="en-US" w:eastAsia="zh-CN"/>
                </w:rPr>
                <w:t>字段特点</w:t>
              </w:r>
            </w:ins>
          </w:p>
        </w:tc>
        <w:tc>
          <w:tcPr>
            <w:tcW w:w="3203" w:type="dxa"/>
            <w:tcBorders>
              <w:top w:val="nil"/>
              <w:left w:val="nil"/>
              <w:bottom w:val="nil"/>
              <w:right w:val="nil"/>
            </w:tcBorders>
            <w:noWrap w:val="0"/>
            <w:tcMar>
              <w:top w:w="-1" w:type="dxa"/>
              <w:left w:w="-1" w:type="dxa"/>
              <w:bottom w:w="-1" w:type="dxa"/>
              <w:right w:w="-1" w:type="dxa"/>
            </w:tcMar>
            <w:vAlign w:val="center"/>
            <w:tcPrChange w:id="340" w:author="小宋" w:date="2026-07-06T23:53:29Z">
              <w:tcPr>
                <w:tcW w:w="1697" w:type="dxa"/>
                <w:tcBorders>
                  <w:top w:val="nil"/>
                  <w:left w:val="nil"/>
                  <w:bottom w:val="nil"/>
                  <w:right w:val="nil"/>
                </w:tcBorders>
                <w:noWrap w:val="0"/>
                <w:tcMar>
                  <w:top w:w="-1" w:type="dxa"/>
                  <w:left w:w="-1" w:type="dxa"/>
                  <w:bottom w:w="-1" w:type="dxa"/>
                  <w:right w:w="-1" w:type="dxa"/>
                </w:tcMar>
                <w:vAlign w:val="center"/>
              </w:tcPr>
            </w:tcPrChange>
          </w:tcPr>
          <w:p w14:paraId="3BC9E0CA">
            <w:pPr>
              <w:snapToGrid w:val="0"/>
              <w:spacing w:line="240" w:lineRule="auto"/>
              <w:ind w:left="0" w:leftChars="0" w:right="0" w:rightChars="0" w:firstLine="0" w:firstLineChars="0"/>
              <w:jc w:val="center"/>
              <w:rPr>
                <w:ins w:id="341" w:author="小宋" w:date="2026-07-06T23:20:47Z"/>
                <w:rFonts w:ascii="Times New Roman Regular" w:hAnsi="Times New Roman Regular" w:eastAsia="宋体" w:cs="Times New Roman Regular"/>
                <w:sz w:val="21"/>
                <w:szCs w:val="21"/>
              </w:rPr>
            </w:pPr>
            <w:ins w:id="342" w:author="小宋" w:date="2026-07-06T23:25:05Z">
              <w:r>
                <w:rPr>
                  <w:rFonts w:hint="eastAsia" w:ascii="Times New Roman Regular" w:hAnsi="Times New Roman Regular" w:eastAsia="宋体" w:cs="Times New Roman Regular"/>
                  <w:sz w:val="21"/>
                  <w:szCs w:val="21"/>
                </w:rPr>
                <w:t>图像、物种标签、位置坐标</w:t>
              </w:r>
            </w:ins>
          </w:p>
        </w:tc>
        <w:tc>
          <w:tcPr>
            <w:tcW w:w="3979" w:type="dxa"/>
            <w:tcBorders>
              <w:top w:val="nil"/>
              <w:left w:val="nil"/>
              <w:bottom w:val="nil"/>
              <w:right w:val="nil"/>
            </w:tcBorders>
            <w:noWrap w:val="0"/>
            <w:tcMar>
              <w:top w:w="-1" w:type="dxa"/>
              <w:left w:w="-1" w:type="dxa"/>
              <w:bottom w:w="-1" w:type="dxa"/>
              <w:right w:w="-1" w:type="dxa"/>
            </w:tcMar>
            <w:vAlign w:val="center"/>
            <w:tcPrChange w:id="343" w:author="小宋" w:date="2026-07-06T23:53:29Z">
              <w:tcPr>
                <w:tcW w:w="3562" w:type="dxa"/>
                <w:tcBorders>
                  <w:top w:val="nil"/>
                  <w:left w:val="nil"/>
                  <w:bottom w:val="nil"/>
                  <w:right w:val="nil"/>
                </w:tcBorders>
                <w:noWrap w:val="0"/>
                <w:tcMar>
                  <w:top w:w="-1" w:type="dxa"/>
                  <w:left w:w="-1" w:type="dxa"/>
                  <w:bottom w:w="-1" w:type="dxa"/>
                  <w:right w:w="-1" w:type="dxa"/>
                </w:tcMar>
                <w:vAlign w:val="center"/>
              </w:tcPr>
            </w:tcPrChange>
          </w:tcPr>
          <w:p w14:paraId="7B7BBEAF">
            <w:pPr>
              <w:snapToGrid w:val="0"/>
              <w:spacing w:line="240" w:lineRule="auto"/>
              <w:ind w:left="0" w:leftChars="0" w:right="0" w:rightChars="0" w:firstLine="0" w:firstLineChars="0"/>
              <w:jc w:val="center"/>
              <w:rPr>
                <w:ins w:id="344" w:author="小宋" w:date="2026-07-06T23:20:47Z"/>
                <w:rFonts w:hint="default" w:ascii="Times New Roman Regular" w:hAnsi="Times New Roman Regular" w:eastAsia="宋体" w:cs="Times New Roman Regular"/>
                <w:sz w:val="21"/>
                <w:szCs w:val="21"/>
                <w:lang w:val="en-US" w:eastAsia="zh-CN"/>
              </w:rPr>
            </w:pPr>
            <w:ins w:id="345" w:author="小宋" w:date="2026-07-06T23:25:10Z">
              <w:r>
                <w:rPr>
                  <w:rFonts w:hint="eastAsia" w:eastAsiaTheme="minorEastAsia"/>
                  <w:b w:val="0"/>
                  <w:bCs w:val="0"/>
                  <w:sz w:val="21"/>
                  <w:szCs w:val="21"/>
                  <w:lang w:val="en-US" w:eastAsia="zh-CN"/>
                </w:rPr>
                <w:t>图像、物种标签、位置坐标、树龄/树高/保护级别（仅展示）</w:t>
              </w:r>
            </w:ins>
          </w:p>
        </w:tc>
      </w:tr>
      <w:tr w14:paraId="505E040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347" w:author="小宋" w:date="2026-07-06T23:53:29Z">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340" w:hRule="atLeast"/>
          <w:jc w:val="center"/>
          <w:ins w:id="346" w:author="小宋" w:date="2026-07-06T23:20:47Z"/>
          <w:trPrChange w:id="347" w:author="小宋" w:date="2026-07-06T23:53:29Z">
            <w:trPr>
              <w:trHeight w:val="283" w:hRule="atLeast"/>
              <w:jc w:val="center"/>
            </w:trPr>
          </w:trPrChange>
        </w:trPr>
        <w:tc>
          <w:tcPr>
            <w:tcW w:w="1475" w:type="dxa"/>
            <w:tcBorders>
              <w:top w:val="nil"/>
              <w:left w:val="nil"/>
              <w:bottom w:val="single" w:color="auto" w:sz="12" w:space="0"/>
              <w:right w:val="nil"/>
            </w:tcBorders>
            <w:noWrap w:val="0"/>
            <w:tcMar>
              <w:top w:w="-1" w:type="dxa"/>
              <w:left w:w="-1" w:type="dxa"/>
              <w:bottom w:w="-1" w:type="dxa"/>
              <w:right w:w="-1" w:type="dxa"/>
            </w:tcMar>
            <w:vAlign w:val="center"/>
            <w:tcPrChange w:id="348" w:author="小宋" w:date="2026-07-06T23:53:29Z">
              <w:tcPr>
                <w:tcW w:w="1424" w:type="dxa"/>
                <w:tcBorders>
                  <w:bottom w:val="single" w:color="auto" w:sz="12" w:space="0"/>
                </w:tcBorders>
                <w:noWrap w:val="0"/>
                <w:tcMar>
                  <w:top w:w="-1" w:type="dxa"/>
                  <w:left w:w="-1" w:type="dxa"/>
                  <w:bottom w:w="-1" w:type="dxa"/>
                  <w:right w:w="-1" w:type="dxa"/>
                </w:tcMar>
                <w:vAlign w:val="center"/>
              </w:tcPr>
            </w:tcPrChange>
          </w:tcPr>
          <w:p w14:paraId="1DCEA1B4">
            <w:pPr>
              <w:snapToGrid w:val="0"/>
              <w:spacing w:line="240" w:lineRule="auto"/>
              <w:ind w:left="0" w:leftChars="0" w:right="0" w:rightChars="0" w:firstLine="0" w:firstLineChars="0"/>
              <w:jc w:val="center"/>
              <w:rPr>
                <w:ins w:id="349" w:author="小宋" w:date="2026-07-06T23:20:47Z"/>
                <w:rFonts w:ascii="Times New Roman Regular" w:hAnsi="Times New Roman Regular" w:eastAsia="宋体" w:cs="Times New Roman Regular"/>
                <w:sz w:val="21"/>
                <w:szCs w:val="21"/>
              </w:rPr>
            </w:pPr>
            <w:ins w:id="350" w:author="小宋" w:date="2026-07-06T23:25:26Z">
              <w:r>
                <w:rPr>
                  <w:rFonts w:hint="eastAsia" w:ascii="Times New Roman Regular" w:hAnsi="Times New Roman Regular" w:cs="Times New Roman Regular"/>
                  <w:sz w:val="21"/>
                  <w:szCs w:val="21"/>
                  <w:lang w:val="en-US" w:eastAsia="zh-CN"/>
                </w:rPr>
                <w:t>数据定位</w:t>
              </w:r>
            </w:ins>
          </w:p>
        </w:tc>
        <w:tc>
          <w:tcPr>
            <w:tcW w:w="3203" w:type="dxa"/>
            <w:tcBorders>
              <w:top w:val="nil"/>
              <w:left w:val="nil"/>
              <w:bottom w:val="single" w:color="auto" w:sz="12" w:space="0"/>
              <w:right w:val="nil"/>
            </w:tcBorders>
            <w:noWrap w:val="0"/>
            <w:tcMar>
              <w:top w:w="-1" w:type="dxa"/>
              <w:left w:w="-1" w:type="dxa"/>
              <w:bottom w:w="-1" w:type="dxa"/>
              <w:right w:w="-1" w:type="dxa"/>
            </w:tcMar>
            <w:vAlign w:val="center"/>
            <w:tcPrChange w:id="351" w:author="小宋" w:date="2026-07-06T23:53:29Z">
              <w:tcPr>
                <w:tcW w:w="1697" w:type="dxa"/>
                <w:tcBorders>
                  <w:top w:val="nil"/>
                  <w:left w:val="nil"/>
                  <w:bottom w:val="single" w:color="auto" w:sz="12" w:space="0"/>
                  <w:right w:val="nil"/>
                </w:tcBorders>
                <w:noWrap w:val="0"/>
                <w:tcMar>
                  <w:top w:w="-1" w:type="dxa"/>
                  <w:left w:w="-1" w:type="dxa"/>
                  <w:bottom w:w="-1" w:type="dxa"/>
                  <w:right w:w="-1" w:type="dxa"/>
                </w:tcMar>
                <w:vAlign w:val="center"/>
              </w:tcPr>
            </w:tcPrChange>
          </w:tcPr>
          <w:p w14:paraId="2CEC4A55">
            <w:pPr>
              <w:snapToGrid w:val="0"/>
              <w:spacing w:line="240" w:lineRule="auto"/>
              <w:ind w:left="0" w:leftChars="0" w:right="0" w:rightChars="0" w:firstLine="0" w:firstLineChars="0"/>
              <w:jc w:val="center"/>
              <w:rPr>
                <w:ins w:id="352" w:author="小宋" w:date="2026-07-06T23:20:47Z"/>
                <w:rFonts w:hint="eastAsia" w:ascii="Times New Roman Regular" w:hAnsi="Times New Roman Regular" w:eastAsia="宋体" w:cs="Times New Roman Regular"/>
                <w:sz w:val="21"/>
                <w:szCs w:val="21"/>
                <w:lang w:val="en-US" w:eastAsia="zh-CN"/>
              </w:rPr>
            </w:pPr>
            <w:ins w:id="353" w:author="小宋" w:date="2026-07-06T23:25:26Z">
              <w:r>
                <w:rPr>
                  <w:rFonts w:hint="eastAsia" w:ascii="Times New Roman Regular" w:hAnsi="Times New Roman Regular" w:eastAsia="宋体" w:cs="Times New Roman Regular"/>
                  <w:sz w:val="21"/>
                  <w:szCs w:val="21"/>
                </w:rPr>
                <w:t>通用预训练与性能基准</w:t>
              </w:r>
            </w:ins>
          </w:p>
        </w:tc>
        <w:tc>
          <w:tcPr>
            <w:tcW w:w="3979" w:type="dxa"/>
            <w:tcBorders>
              <w:top w:val="nil"/>
              <w:left w:val="nil"/>
              <w:bottom w:val="single" w:color="auto" w:sz="12" w:space="0"/>
              <w:right w:val="nil"/>
            </w:tcBorders>
            <w:noWrap w:val="0"/>
            <w:tcMar>
              <w:top w:w="-1" w:type="dxa"/>
              <w:left w:w="-1" w:type="dxa"/>
              <w:bottom w:w="-1" w:type="dxa"/>
              <w:right w:w="-1" w:type="dxa"/>
            </w:tcMar>
            <w:vAlign w:val="center"/>
            <w:tcPrChange w:id="354" w:author="小宋" w:date="2026-07-06T23:53:29Z">
              <w:tcPr>
                <w:tcW w:w="3562" w:type="dxa"/>
                <w:tcBorders>
                  <w:top w:val="nil"/>
                  <w:left w:val="nil"/>
                  <w:bottom w:val="single" w:color="auto" w:sz="12" w:space="0"/>
                  <w:right w:val="nil"/>
                </w:tcBorders>
                <w:noWrap w:val="0"/>
                <w:tcMar>
                  <w:top w:w="-1" w:type="dxa"/>
                  <w:left w:w="-1" w:type="dxa"/>
                  <w:bottom w:w="-1" w:type="dxa"/>
                  <w:right w:w="-1" w:type="dxa"/>
                </w:tcMar>
                <w:vAlign w:val="center"/>
              </w:tcPr>
            </w:tcPrChange>
          </w:tcPr>
          <w:p w14:paraId="37131E9D">
            <w:pPr>
              <w:snapToGrid w:val="0"/>
              <w:spacing w:line="240" w:lineRule="auto"/>
              <w:ind w:left="0" w:leftChars="0" w:right="0" w:rightChars="0" w:firstLine="0" w:firstLineChars="0"/>
              <w:jc w:val="center"/>
              <w:rPr>
                <w:ins w:id="355" w:author="小宋" w:date="2026-07-06T23:20:47Z"/>
                <w:rFonts w:hint="default" w:ascii="Times New Roman Regular" w:hAnsi="Times New Roman Regular" w:eastAsia="宋体" w:cs="Times New Roman Regular"/>
                <w:sz w:val="21"/>
                <w:szCs w:val="21"/>
                <w:lang w:val="en-US" w:eastAsia="zh-CN"/>
              </w:rPr>
            </w:pPr>
            <w:ins w:id="356" w:author="小宋" w:date="2026-07-06T23:25:26Z">
              <w:r>
                <w:rPr>
                  <w:rFonts w:hint="default" w:ascii="Times New Roman" w:hAnsi="Times New Roman" w:cs="Times New Roman" w:eastAsiaTheme="minorEastAsia"/>
                  <w:b w:val="0"/>
                  <w:bCs w:val="0"/>
                  <w:sz w:val="21"/>
                  <w:szCs w:val="21"/>
                  <w:lang w:val="en-US" w:eastAsia="zh-CN"/>
                </w:rPr>
                <w:t>古树名木领域迁移验证</w:t>
              </w:r>
            </w:ins>
          </w:p>
        </w:tc>
      </w:tr>
    </w:tbl>
    <w:p w14:paraId="1CD8FF9C">
      <w:pPr>
        <w:bidi w:val="0"/>
        <w:ind w:firstLine="0" w:firstLineChars="0"/>
        <w:rPr>
          <w:rFonts w:hint="eastAsia"/>
        </w:rPr>
        <w:pPrChange w:id="357" w:author="小宋" w:date="2026-07-06T23:26:59Z">
          <w:pPr>
            <w:bidi w:val="0"/>
          </w:pPr>
        </w:pPrChange>
      </w:pPr>
    </w:p>
    <w:p w14:paraId="19013A6B">
      <w:pPr>
        <w:pStyle w:val="4"/>
      </w:pPr>
      <w:bookmarkStart w:id="115" w:name="_Toc1770392442"/>
      <w:bookmarkStart w:id="116" w:name="_Toc14020"/>
      <w:bookmarkStart w:id="117" w:name="_Toc2909"/>
      <w:bookmarkStart w:id="118" w:name="_Toc599"/>
      <w:r>
        <w:t>3.</w:t>
      </w:r>
      <w:r>
        <w:rPr>
          <w:rFonts w:hint="eastAsia"/>
        </w:rPr>
        <w:t>3</w:t>
      </w:r>
      <w:r>
        <w:t>.</w:t>
      </w:r>
      <w:bookmarkEnd w:id="115"/>
      <w:ins w:id="358" w:author="小宋" w:date="2026-07-06T23:04:36Z">
        <w:r>
          <w:rPr>
            <w:rFonts w:hint="eastAsia"/>
            <w:lang w:val="en-US" w:eastAsia="zh-CN"/>
          </w:rPr>
          <w:t>3</w:t>
        </w:r>
      </w:ins>
      <w:del w:id="359" w:author="小宋" w:date="2026-07-06T23:04:36Z">
        <w:r>
          <w:rPr>
            <w:rFonts w:hint="eastAsia"/>
          </w:rPr>
          <w:delText>2</w:delText>
        </w:r>
        <w:bookmarkEnd w:id="116"/>
      </w:del>
      <w:r>
        <w:rPr>
          <w:rFonts w:hint="eastAsia"/>
          <w:lang w:val="en-US" w:eastAsia="zh-CN"/>
        </w:rPr>
        <w:t xml:space="preserve"> </w:t>
      </w:r>
      <w:r>
        <w:rPr>
          <w:rFonts w:hint="eastAsia"/>
        </w:rPr>
        <w:t>数据预处理</w:t>
      </w:r>
      <w:bookmarkEnd w:id="117"/>
      <w:bookmarkEnd w:id="118"/>
    </w:p>
    <w:p w14:paraId="4A34BC90">
      <w:pPr>
        <w:bidi w:val="0"/>
        <w:rPr>
          <w:rFonts w:hint="eastAsia"/>
        </w:rPr>
      </w:pPr>
      <w:bookmarkStart w:id="119"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9"/>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像素。缩放过程采用双线性插值算法，在降低分辨率的同时保留古树名木枝干形态、纹理、冠形等关键图像特征，保证图像结构完整性与语义一致性。注：本研究默认使用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w:t>
      </w:r>
      <w:r>
        <w:rPr>
          <w:rFonts w:hint="eastAsia"/>
          <w:lang w:val="en-US" w:eastAsia="zh-CN"/>
        </w:rPr>
        <w:t>等主流骨干网络兼容。</w:t>
      </w:r>
    </w:p>
    <w:p w14:paraId="7D509208">
      <w:pPr>
        <w:numPr>
          <w:ilvl w:val="0"/>
          <w:numId w:val="9"/>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9"/>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9"/>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rPr>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]区间，以匹配神经网络输入要求；异常值检测：剔除坐标明显异常（纬度超出[</w:t>
      </w:r>
      <w:r>
        <w:rPr>
          <w:rFonts w:hint="default" w:ascii="Times New Roman" w:hAnsi="Times New Roman" w:cs="Times New Roman"/>
          <w:lang w:val="en-US" w:eastAsia="zh-CN"/>
        </w:rPr>
        <w:t>-90,90</w:t>
      </w:r>
      <w:r>
        <w:rPr>
          <w:rFonts w:hint="default" w:ascii="宋体" w:hAnsi="宋体" w:cs="宋体"/>
          <w:lang w:val="en-US" w:eastAsia="zh-CN"/>
        </w:rPr>
        <w:t>]、经度超出[</w:t>
      </w:r>
      <w:r>
        <w:rPr>
          <w:rFonts w:hint="default" w:ascii="Times New Roman" w:hAnsi="Times New Roman" w:cs="Times New Roman"/>
          <w:lang w:val="en-US" w:eastAsia="zh-CN"/>
        </w:rPr>
        <w:t>-180,180</w:t>
      </w:r>
      <w:r>
        <w:rPr>
          <w:rFonts w:hint="default" w:ascii="宋体" w:hAnsi="宋体" w:cs="宋体"/>
          <w:lang w:val="en-US" w:eastAsia="zh-CN"/>
        </w:rPr>
        <w:t>]）及定位不确定性（</w:t>
      </w:r>
      <w:r>
        <w:rPr>
          <w:rFonts w:hint="default" w:ascii="Times New Roman" w:hAnsi="Times New Roman" w:cs="Times New Roman"/>
          <w:lang w:val="en-US" w:eastAsia="zh-CN"/>
        </w:rPr>
        <w:t>loc_uncert</w:t>
      </w:r>
      <w:r>
        <w:rPr>
          <w:rFonts w:hint="default" w:ascii="宋体" w:hAnsi="宋体" w:cs="宋体"/>
          <w:lang w:val="en-US" w:eastAsia="zh-CN"/>
        </w:rPr>
        <w:t>）大于</w:t>
      </w:r>
      <w:r>
        <w:rPr>
          <w:rFonts w:hint="default" w:ascii="Times New Roman" w:hAnsi="Times New Roman" w:cs="Times New Roman"/>
          <w:lang w:val="en-US" w:eastAsia="zh-CN"/>
        </w:rPr>
        <w:t>200</w:t>
      </w:r>
      <w:r>
        <w:rPr>
          <w:rFonts w:hint="default" w:ascii="宋体" w:hAnsi="宋体" w:cs="宋体"/>
          <w:lang w:val="en-US" w:eastAsia="zh-CN"/>
        </w:rPr>
        <w:t>米的样本；剔除水生植物、温室盆栽等非野外生长场景的类别。；缺失值处理：本研究在数据筛选阶段已剔除缺失坐标样本，所有用于实验的</w:t>
      </w:r>
      <w:r>
        <w:rPr>
          <w:rFonts w:hint="default" w:ascii="Times New Roman" w:hAnsi="Times New Roman" w:cs="Times New Roman"/>
          <w:lang w:val="en-US" w:eastAsia="zh-CN"/>
        </w:rPr>
        <w:t>12</w:t>
      </w:r>
      <w:r>
        <w:rPr>
          <w:rFonts w:hint="eastAsia" w:cs="Times New Roman"/>
          <w:lang w:val="en-US" w:eastAsia="zh-CN"/>
        </w:rPr>
        <w:t>544</w:t>
      </w:r>
      <w:r>
        <w:rPr>
          <w:rFonts w:hint="default" w:ascii="宋体" w:hAnsi="宋体" w:cs="宋体"/>
          <w:lang w:val="en-US" w:eastAsia="zh-CN"/>
        </w:rPr>
        <w:t>张图像均具有有效位置坐标，无需额外缺失值处理。</w:t>
      </w:r>
    </w:p>
    <w:p w14:paraId="2216568B">
      <w:pPr>
        <w:pStyle w:val="4"/>
      </w:pPr>
      <w:bookmarkStart w:id="120" w:name="_Toc3128"/>
      <w:bookmarkStart w:id="121" w:name="_Toc10259"/>
      <w:r>
        <w:t>3.</w:t>
      </w:r>
      <w:r>
        <w:rPr>
          <w:rFonts w:hint="eastAsia"/>
        </w:rPr>
        <w:t>3</w:t>
      </w:r>
      <w:r>
        <w:t>.</w:t>
      </w:r>
      <w:ins w:id="360" w:author="小宋" w:date="2026-07-06T23:04:56Z">
        <w:r>
          <w:rPr>
            <w:rFonts w:hint="eastAsia"/>
            <w:lang w:val="en-US" w:eastAsia="zh-CN"/>
          </w:rPr>
          <w:t>4</w:t>
        </w:r>
      </w:ins>
      <w:del w:id="361" w:author="小宋" w:date="2026-07-06T23:04:56Z">
        <w:r>
          <w:rPr>
            <w:rFonts w:hint="eastAsia"/>
          </w:rPr>
          <w:delText>3</w:delText>
        </w:r>
      </w:del>
      <w:r>
        <w:rPr>
          <w:rFonts w:hint="eastAsia"/>
          <w:lang w:val="en-US" w:eastAsia="zh-CN"/>
        </w:rPr>
        <w:t xml:space="preserve"> </w:t>
      </w:r>
      <w:r>
        <w:rPr>
          <w:rFonts w:hint="eastAsia"/>
        </w:rPr>
        <w:t>评价指标</w:t>
      </w:r>
      <w:bookmarkEnd w:id="120"/>
      <w:bookmarkEnd w:id="121"/>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个查询样本在前K个检索结果中的平均精度（AP），再对所有查询样本取均值得到mAP@K。此处查询样本的相关性判定基于物种标签（同类别视为相关），但计算过程是对查询样本而非类别进行平均。mAP数值越高，表明模型对不同类别古树名木的检索准确性越</w:t>
      </w:r>
      <w:r>
        <w:rPr>
          <w:rFonts w:hint="eastAsia"/>
          <w:lang w:val="en-US" w:eastAsia="zh-CN"/>
        </w:rPr>
        <w:t>高</w:t>
      </w:r>
      <w:r>
        <w:rPr>
          <w:rFonts w:hint="eastAsia"/>
        </w:rPr>
        <w:t>。</w:t>
      </w:r>
    </w:p>
    <w:p w14:paraId="15B997FD">
      <w:pPr>
        <w:numPr>
          <w:ilvl w:val="0"/>
          <w:numId w:val="10"/>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以iNaturalist 2018测试集为例，该子集包含</w:t>
      </w:r>
      <w:r>
        <w:rPr>
          <w:rFonts w:hint="eastAsia"/>
          <w:lang w:val="en-US" w:eastAsia="zh-CN"/>
        </w:rPr>
        <w:t>25</w:t>
      </w:r>
      <w:r>
        <w:rPr>
          <w:rFonts w:hint="eastAsia"/>
          <w:lang w:eastAsia="zh-CN"/>
        </w:rPr>
        <w:t>个古树名木相关类别、1254张测试样本，平均每类约34.6张。BFATH测试集规模较小（30张），因此在评价指标说明中以iNaturalist为例阐述计算方法。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10"/>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10"/>
        </w:numPr>
        <w:ind w:left="0" w:leftChars="0" w:firstLine="420" w:firstLineChars="0"/>
        <w:rPr>
          <w:rFonts w:hint="eastAsia"/>
          <w:lang w:eastAsia="zh-CN"/>
        </w:rPr>
      </w:pPr>
      <w:r>
        <w:rPr>
          <w:rFonts w:hint="eastAsia"/>
          <w:lang w:eastAsia="zh-CN"/>
        </w:rPr>
        <w:t>双向检索评价策略</w:t>
      </w:r>
    </w:p>
    <w:p w14:paraId="6D1A43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本文采用双向检索评价策略，分别评估以图搜图、以图搜位置和以位置搜图三个检索任务的性能。</w:t>
      </w:r>
    </w:p>
    <w:p w14:paraId="77EB09A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以图搜图（Image-to-Image，简称I2I）以图像</w:t>
      </w:r>
      <w:r>
        <w:rPr>
          <w:rFonts w:hint="eastAsia"/>
          <w:lang w:val="en-US" w:eastAsia="zh-CN"/>
        </w:rPr>
        <w:t>数据</w:t>
      </w:r>
      <w:r>
        <w:rPr>
          <w:rFonts w:hint="eastAsia"/>
          <w:lang w:eastAsia="zh-CN"/>
        </w:rPr>
        <w:t>为查询，在图像数据库中检索同类图像，采用标准图像检索指标mAP-I2I、Recall@K-I2I、Precision@K-I2I。</w:t>
      </w:r>
    </w:p>
    <w:p w14:paraId="5C1E77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位置（Image-to-Location，简称I2L），以图像为查询，检索地理位置元数据。将返回的位置坐标与查询图像的真实位置计算地理距离，距离&lt;1km视为相关样本，地理距离阈值设为1km，对应城市/景区级古树名木检索的管理单元尺度。计算mAP-I2L、Recall@K-I2L、Precision@K-I2L。</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以位置搜图（Location-to-Image，简称L2I）利用位置哈希码与图像哈希码在同一哈希空间中的可比性，通过汉明距离度量位置查询与图像库样本的相似性。以地理位置坐标为查询，</w:t>
      </w:r>
      <w:r>
        <w:rPr>
          <w:rFonts w:hint="eastAsia"/>
          <w:lang w:val="en-US" w:eastAsia="zh-CN"/>
        </w:rPr>
        <w:t>检索半径＜</w:t>
      </w:r>
      <w:r>
        <w:rPr>
          <w:rFonts w:hint="eastAsia"/>
          <w:lang w:eastAsia="zh-CN"/>
        </w:rPr>
        <w:t>1km</w:t>
      </w:r>
      <w:r>
        <w:rPr>
          <w:rFonts w:hint="eastAsia"/>
          <w:lang w:val="en-US" w:eastAsia="zh-CN"/>
        </w:rPr>
        <w:t>等距离</w:t>
      </w:r>
      <w:r>
        <w:rPr>
          <w:rFonts w:hint="eastAsia"/>
          <w:lang w:eastAsia="zh-CN"/>
        </w:rPr>
        <w:t>的图像视为相关样本，</w:t>
      </w:r>
      <w:r>
        <w:rPr>
          <w:rFonts w:hint="eastAsia"/>
          <w:lang w:val="en-US" w:eastAsia="zh-CN"/>
        </w:rPr>
        <w:t>在图像数据库中检索相似图像数据</w:t>
      </w:r>
      <w:r>
        <w:rPr>
          <w:rFonts w:hint="eastAsia"/>
          <w:lang w:eastAsia="zh-CN"/>
        </w:rPr>
        <w:t>，计算mAP-L2I、Recall@K-L2I、Precision@K-L2I。</w:t>
      </w:r>
    </w:p>
    <w:p w14:paraId="19D0FB43">
      <w:pPr>
        <w:numPr>
          <w:ilvl w:val="0"/>
          <w:numId w:val="10"/>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22" w:name="_Toc18063"/>
      <w:bookmarkStart w:id="123" w:name="_Toc6238"/>
      <w:r>
        <w:t>3.</w:t>
      </w:r>
      <w:r>
        <w:rPr>
          <w:rFonts w:hint="eastAsia"/>
        </w:rPr>
        <w:t>3</w:t>
      </w:r>
      <w:r>
        <w:t>.</w:t>
      </w:r>
      <w:ins w:id="362" w:author="小宋" w:date="2026-07-06T23:04:59Z">
        <w:r>
          <w:rPr>
            <w:rFonts w:hint="eastAsia"/>
            <w:lang w:val="en-US" w:eastAsia="zh-CN"/>
          </w:rPr>
          <w:t>5</w:t>
        </w:r>
      </w:ins>
      <w:del w:id="363" w:author="小宋" w:date="2026-07-06T23:04:59Z">
        <w:r>
          <w:rPr>
            <w:rFonts w:hint="eastAsia"/>
          </w:rPr>
          <w:delText>4</w:delText>
        </w:r>
      </w:del>
      <w:r>
        <w:rPr>
          <w:rFonts w:hint="eastAsia"/>
          <w:lang w:val="en-US" w:eastAsia="zh-CN"/>
        </w:rPr>
        <w:t xml:space="preserve"> </w:t>
      </w:r>
      <w:r>
        <w:rPr>
          <w:rFonts w:hint="eastAsia"/>
        </w:rPr>
        <w:t>实验运行环境</w:t>
      </w:r>
      <w:bookmarkEnd w:id="122"/>
      <w:bookmarkEnd w:id="123"/>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CN"/>
        </w:rPr>
      </w:pPr>
      <w:r>
        <w:rPr>
          <w:rFonts w:hint="eastAsia"/>
        </w:rPr>
        <w:t>实验环境详细配置见</w:t>
      </w:r>
      <w:r>
        <w:rPr>
          <w:rFonts w:hint="eastAsia"/>
          <w:lang w:val="en-US" w:eastAsia="zh-CN"/>
        </w:rPr>
        <w:t>下</w:t>
      </w:r>
      <w:r>
        <w:rPr>
          <w:rFonts w:hint="eastAsia"/>
        </w:rPr>
        <w:t>表3.</w:t>
      </w:r>
      <w:ins w:id="364" w:author="小宋" w:date="2026-07-06T23:32:03Z">
        <w:r>
          <w:rPr>
            <w:rFonts w:hint="eastAsia"/>
            <w:lang w:val="en-US" w:eastAsia="zh-CN"/>
          </w:rPr>
          <w:t>2</w:t>
        </w:r>
      </w:ins>
      <w:del w:id="365" w:author="小宋" w:date="2026-07-06T23:32:03Z">
        <w:r>
          <w:rPr>
            <w:rFonts w:hint="eastAsia"/>
            <w:lang w:val="en-US" w:eastAsia="zh-CN"/>
          </w:rPr>
          <w:delText>1</w:delText>
        </w:r>
      </w:del>
      <w:r>
        <w:rPr>
          <w:rFonts w:hint="eastAsia"/>
        </w:rPr>
        <w:t>所示</w:t>
      </w:r>
      <w:r>
        <w:rPr>
          <w:rFonts w:hint="eastAsia"/>
          <w:lang w:eastAsia="zh-CN"/>
        </w:rPr>
        <w:t>。</w:t>
      </w:r>
    </w:p>
    <w:p w14:paraId="2674815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ins w:id="366" w:author="小宋" w:date="2026-07-06T23:32:05Z">
        <w:r>
          <w:rPr>
            <w:rFonts w:hint="eastAsia" w:ascii="Times New Roman Regular" w:hAnsi="Times New Roman Regular" w:cs="Times New Roman Regular"/>
            <w:sz w:val="21"/>
            <w:szCs w:val="21"/>
            <w:lang w:val="en-US" w:eastAsia="zh-CN"/>
          </w:rPr>
          <w:t>2</w:t>
        </w:r>
      </w:ins>
      <w:del w:id="367" w:author="小宋" w:date="2026-07-06T23:32:05Z">
        <w:r>
          <w:rPr>
            <w:rFonts w:hint="eastAsia" w:ascii="Times New Roman Regular" w:hAnsi="Times New Roman Regular" w:cs="Times New Roman Regular"/>
            <w:sz w:val="21"/>
            <w:szCs w:val="21"/>
            <w:lang w:val="en-US" w:eastAsia="zh-CN"/>
          </w:rPr>
          <w:delText>1</w:delText>
        </w:r>
      </w:del>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ins w:id="368" w:author="小宋" w:date="2026-07-06T23:32:07Z">
        <w:r>
          <w:rPr>
            <w:rFonts w:hint="eastAsia" w:ascii="Times New Roman Regular" w:hAnsi="Times New Roman Regular" w:cs="Times New Roman Regular"/>
            <w:sz w:val="21"/>
            <w:szCs w:val="21"/>
            <w:lang w:val="en-US" w:eastAsia="zh-CN"/>
          </w:rPr>
          <w:t>2</w:t>
        </w:r>
      </w:ins>
      <w:del w:id="369" w:author="小宋" w:date="2026-07-06T23:32:07Z">
        <w:r>
          <w:rPr>
            <w:rFonts w:hint="eastAsia" w:ascii="Times New Roman Regular" w:hAnsi="Times New Roman Regular" w:cs="Times New Roman Regular"/>
            <w:sz w:val="21"/>
            <w:szCs w:val="21"/>
            <w:lang w:val="en-US" w:eastAsia="zh-CN"/>
          </w:rPr>
          <w:delText>1</w:delText>
        </w:r>
      </w:del>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4"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55930B8A">
      <w:pPr>
        <w:bidi w:val="0"/>
      </w:pPr>
    </w:p>
    <w:p w14:paraId="6E81C1BF">
      <w:pPr>
        <w:pStyle w:val="4"/>
      </w:pPr>
      <w:bookmarkStart w:id="125" w:name="_Toc20975"/>
      <w:r>
        <w:t>3.</w:t>
      </w:r>
      <w:r>
        <w:rPr>
          <w:rFonts w:hint="eastAsia"/>
        </w:rPr>
        <w:t>3</w:t>
      </w:r>
      <w:r>
        <w:t>.</w:t>
      </w:r>
      <w:ins w:id="370" w:author="小宋" w:date="2026-07-06T23:05:04Z">
        <w:r>
          <w:rPr>
            <w:rFonts w:hint="eastAsia"/>
            <w:lang w:val="en-US" w:eastAsia="zh-CN"/>
          </w:rPr>
          <w:t>6</w:t>
        </w:r>
      </w:ins>
      <w:del w:id="371" w:author="小宋" w:date="2026-07-06T23:05:04Z">
        <w:r>
          <w:rPr>
            <w:rFonts w:hint="eastAsia"/>
          </w:rPr>
          <w:delText>5</w:delText>
        </w:r>
      </w:del>
      <w:r>
        <w:rPr>
          <w:rFonts w:hint="eastAsia"/>
          <w:lang w:val="en-US" w:eastAsia="zh-CN"/>
        </w:rPr>
        <w:t xml:space="preserve"> </w:t>
      </w:r>
      <w:r>
        <w:rPr>
          <w:rFonts w:hint="eastAsia"/>
        </w:rPr>
        <w:t>模型参数设置</w:t>
      </w:r>
      <w:bookmarkEnd w:id="124"/>
      <w:bookmarkEnd w:id="125"/>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rPr>
          <w:rFonts w:hint="eastAsia"/>
          <w:lang w:eastAsia="zh-CN"/>
        </w:rPr>
      </w:pPr>
      <w:r>
        <w:rPr>
          <w:rFonts w:hint="eastAsia"/>
        </w:rPr>
        <w:t>具体配置见</w:t>
      </w:r>
      <w:r>
        <w:rPr>
          <w:rFonts w:hint="eastAsia"/>
          <w:lang w:val="en-US" w:eastAsia="zh-CN"/>
        </w:rPr>
        <w:t>下</w:t>
      </w:r>
      <w:r>
        <w:rPr>
          <w:rFonts w:hint="eastAsia"/>
        </w:rPr>
        <w:t>表3.</w:t>
      </w:r>
      <w:ins w:id="372" w:author="小宋" w:date="2026-07-06T23:32:18Z">
        <w:r>
          <w:rPr>
            <w:rFonts w:hint="eastAsia"/>
            <w:lang w:val="en-US" w:eastAsia="zh-CN"/>
          </w:rPr>
          <w:t>3</w:t>
        </w:r>
      </w:ins>
      <w:del w:id="373" w:author="小宋" w:date="2026-07-06T23:32:18Z">
        <w:r>
          <w:rPr>
            <w:rFonts w:hint="eastAsia"/>
          </w:rPr>
          <w:delText>2</w:delText>
        </w:r>
      </w:del>
      <w:r>
        <w:rPr>
          <w:rFonts w:hint="eastAsia"/>
        </w:rPr>
        <w:t>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全连接层降维至哈希码长度。哈希码长度设为128位，参考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eastAsia="zh-Hans"/>
        </w:rPr>
        <w:t>和DCH</w:t>
      </w:r>
      <w:r>
        <w:rPr>
          <w:rFonts w:hint="eastAsia"/>
          <w:vertAlign w:val="superscript"/>
          <w:lang w:eastAsia="zh-Hans"/>
        </w:rPr>
        <w:fldChar w:fldCharType="begin"/>
      </w:r>
      <w:r>
        <w:instrText xml:space="preserve"> REF _Ref1088561762 \r \h  \* MERGEFORMAT</w:instrText>
      </w:r>
      <w:r>
        <w:rPr>
          <w:rFonts w:hint="eastAsia"/>
          <w:vertAlign w:val="superscript"/>
          <w:lang w:eastAsia="zh-Hans"/>
        </w:rPr>
        <w:fldChar w:fldCharType="separate"/>
      </w:r>
      <w:r>
        <w:rPr>
          <w:rFonts w:hint="eastAsia"/>
          <w:vertAlign w:val="superscript"/>
          <w:lang w:eastAsia="zh-Hans"/>
        </w:rPr>
        <w:t>[41]</w:t>
      </w:r>
      <w:r>
        <w:rPr>
          <w:rFonts w:hint="eastAsia"/>
          <w:vertAlign w:val="superscript"/>
          <w:lang w:eastAsia="zh-Hans"/>
        </w:rPr>
        <w:fldChar w:fldCharType="end"/>
      </w:r>
      <w:r>
        <w:rPr>
          <w:rFonts w:hint="eastAsia"/>
          <w:lang w:eastAsia="zh-Hans"/>
        </w:rPr>
        <w:t>等基线方法的标准配置。在训练策略方面，采用Adam优化器，初始学习率采用余弦退火策略，避免学习率骤降导致的训练震荡。批次大小设为32，兼顾梯度估计的稳定性与三元组采样的多样性。训练采用</w:t>
      </w:r>
      <w:r>
        <w:rPr>
          <w:rFonts w:hint="eastAsia"/>
          <w:lang w:val="en-US" w:eastAsia="zh-CN"/>
        </w:rPr>
        <w:t>早停</w:t>
      </w:r>
      <w:r>
        <w:rPr>
          <w:rFonts w:hint="eastAsia"/>
          <w:lang w:eastAsia="zh-Hans"/>
        </w:rPr>
        <w:t>策略，当验证集性能连续5轮不提升时终止训练，以防止过拟合。在损失函数权重方面，Triplet Loss权重设为10/16作为主导损失，Contrastive Loss权重设为5/16提供辅助监督，Quantization Loss权重设为1/16作为轻约束项，三者的权重配比遵循</w:t>
      </w:r>
      <w:r>
        <w:rPr>
          <w:rFonts w:hint="eastAsia"/>
          <w:lang w:eastAsia="zh-CN"/>
        </w:rPr>
        <w:t>“</w:t>
      </w:r>
      <w:r>
        <w:rPr>
          <w:rFonts w:hint="eastAsia"/>
          <w:lang w:eastAsia="zh-Hans"/>
        </w:rPr>
        <w:t>主导-辅助-约束</w:t>
      </w:r>
      <w:r>
        <w:rPr>
          <w:rFonts w:hint="eastAsia"/>
          <w:lang w:eastAsia="zh-CN"/>
        </w:rPr>
        <w:t>”</w:t>
      </w:r>
      <w:r>
        <w:rPr>
          <w:rFonts w:hint="eastAsia"/>
          <w:lang w:eastAsia="zh-Hans"/>
        </w:rPr>
        <w:t>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ins w:id="374" w:author="小宋" w:date="2026-07-06T23:32:13Z">
        <w:r>
          <w:rPr>
            <w:rFonts w:hint="eastAsia" w:ascii="Times New Roman Regular" w:hAnsi="Times New Roman Regular" w:cs="Times New Roman Regular"/>
            <w:sz w:val="21"/>
            <w:szCs w:val="21"/>
            <w:lang w:val="en-US" w:eastAsia="zh-CN"/>
          </w:rPr>
          <w:t>3</w:t>
        </w:r>
      </w:ins>
      <w:del w:id="375" w:author="小宋" w:date="2026-07-06T23:32:13Z">
        <w:r>
          <w:rPr>
            <w:rFonts w:hint="eastAsia" w:ascii="Times New Roman Regular" w:hAnsi="Times New Roman Regular" w:cs="Times New Roman Regular"/>
            <w:sz w:val="21"/>
            <w:szCs w:val="21"/>
            <w:lang w:val="en-US" w:eastAsia="zh-CN"/>
          </w:rPr>
          <w:delText>2</w:delText>
        </w:r>
      </w:del>
      <w:r>
        <w:rPr>
          <w:rFonts w:hint="eastAsia" w:ascii="Times New Roman Regular" w:hAnsi="Times New Roman Regular" w:cs="Times New Roman Regular"/>
          <w:sz w:val="21"/>
          <w:szCs w:val="21"/>
          <w:lang w:val="en-US" w:eastAsia="zh-CN"/>
        </w:rPr>
        <w:t xml:space="preserve">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ins w:id="376" w:author="小宋" w:date="2026-07-06T23:32:15Z">
        <w:r>
          <w:rPr>
            <w:rFonts w:hint="eastAsia" w:ascii="Times New Roman Regular" w:hAnsi="Times New Roman Regular" w:cs="Times New Roman Regular"/>
            <w:sz w:val="21"/>
            <w:szCs w:val="21"/>
            <w:lang w:val="en-US" w:eastAsia="zh-CN"/>
          </w:rPr>
          <w:t>3</w:t>
        </w:r>
      </w:ins>
      <w:del w:id="377" w:author="小宋" w:date="2026-07-06T23:32:14Z">
        <w:r>
          <w:rPr>
            <w:rFonts w:hint="eastAsia" w:ascii="Times New Roman Regular" w:hAnsi="Times New Roman Regular" w:cs="Times New Roman Regular"/>
            <w:sz w:val="21"/>
            <w:szCs w:val="21"/>
            <w:lang w:val="en-US" w:eastAsia="zh-CN"/>
          </w:rPr>
          <w:delText>2</w:delText>
        </w:r>
      </w:del>
      <w:r>
        <w:rPr>
          <w:rFonts w:hint="eastAsia" w:ascii="Times New Roman Regular" w:hAnsi="Times New Roman Regular" w:cs="Times New Roman Regular"/>
          <w:sz w:val="21"/>
          <w:szCs w:val="21"/>
          <w:lang w:val="en-US" w:eastAsia="zh-CN"/>
        </w:rPr>
        <w:t xml:space="preserve">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9"/>
        <w:gridCol w:w="1301"/>
        <w:gridCol w:w="2730"/>
        <w:gridCol w:w="2847"/>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10/16</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5/16</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Quantization Loss</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1/16</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约束损失，保证哈希质量</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19"/>
    </w:tbl>
    <w:p w14:paraId="2C93B3A1">
      <w:pPr>
        <w:pStyle w:val="3"/>
        <w:spacing w:before="193"/>
        <w:rPr>
          <w:rFonts w:hint="eastAsia" w:ascii="黑体" w:hAnsi="黑体" w:cs="黑体"/>
        </w:rPr>
      </w:pPr>
      <w:bookmarkStart w:id="126" w:name="_Toc12000"/>
      <w:bookmarkStart w:id="127" w:name="_Toc1898680015"/>
      <w:bookmarkStart w:id="128" w:name="_Toc2221"/>
      <w:bookmarkStart w:id="129" w:name="_Toc14609"/>
      <w:r>
        <w:rPr>
          <w:rFonts w:eastAsia="宋体"/>
        </w:rPr>
        <w:t>3.</w:t>
      </w:r>
      <w:r>
        <w:rPr>
          <w:rFonts w:hint="eastAsia" w:eastAsia="宋体"/>
        </w:rPr>
        <w:t>4</w:t>
      </w:r>
      <w:bookmarkEnd w:id="126"/>
      <w:bookmarkEnd w:id="127"/>
      <w:r>
        <w:rPr>
          <w:rFonts w:hint="eastAsia" w:eastAsia="宋体"/>
          <w:lang w:val="en-US" w:eastAsia="zh-CN"/>
        </w:rPr>
        <w:t xml:space="preserve"> </w:t>
      </w:r>
      <w:r>
        <w:rPr>
          <w:rFonts w:hint="eastAsia" w:ascii="黑体" w:hAnsi="黑体" w:cs="黑体"/>
        </w:rPr>
        <w:t>实验构建与结果分析</w:t>
      </w:r>
      <w:bookmarkEnd w:id="128"/>
      <w:bookmarkEnd w:id="129"/>
    </w:p>
    <w:p w14:paraId="395EF809">
      <w:pPr>
        <w:pStyle w:val="4"/>
        <w:rPr>
          <w:rFonts w:hint="eastAsia" w:ascii="黑体" w:hAnsi="黑体" w:cs="黑体"/>
        </w:rPr>
      </w:pPr>
      <w:bookmarkStart w:id="130" w:name="_Toc32592"/>
      <w:bookmarkStart w:id="131" w:name="_Toc28313"/>
      <w:r>
        <w:t>3.4.1</w:t>
      </w:r>
      <w:r>
        <w:rPr>
          <w:rFonts w:hint="eastAsia"/>
          <w:lang w:val="en-US" w:eastAsia="zh-CN"/>
        </w:rPr>
        <w:t xml:space="preserve"> </w:t>
      </w:r>
      <w:r>
        <w:rPr>
          <w:rFonts w:hint="eastAsia" w:ascii="黑体" w:hAnsi="黑体" w:cs="黑体"/>
        </w:rPr>
        <w:t>基线模型选择</w:t>
      </w:r>
      <w:bookmarkEnd w:id="130"/>
      <w:bookmarkEnd w:id="131"/>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为客观地评估本文所提出的DHLM在古树名木多模态检索任务中的有效性与先进性，本节在两个数据集上开展分层实验：首先在iNaturalist 2018数据集上进行预训练和通用性能评估，验证DHLM在通用植物检索场景中的基础能力；随后在BFATH古树名木数据集上进行领域微调和最终评估，验证模型在真实古树名木场景中的有效性。基线对比实验统一在iNaturalist 2018数据集上进行，以确保与现有文献的可比性；消融实验统一在iNaturalist 2018验证集上进行，以控制变量、精确量化各模块贡献。为确保实验结果的可重复性，本研究所有实验均采用固定的随机种子（seed=42）进行初始化，并在相同软硬件环境下独立运行。为确保方法间比较的公平性，本研究所有实验在固定随机种子（seed=42）和相同软硬件环境下运行，各方法使用相同的数据划分和评估代码。考虑到计算成本及领域惯例，本论文报告固定种子下的单次运行结果，核心结论已通过预实验多次验证确认稳定性。所有方法均使用相同的随机种子、相同的数据划分和相同的评估代码，确保方法间的相对比较公平可靠。核心结论（DHLM优于基线方法的性能排序）已通过预实验阶段的多次验证运行确认其一致性。上述实验设计明确区分了两个数据集的职能：iNaturalist 2018承担核心性能对比（表3.</w:t>
      </w:r>
      <w:ins w:id="378" w:author="小宋" w:date="2026-07-07T00:27:56Z">
        <w:r>
          <w:rPr>
            <w:rFonts w:hint="eastAsia"/>
            <w:lang w:val="en-US" w:eastAsia="zh-CN"/>
          </w:rPr>
          <w:t>4</w:t>
        </w:r>
      </w:ins>
      <w:del w:id="379" w:author="小宋" w:date="2026-07-07T00:27:56Z">
        <w:r>
          <w:rPr>
            <w:rFonts w:hint="eastAsia"/>
            <w:lang w:val="en-US" w:eastAsia="zh-CN"/>
          </w:rPr>
          <w:delText>3</w:delText>
        </w:r>
      </w:del>
      <w:r>
        <w:rPr>
          <w:rFonts w:hint="eastAsia"/>
          <w:lang w:val="en-US" w:eastAsia="zh-CN"/>
        </w:rPr>
        <w:t>）、融合策略对比（表3.</w:t>
      </w:r>
      <w:ins w:id="380" w:author="小宋" w:date="2026-07-07T00:28:01Z">
        <w:r>
          <w:rPr>
            <w:rFonts w:hint="eastAsia"/>
            <w:lang w:val="en-US" w:eastAsia="zh-CN"/>
          </w:rPr>
          <w:t>7</w:t>
        </w:r>
      </w:ins>
      <w:del w:id="381" w:author="小宋" w:date="2026-07-07T00:28:01Z">
        <w:r>
          <w:rPr>
            <w:rFonts w:hint="eastAsia"/>
            <w:lang w:val="en-US" w:eastAsia="zh-CN"/>
          </w:rPr>
          <w:delText>6</w:delText>
        </w:r>
      </w:del>
      <w:r>
        <w:rPr>
          <w:rFonts w:hint="eastAsia"/>
          <w:lang w:val="en-US" w:eastAsia="zh-CN"/>
        </w:rPr>
        <w:t>）与消融实验（表3.</w:t>
      </w:r>
      <w:ins w:id="382" w:author="小宋" w:date="2026-07-07T00:28:04Z">
        <w:r>
          <w:rPr>
            <w:rFonts w:hint="eastAsia"/>
            <w:lang w:val="en-US" w:eastAsia="zh-CN"/>
          </w:rPr>
          <w:t>8</w:t>
        </w:r>
      </w:ins>
      <w:del w:id="383" w:author="小宋" w:date="2026-07-07T00:28:04Z">
        <w:r>
          <w:rPr>
            <w:rFonts w:hint="eastAsia"/>
            <w:lang w:val="en-US" w:eastAsia="zh-CN"/>
          </w:rPr>
          <w:delText>7</w:delText>
        </w:r>
      </w:del>
      <w:r>
        <w:rPr>
          <w:rFonts w:hint="eastAsia"/>
          <w:lang w:val="en-US" w:eastAsia="zh-CN"/>
        </w:rPr>
        <w:t>），保证统计稳健性；BFATH承担领域微调验证与系统演示，关注模型在真实古树名木场景中的迁移有效性。</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11"/>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11"/>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11"/>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w:t>
      </w:r>
      <w:r>
        <w:rPr>
          <w:rFonts w:hint="eastAsia"/>
          <w:lang w:eastAsia="zh-CN"/>
        </w:rPr>
        <w:t>DHLM</w:t>
      </w:r>
      <w:r>
        <w:rPr>
          <w:rFonts w:hint="eastAsia"/>
        </w:rPr>
        <w:t>模型在深度哈希技术发展脉络中的创新性与先进性。</w:t>
      </w:r>
    </w:p>
    <w:p w14:paraId="5B2CC8A0">
      <w:pPr>
        <w:ind w:firstLine="420"/>
        <w:rPr>
          <w:rFonts w:hint="eastAsia"/>
        </w:rPr>
      </w:pPr>
      <w:r>
        <w:rPr>
          <w:rFonts w:hint="eastAsia"/>
        </w:rPr>
        <w:t>需要说明的是，上述基线方法均为单模态图像哈希方法，而</w:t>
      </w:r>
      <w:r>
        <w:rPr>
          <w:rFonts w:hint="eastAsia"/>
          <w:lang w:eastAsia="zh-CN"/>
        </w:rPr>
        <w:t>DHLM</w:t>
      </w:r>
      <w:r>
        <w:rPr>
          <w:rFonts w:hint="eastAsia"/>
        </w:rPr>
        <w:t>为融合图像与地理位置元数据的多模态方法。为避免</w:t>
      </w:r>
      <w:r>
        <w:rPr>
          <w:rFonts w:hint="eastAsia"/>
          <w:lang w:eastAsia="zh-CN"/>
        </w:rPr>
        <w:t>“</w:t>
      </w:r>
      <w:r>
        <w:rPr>
          <w:rFonts w:hint="eastAsia"/>
        </w:rPr>
        <w:t>多模态vs单模态</w:t>
      </w:r>
      <w:r>
        <w:rPr>
          <w:rFonts w:hint="eastAsia"/>
          <w:lang w:eastAsia="zh-CN"/>
        </w:rPr>
        <w:t>”</w:t>
      </w:r>
      <w:r>
        <w:rPr>
          <w:rFonts w:hint="eastAsia"/>
        </w:rPr>
        <w:t>的对比不公平性，本文设计两组对照实验：</w:t>
      </w:r>
    </w:p>
    <w:p w14:paraId="208F0627">
      <w:pPr>
        <w:numPr>
          <w:ilvl w:val="0"/>
          <w:numId w:val="12"/>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为验证DHLM核心设计（哈希层结构、损失函数组合、难例挖掘策略）的有效性，本文构建DHLM的单模态变体DHLM-Image（即消融实验中的“w/o Location”配置，仅使用ResNet-50图像特征，去除LocationEncoder和位置分支）。DHLM-Image与HashNet/DCH/MDSH均为单模态图像哈希方法，且统一使用ResNet-50作为骨干网络，仅对比不同哈希学习策略的性能差异，构成对比基准。</w:t>
      </w:r>
    </w:p>
    <w:p w14:paraId="4F64923A">
      <w:pPr>
        <w:numPr>
          <w:ilvl w:val="0"/>
          <w:numId w:val="12"/>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为验证地理位置元数据融合带来的性能提升，本文对比DHLM（图像+位置双模态）与DHLM-Image（仅图像单模态）的性能差异，量化多模态融合的贡献。</w:t>
      </w:r>
    </w:p>
    <w:p w14:paraId="733133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本节基线对比实验、融合策略对比实验与消融实验统一在iNaturalist 2018数据集上进行，以确保统计稳健性和与现有文献的可比性；BFATH数据集承担领域微调验证与系统演示职能，具体见3.4.2节与第4章</w:t>
      </w:r>
      <w:r>
        <w:rPr>
          <w:rFonts w:hint="eastAsia"/>
          <w:lang w:eastAsia="zh-CN"/>
        </w:rPr>
        <w:t>。</w:t>
      </w:r>
      <w:r>
        <w:rPr>
          <w:rFonts w:hint="eastAsia"/>
        </w:rPr>
        <w:t>上述对比策略既能公平评估</w:t>
      </w:r>
      <w:r>
        <w:rPr>
          <w:rFonts w:hint="eastAsia"/>
          <w:lang w:eastAsia="zh-CN"/>
        </w:rPr>
        <w:t>DHLM</w:t>
      </w:r>
      <w:r>
        <w:rPr>
          <w:rFonts w:hint="eastAsia"/>
        </w:rPr>
        <w:t>核心设计的先进性，又能清晰展示多模态融合的价值，为古树名木多模态检索方法的选型提供全面参考</w:t>
      </w:r>
      <w:r>
        <w:rPr>
          <w:rFonts w:hint="eastAsia"/>
          <w:lang w:eastAsia="zh-CN"/>
        </w:rPr>
        <w:t>。需要进一步说明的是，现有图像-文本多模态哈希方法</w:t>
      </w:r>
      <w:r>
        <w:rPr>
          <w:rFonts w:hint="eastAsia"/>
        </w:rPr>
        <w:t>（如DCMH</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lang w:val="en-US" w:eastAsia="zh-CN"/>
        </w:rPr>
        <w:t>和</w:t>
      </w:r>
      <w:r>
        <w:rPr>
          <w:rFonts w:hint="eastAsia"/>
        </w:rPr>
        <w:t>SSAH</w:t>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w:t>
      </w:r>
      <w:r>
        <w:rPr>
          <w:rFonts w:hint="eastAsia"/>
          <w:lang w:eastAsia="zh-CN"/>
        </w:rPr>
        <w:t>的文本编码器（LSTM</w:t>
      </w:r>
      <w:r>
        <w:rPr>
          <w:rFonts w:hint="eastAsia"/>
          <w:lang w:val="en-US" w:eastAsia="zh-CN"/>
        </w:rPr>
        <w:t>或</w:t>
      </w:r>
      <w:r>
        <w:rPr>
          <w:rFonts w:hint="eastAsia"/>
          <w:lang w:eastAsia="zh-CN"/>
        </w:rPr>
        <w:t>BERT）针对离散文本设计，与地理位置坐标在输入格式、语义空间和编码方式上存在本质差异，直接迁移无法构成公平对比。受限于计算资源，本文构建 DHLM-Image 单模态变体作为内部公平基准，将上述多模态基线适配至图像-位置场景的对比实验留作后续研究。此外，近年来GeoCLIP等图像-位置对比学习方法通过CLIP</w:t>
      </w:r>
      <w:r>
        <w:rPr>
          <w:rFonts w:hint="eastAsia"/>
          <w:lang w:val="en-US" w:eastAsia="zh-CN"/>
        </w:rPr>
        <w:t>多</w:t>
      </w:r>
      <w:r>
        <w:rPr>
          <w:rFonts w:hint="eastAsia"/>
          <w:lang w:eastAsia="zh-CN"/>
        </w:rPr>
        <w:t>模态对齐实现拍摄地理位置推断（Geo-localization），其任务目标为根据输入图像推断未知地理位置坐标，属于回归/分类任务；而DHLM面向数据库检索场景，通过哈希码快速匹配数据库中已知古树</w:t>
      </w:r>
      <w:r>
        <w:rPr>
          <w:rFonts w:hint="eastAsia"/>
          <w:lang w:val="en-US" w:eastAsia="zh-CN"/>
        </w:rPr>
        <w:t>名木</w:t>
      </w:r>
      <w:r>
        <w:rPr>
          <w:rFonts w:hint="eastAsia"/>
          <w:lang w:eastAsia="zh-CN"/>
        </w:rPr>
        <w:t>记录并返回其已有位置信息，属于检索任务。两者在任务定义、评价指标和应用场景上存在本质差异，因此不构成直接可比关系。DHLM的核心优势在于通过轻量级哈希编码实现毫秒级检索响应，适用于古树名木数据库的快速查询场景。</w:t>
      </w:r>
    </w:p>
    <w:p w14:paraId="504FA8C3">
      <w:pPr>
        <w:pStyle w:val="4"/>
        <w:rPr>
          <w:rFonts w:hint="eastAsia"/>
          <w:lang w:val="en-US" w:eastAsia="zh-CN"/>
        </w:rPr>
      </w:pPr>
      <w:bookmarkStart w:id="132" w:name="_Toc6771"/>
      <w:bookmarkStart w:id="133" w:name="_Toc23022"/>
      <w:r>
        <w:t>3.</w:t>
      </w:r>
      <w:r>
        <w:rPr>
          <w:rFonts w:hint="eastAsia"/>
        </w:rPr>
        <w:t>4</w:t>
      </w:r>
      <w:r>
        <w:t>.</w:t>
      </w:r>
      <w:r>
        <w:rPr>
          <w:rFonts w:hint="eastAsia"/>
        </w:rPr>
        <w:t>2</w:t>
      </w:r>
      <w:r>
        <w:rPr>
          <w:rFonts w:hint="eastAsia"/>
          <w:lang w:val="en-US" w:eastAsia="zh-CN"/>
        </w:rPr>
        <w:t xml:space="preserve"> </w:t>
      </w:r>
      <w:r>
        <w:rPr>
          <w:rFonts w:hint="eastAsia"/>
        </w:rPr>
        <w:t>对比实验</w:t>
      </w:r>
      <w:bookmarkEnd w:id="132"/>
      <w:r>
        <w:rPr>
          <w:rFonts w:hint="eastAsia"/>
          <w:lang w:val="en-US" w:eastAsia="zh-CN"/>
        </w:rPr>
        <w:t>分析</w:t>
      </w:r>
      <w:bookmarkEnd w:id="133"/>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26C35C24">
      <w:pPr>
        <w:ind w:firstLine="420"/>
        <w:rPr>
          <w:rFonts w:hint="eastAsia"/>
          <w:lang w:val="en-US" w:eastAsia="zh-CN"/>
        </w:rPr>
      </w:pPr>
      <w:r>
        <w:rPr>
          <w:rFonts w:hint="eastAsia"/>
          <w:lang w:val="en-US" w:eastAsia="zh-CN"/>
        </w:rPr>
        <w:t>为验证DHLM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对比实验结果见下</w:t>
      </w:r>
      <w:r>
        <w:rPr>
          <w:rFonts w:hint="eastAsia"/>
        </w:rPr>
        <w:t>表</w:t>
      </w:r>
      <w:r>
        <w:rPr>
          <w:rFonts w:hint="default"/>
        </w:rPr>
        <w:t>3.</w:t>
      </w:r>
      <w:ins w:id="384" w:author="小宋" w:date="2026-07-06T23:32:34Z">
        <w:r>
          <w:rPr>
            <w:rFonts w:hint="eastAsia"/>
            <w:lang w:val="en-US" w:eastAsia="zh-CN"/>
          </w:rPr>
          <w:t>4</w:t>
        </w:r>
      </w:ins>
      <w:del w:id="385" w:author="小宋" w:date="2026-07-06T23:32:34Z">
        <w:r>
          <w:rPr>
            <w:rFonts w:hint="default"/>
          </w:rPr>
          <w:delText>3</w:delText>
        </w:r>
      </w:del>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4C06BD2A">
      <w:pPr>
        <w:ind w:firstLine="420"/>
        <w:rPr>
          <w:rFonts w:hint="eastAsia"/>
          <w:lang w:val="en-US" w:eastAsia="zh-CN"/>
        </w:rPr>
      </w:pP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ins w:id="386" w:author="小宋" w:date="2026-07-06T23:32:29Z">
        <w:r>
          <w:rPr>
            <w:rFonts w:hint="eastAsia"/>
            <w:sz w:val="21"/>
            <w:szCs w:val="21"/>
            <w:lang w:val="en-US" w:eastAsia="zh-CN"/>
          </w:rPr>
          <w:t>4</w:t>
        </w:r>
      </w:ins>
      <w:del w:id="387" w:author="小宋" w:date="2026-07-06T23:32:29Z">
        <w:r>
          <w:rPr>
            <w:rFonts w:hint="eastAsia"/>
            <w:sz w:val="21"/>
            <w:szCs w:val="21"/>
            <w:lang w:val="en-US" w:eastAsia="zh-CN"/>
          </w:rPr>
          <w:delText>3</w:delText>
        </w:r>
      </w:del>
      <w:r>
        <w:rPr>
          <w:rFonts w:hint="eastAsia"/>
          <w:sz w:val="21"/>
          <w:szCs w:val="21"/>
          <w:lang w:val="en-US" w:eastAsia="zh-CN"/>
        </w:rPr>
        <w:t xml:space="preserve">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ins w:id="388" w:author="小宋" w:date="2026-07-06T23:32:31Z">
        <w:r>
          <w:rPr>
            <w:rFonts w:hint="eastAsia"/>
            <w:sz w:val="21"/>
            <w:szCs w:val="21"/>
            <w:lang w:val="en-US" w:eastAsia="zh-CN"/>
          </w:rPr>
          <w:t>4</w:t>
        </w:r>
      </w:ins>
      <w:del w:id="389" w:author="小宋" w:date="2026-07-06T23:32:31Z">
        <w:r>
          <w:rPr>
            <w:rFonts w:hint="eastAsia"/>
            <w:sz w:val="21"/>
            <w:szCs w:val="21"/>
            <w:lang w:val="en-US" w:eastAsia="zh-CN"/>
          </w:rPr>
          <w:delText>3</w:delText>
        </w:r>
      </w:del>
      <w:r>
        <w:rPr>
          <w:rFonts w:hint="eastAsia"/>
          <w:sz w:val="21"/>
          <w:szCs w:val="21"/>
          <w:lang w:val="en-US" w:eastAsia="zh-CN"/>
        </w:rPr>
        <w:t xml:space="preserve">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DHLM</w:t>
            </w:r>
            <w:r>
              <w:rPr>
                <w:rFonts w:hint="default" w:ascii="Times New Roman" w:hAnsi="Times New Roman" w:cs="Times New Roman"/>
                <w:sz w:val="21"/>
                <w:szCs w:val="21"/>
                <w:lang w:val="en-US" w:eastAsia="zh-CN"/>
              </w:rPr>
              <w:t>-Image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sz w:val="21"/>
                <w:szCs w:val="21"/>
                <w:lang w:val="en-US" w:eastAsia="zh-CN"/>
              </w:rPr>
              <w:t>DHLM</w:t>
            </w:r>
            <w:r>
              <w:rPr>
                <w:rFonts w:hint="default" w:ascii="Times New Roman" w:hAnsi="Times New Roman" w:cs="Times New Roman"/>
                <w:b/>
                <w:bCs/>
                <w:sz w:val="21"/>
                <w:szCs w:val="21"/>
                <w:lang w:val="en-US" w:eastAsia="zh-CN"/>
              </w:rPr>
              <w:t>（本文）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ins w:id="390" w:author="小宋" w:date="2026-07-06T23:32:37Z">
        <w:r>
          <w:rPr>
            <w:rFonts w:hint="eastAsia"/>
            <w:lang w:val="en-US" w:eastAsia="zh-CN"/>
          </w:rPr>
          <w:t>4</w:t>
        </w:r>
      </w:ins>
      <w:del w:id="391" w:author="小宋" w:date="2026-07-06T23:32:37Z">
        <w:r>
          <w:rPr>
            <w:rFonts w:hint="eastAsia"/>
            <w:lang w:val="en-US" w:eastAsia="zh-CN"/>
          </w:rPr>
          <w:delText>3</w:delText>
        </w:r>
      </w:del>
      <w:r>
        <w:rPr>
          <w:rFonts w:hint="eastAsia"/>
          <w:lang w:val="en-US" w:eastAsia="zh-CN"/>
        </w:rPr>
        <w:t>，该表</w:t>
      </w:r>
      <w:r>
        <w:rPr>
          <w:rFonts w:hint="eastAsia"/>
        </w:rPr>
        <w:t>展示了HashNet、DCH、MDSH、</w:t>
      </w:r>
      <w:r>
        <w:rPr>
          <w:rFonts w:hint="eastAsia"/>
          <w:lang w:eastAsia="zh-CN"/>
        </w:rPr>
        <w:t>DHLM</w:t>
      </w:r>
      <w:r>
        <w:rPr>
          <w:rFonts w:hint="eastAsia"/>
        </w:rPr>
        <w:t>-Image和</w:t>
      </w:r>
      <w:r>
        <w:rPr>
          <w:rFonts w:hint="eastAsia"/>
          <w:lang w:eastAsia="zh-CN"/>
        </w:rPr>
        <w:t>DHLM</w:t>
      </w:r>
      <w:r>
        <w:rPr>
          <w:rFonts w:hint="eastAsia"/>
        </w:rPr>
        <w:t>五个方法在iNaturalist 2018数据集上的检索性能对比。其中，HashNet、DCH、MDSH为现有单模态深度哈希基线方法；</w:t>
      </w:r>
      <w:r>
        <w:rPr>
          <w:rFonts w:hint="eastAsia"/>
          <w:lang w:eastAsia="zh-CN"/>
        </w:rPr>
        <w:t>DHLM</w:t>
      </w:r>
      <w:r>
        <w:rPr>
          <w:rFonts w:hint="eastAsia"/>
        </w:rPr>
        <w:t>-Image为本文提出的单模态变体（仅使用图像特征），用于公平对比验证</w:t>
      </w:r>
      <w:r>
        <w:rPr>
          <w:rFonts w:hint="eastAsia"/>
          <w:lang w:eastAsia="zh-CN"/>
        </w:rPr>
        <w:t>DHLM</w:t>
      </w:r>
      <w:r>
        <w:rPr>
          <w:rFonts w:hint="eastAsia"/>
        </w:rPr>
        <w:t>核心设计（哈希层结构、损失函数组合、难例挖掘策略）的有效性；</w:t>
      </w:r>
      <w:r>
        <w:rPr>
          <w:rFonts w:hint="eastAsia"/>
          <w:lang w:eastAsia="zh-CN"/>
        </w:rPr>
        <w:t>DHLM</w:t>
      </w:r>
      <w:r>
        <w:rPr>
          <w:rFonts w:hint="eastAsia"/>
        </w:rPr>
        <w:t>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w:t>
      </w:r>
      <w:r>
        <w:rPr>
          <w:rFonts w:hint="eastAsia"/>
          <w:lang w:eastAsia="zh-CN"/>
        </w:rPr>
        <w:t>DHLM</w:t>
      </w:r>
      <w:r>
        <w:rPr>
          <w:rFonts w:hint="eastAsia"/>
        </w:rPr>
        <w:t>模型在所有评价指标上均优于三个基线方法，取得了</w:t>
      </w:r>
      <w:r>
        <w:rPr>
          <w:rFonts w:hint="eastAsia"/>
          <w:lang w:val="en-US" w:eastAsia="zh-CN"/>
        </w:rPr>
        <w:t>较好</w:t>
      </w:r>
      <w:r>
        <w:rPr>
          <w:rFonts w:hint="eastAsia"/>
        </w:rPr>
        <w:t>的综合检索性能。具体而言，</w:t>
      </w:r>
      <w:r>
        <w:rPr>
          <w:rFonts w:hint="eastAsia"/>
          <w:lang w:eastAsia="zh-CN"/>
        </w:rPr>
        <w:t>DHLM</w:t>
      </w:r>
      <w:r>
        <w:rPr>
          <w:rFonts w:hint="eastAsia"/>
        </w:rPr>
        <w:t>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w:t>
      </w:r>
      <w:ins w:id="392" w:author="小宋" w:date="2026-07-07T00:28:22Z">
        <w:r>
          <w:rPr>
            <w:rFonts w:hint="eastAsia"/>
            <w:lang w:val="en-US" w:eastAsia="zh-CN"/>
          </w:rPr>
          <w:t>4</w:t>
        </w:r>
      </w:ins>
      <w:del w:id="393" w:author="小宋" w:date="2026-07-07T00:28:22Z">
        <w:r>
          <w:rPr>
            <w:rFonts w:hint="eastAsia"/>
          </w:rPr>
          <w:delText>3</w:delText>
        </w:r>
      </w:del>
      <w:r>
        <w:rPr>
          <w:rFonts w:hint="eastAsia"/>
        </w:rPr>
        <w:t>的实验结果可以得出以下关键结论</w:t>
      </w:r>
      <w:r>
        <w:rPr>
          <w:rFonts w:hint="eastAsia"/>
          <w:lang w:eastAsia="zh-CN"/>
        </w:rPr>
        <w:t>：</w:t>
      </w:r>
    </w:p>
    <w:p w14:paraId="17DC9139">
      <w:pPr>
        <w:numPr>
          <w:ilvl w:val="0"/>
          <w:numId w:val="13"/>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DHLM-Image（单模态变体）取得mAP 0.713的检索精度，优于最优基线MDSH（0.685）2.8个百分点，优于DCH（0.652）和HashNet（0.623）。这一结果表明，在仅使用图像特征的公平对比条件下，DHLM-Image采用经典的FC-Tanh-Sign哈希层结构，配合Triplet+Contrastive+Quantization联合损失函数以及在线难例挖掘策略，其组合效果优于现有基线方法的单一优化策略，验证了模型核心设计的独立有效性。</w:t>
      </w:r>
    </w:p>
    <w:p w14:paraId="11B120BE">
      <w:pPr>
        <w:numPr>
          <w:ilvl w:val="0"/>
          <w:numId w:val="13"/>
        </w:numPr>
        <w:ind w:left="0" w:leftChars="0" w:firstLine="480" w:firstLineChars="200"/>
        <w:jc w:val="left"/>
        <w:rPr>
          <w:rFonts w:hint="eastAsia" w:eastAsia="宋体"/>
          <w:lang w:eastAsia="zh-CN"/>
        </w:rPr>
      </w:pPr>
      <w:r>
        <w:rPr>
          <w:rFonts w:hint="eastAsia" w:eastAsia="宋体"/>
          <w:lang w:eastAsia="zh-CN"/>
        </w:rPr>
        <w:t>多模态增益验证：完整</w:t>
      </w:r>
      <w:r>
        <w:rPr>
          <w:rFonts w:hint="eastAsia"/>
          <w:lang w:eastAsia="zh-CN"/>
        </w:rPr>
        <w:t>DHLM</w:t>
      </w:r>
      <w:r>
        <w:rPr>
          <w:rFonts w:hint="eastAsia" w:eastAsia="宋体"/>
          <w:lang w:eastAsia="zh-CN"/>
        </w:rPr>
        <w:t>模型（图像+位置双模态）取得mAP 0.741，相比单模态</w:t>
      </w:r>
      <w:r>
        <w:rPr>
          <w:rFonts w:hint="eastAsia"/>
          <w:lang w:eastAsia="zh-CN"/>
        </w:rPr>
        <w:t>DHLM</w:t>
      </w:r>
      <w:r>
        <w:rPr>
          <w:rFonts w:hint="eastAsia" w:eastAsia="宋体"/>
          <w:lang w:eastAsia="zh-CN"/>
        </w:rPr>
        <w:t>-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3"/>
        </w:numPr>
        <w:ind w:left="0" w:leftChars="0" w:firstLine="480" w:firstLineChars="200"/>
        <w:jc w:val="left"/>
        <w:rPr>
          <w:rFonts w:hint="eastAsia" w:eastAsia="宋体"/>
          <w:lang w:eastAsia="zh-CN"/>
        </w:rPr>
      </w:pPr>
      <w:r>
        <w:rPr>
          <w:rFonts w:hint="eastAsia" w:eastAsia="宋体"/>
          <w:lang w:eastAsia="zh-CN"/>
        </w:rPr>
        <w:t>综合优势：</w:t>
      </w:r>
      <w:r>
        <w:rPr>
          <w:rFonts w:hint="eastAsia"/>
          <w:lang w:eastAsia="zh-CN"/>
        </w:rPr>
        <w:t>DHLM</w:t>
      </w:r>
      <w:r>
        <w:rPr>
          <w:rFonts w:hint="eastAsia" w:eastAsia="宋体"/>
          <w:lang w:eastAsia="zh-CN"/>
        </w:rPr>
        <w:t>通过</w:t>
      </w:r>
      <w:r>
        <w:rPr>
          <w:rFonts w:hint="eastAsia"/>
          <w:lang w:eastAsia="zh-CN"/>
        </w:rPr>
        <w:t>“</w:t>
      </w:r>
      <w:r>
        <w:rPr>
          <w:rFonts w:hint="eastAsia" w:eastAsia="宋体"/>
          <w:lang w:eastAsia="zh-CN"/>
        </w:rPr>
        <w:t>先进的单模态哈希设计+有效的多模态融合</w:t>
      </w:r>
      <w:r>
        <w:rPr>
          <w:rFonts w:hint="eastAsia"/>
          <w:lang w:eastAsia="zh-CN"/>
        </w:rPr>
        <w:t>”</w:t>
      </w:r>
      <w:r>
        <w:rPr>
          <w:rFonts w:hint="eastAsia" w:eastAsia="宋体"/>
          <w:lang w:eastAsia="zh-CN"/>
        </w:rPr>
        <w:t>双重优势，在iNaturalist 2018数据集上取得了</w:t>
      </w:r>
      <w:r>
        <w:rPr>
          <w:rFonts w:hint="eastAsia"/>
          <w:lang w:val="en-US" w:eastAsia="zh-CN"/>
        </w:rPr>
        <w:t>优秀</w:t>
      </w:r>
      <w:r>
        <w:rPr>
          <w:rFonts w:hint="eastAsia" w:eastAsia="宋体"/>
          <w:lang w:eastAsia="zh-CN"/>
        </w:rPr>
        <w:t>的检索性能。</w:t>
      </w:r>
    </w:p>
    <w:p w14:paraId="6B8EEEA6">
      <w:pPr>
        <w:rPr>
          <w:rFonts w:hint="eastAsia"/>
        </w:rPr>
      </w:pPr>
      <w:r>
        <w:rPr>
          <w:rFonts w:hint="eastAsia"/>
        </w:rPr>
        <w:t>这一显著性能提升主要归因于</w:t>
      </w:r>
      <w:r>
        <w:rPr>
          <w:rFonts w:hint="eastAsia"/>
          <w:lang w:eastAsia="zh-CN"/>
        </w:rPr>
        <w:t>DHLM</w:t>
      </w:r>
      <w:r>
        <w:rPr>
          <w:rFonts w:hint="eastAsia"/>
        </w:rPr>
        <w:t>的</w:t>
      </w:r>
      <w:r>
        <w:rPr>
          <w:rFonts w:hint="eastAsia"/>
          <w:lang w:val="en-US" w:eastAsia="zh-CN"/>
        </w:rPr>
        <w:t>以下</w:t>
      </w:r>
      <w:r>
        <w:rPr>
          <w:rFonts w:hint="eastAsia"/>
        </w:rPr>
        <w:t>方面创新：多模态融合策略将地理位置元数据编码为256维位置特征向量，与</w:t>
      </w:r>
      <w:r>
        <w:rPr>
          <w:rFonts w:hint="eastAsia"/>
          <w:lang w:eastAsia="zh-CN"/>
        </w:rPr>
        <w:t>图像特征</w:t>
      </w:r>
      <w:r>
        <w:rPr>
          <w:rFonts w:hint="eastAsia"/>
        </w:rPr>
        <w:t>拼接后形成互补性更强的融合表示，有效缓解了单一</w:t>
      </w:r>
      <w:r>
        <w:rPr>
          <w:rFonts w:hint="eastAsia"/>
          <w:lang w:eastAsia="zh-CN"/>
        </w:rPr>
        <w:t>图像特征</w:t>
      </w:r>
      <w:r>
        <w:rPr>
          <w:rFonts w:hint="eastAsia"/>
        </w:rPr>
        <w:t>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检索性能。</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w:t>
      </w:r>
      <w:r>
        <w:rPr>
          <w:rFonts w:hint="eastAsia"/>
          <w:lang w:eastAsia="zh-CN"/>
        </w:rPr>
        <w:t>DHLM</w:t>
      </w:r>
      <w:r>
        <w:rPr>
          <w:rFonts w:hint="eastAsia"/>
        </w:rPr>
        <w:t>-Image取得mAP 0.713，优于最优基线MDSH（提升2.8个百分点），尽管所有方法均采用ResNet-50骨干网络和相同的训练配置，</w:t>
      </w:r>
      <w:r>
        <w:rPr>
          <w:rFonts w:hint="eastAsia"/>
          <w:lang w:eastAsia="zh-CN"/>
        </w:rPr>
        <w:t>DHLM</w:t>
      </w:r>
      <w:r>
        <w:rPr>
          <w:rFonts w:hint="eastAsia"/>
        </w:rPr>
        <w:t>-Image通过联合损失函数的多目标协同优化和在线难例挖掘策略的动态样本选择，在特征判别性和哈希码质量两个维度上均获得了改善。具体而言，Triplet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w:t>
      </w:r>
      <w:r>
        <w:rPr>
          <w:rFonts w:hint="eastAsia"/>
          <w:lang w:val="en-US" w:eastAsia="zh-CN"/>
        </w:rPr>
        <w:t>导致的</w:t>
      </w:r>
      <w:r>
        <w:rPr>
          <w:rFonts w:hint="eastAsia"/>
        </w:rPr>
        <w:t>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w:t>
      </w:r>
      <w:r>
        <w:rPr>
          <w:rFonts w:hint="eastAsia"/>
          <w:lang w:eastAsia="zh-CN"/>
        </w:rPr>
        <w:t>DHLM</w:t>
      </w:r>
      <w:r>
        <w:rPr>
          <w:rFonts w:hint="eastAsia"/>
        </w:rPr>
        <w:t>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w:t>
      </w:r>
      <w:r>
        <w:rPr>
          <w:rFonts w:hint="eastAsia"/>
          <w:lang w:eastAsia="zh-CN"/>
        </w:rPr>
        <w:t>DHLM</w:t>
      </w:r>
      <w:r>
        <w:rPr>
          <w:rFonts w:hint="eastAsia"/>
        </w:rPr>
        <w:t>作为多模态检索模型的双向检索能力，本节在iNaturalist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ins w:id="394" w:author="小宋" w:date="2026-07-06T23:32:49Z">
        <w:r>
          <w:rPr>
            <w:rFonts w:hint="eastAsia"/>
            <w:lang w:val="en-US" w:eastAsia="zh-CN"/>
          </w:rPr>
          <w:t>5</w:t>
        </w:r>
      </w:ins>
      <w:del w:id="395" w:author="小宋" w:date="2026-07-06T23:32:49Z">
        <w:r>
          <w:rPr>
            <w:rFonts w:hint="eastAsia"/>
            <w:lang w:val="en-US" w:eastAsia="zh-CN"/>
          </w:rPr>
          <w:delText>4</w:delText>
        </w:r>
      </w:del>
      <w:r>
        <w:rPr>
          <w:rFonts w:hint="eastAsia"/>
        </w:rPr>
        <w:t>所示。从实验结果可以看出，</w:t>
      </w:r>
      <w:r>
        <w:rPr>
          <w:rFonts w:hint="eastAsia"/>
          <w:lang w:eastAsia="zh-CN"/>
        </w:rPr>
        <w:t>DHLM</w:t>
      </w:r>
      <w:r>
        <w:rPr>
          <w:rFonts w:hint="eastAsia"/>
        </w:rPr>
        <w:t>模型在三种检索任务上均展现出良好的检索性能。I2I任务作为传统图像检索方向，mAP达到0.741</w:t>
      </w:r>
      <w:r>
        <w:rPr>
          <w:rFonts w:hint="eastAsia"/>
          <w:lang w:eastAsia="zh-CN"/>
        </w:rPr>
        <w:t>，</w:t>
      </w:r>
      <w:r>
        <w:rPr>
          <w:rFonts w:hint="eastAsia"/>
        </w:rPr>
        <w:t>与（1）节结果一致，验证了模型在</w:t>
      </w:r>
      <w:r>
        <w:rPr>
          <w:rFonts w:hint="eastAsia"/>
          <w:lang w:eastAsia="zh-CN"/>
        </w:rPr>
        <w:t>图像特征</w:t>
      </w:r>
      <w:r>
        <w:rPr>
          <w:rFonts w:hint="eastAsia"/>
        </w:rPr>
        <w:t>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w:t>
      </w:r>
      <w:r>
        <w:rPr>
          <w:rFonts w:hint="eastAsia"/>
          <w:lang w:eastAsia="zh-CN"/>
        </w:rPr>
        <w:t>图像特征</w:t>
      </w:r>
      <w:r>
        <w:rPr>
          <w:rFonts w:hint="eastAsia"/>
        </w:rPr>
        <w:t>与</w:t>
      </w:r>
      <w:r>
        <w:rPr>
          <w:rFonts w:hint="eastAsia"/>
          <w:lang w:val="en-US" w:eastAsia="zh-CN"/>
        </w:rPr>
        <w:t>位置</w:t>
      </w:r>
      <w:r>
        <w:rPr>
          <w:rFonts w:hint="eastAsia"/>
        </w:rPr>
        <w:t>特征的</w:t>
      </w:r>
      <w:r>
        <w:rPr>
          <w:rFonts w:hint="eastAsia"/>
          <w:lang w:val="en-US" w:eastAsia="zh-CN"/>
        </w:rPr>
        <w:t>多模态</w:t>
      </w:r>
      <w:r>
        <w:rPr>
          <w:rFonts w:hint="eastAsia"/>
        </w:rPr>
        <w:t>映射，本身难度高于同模态的I2I检索；其次，I2L是</w:t>
      </w:r>
      <w:r>
        <w:rPr>
          <w:rFonts w:hint="eastAsia"/>
          <w:lang w:eastAsia="zh-CN"/>
        </w:rPr>
        <w:t>“</w:t>
      </w:r>
      <w:r>
        <w:rPr>
          <w:rFonts w:hint="eastAsia"/>
        </w:rPr>
        <w:t>高维→低维</w:t>
      </w:r>
      <w:r>
        <w:rPr>
          <w:rFonts w:hint="eastAsia"/>
          <w:lang w:eastAsia="zh-CN"/>
        </w:rPr>
        <w:t>”</w:t>
      </w:r>
      <w:r>
        <w:rPr>
          <w:rFonts w:hint="eastAsia"/>
        </w:rPr>
        <w:t>映射（512维图像特征→2维坐标），信息压缩导致判别性下降；最后，地理距离阈值（&lt;1km）引入判定噪声——同类别古树</w:t>
      </w:r>
      <w:r>
        <w:rPr>
          <w:rFonts w:hint="eastAsia"/>
          <w:lang w:val="en-US" w:eastAsia="zh-CN"/>
        </w:rPr>
        <w:t>名木</w:t>
      </w:r>
      <w:r>
        <w:rPr>
          <w:rFonts w:hint="eastAsia"/>
        </w:rPr>
        <w:t>在野外分布中可能存在空间分离，同一位置范围内也可能存在不同树种，导致位置相关性的判定比</w:t>
      </w:r>
      <w:r>
        <w:rPr>
          <w:rFonts w:hint="eastAsia"/>
          <w:lang w:val="en-US" w:eastAsia="zh-CN"/>
        </w:rPr>
        <w:t>图像</w:t>
      </w:r>
      <w:r>
        <w:rPr>
          <w:rFonts w:hint="eastAsia"/>
        </w:rPr>
        <w:t>相似性更具挑战性。尽管如此，I2L任务的Recall@5达到0.765，表明模型能够以较高概率在前五位结果中返回距离查询图像1km范围内的古树</w:t>
      </w:r>
      <w:r>
        <w:rPr>
          <w:rFonts w:hint="eastAsia"/>
          <w:lang w:val="en-US" w:eastAsia="zh-CN"/>
        </w:rPr>
        <w:t>名木</w:t>
      </w:r>
      <w:r>
        <w:rPr>
          <w:rFonts w:hint="eastAsia"/>
        </w:rPr>
        <w:t>位置，验证了</w:t>
      </w:r>
      <w:r>
        <w:rPr>
          <w:rFonts w:hint="eastAsia"/>
          <w:lang w:eastAsia="zh-CN"/>
        </w:rPr>
        <w:t>“</w:t>
      </w:r>
      <w:r>
        <w:rPr>
          <w:rFonts w:hint="eastAsia"/>
        </w:rPr>
        <w:t>以图搜位置</w:t>
      </w:r>
      <w:r>
        <w:rPr>
          <w:rFonts w:hint="eastAsia"/>
          <w:lang w:eastAsia="zh-CN"/>
        </w:rPr>
        <w:t>”</w:t>
      </w:r>
      <w:r>
        <w:rPr>
          <w:rFonts w:hint="eastAsia"/>
        </w:rPr>
        <w:t>能力的有效性。L2I任务mAP为0.672，是三种任务中最低的。这一结果符合预期：L2I属于</w:t>
      </w:r>
      <w:r>
        <w:rPr>
          <w:rFonts w:hint="eastAsia"/>
          <w:lang w:eastAsia="zh-CN"/>
        </w:rPr>
        <w:t>“</w:t>
      </w:r>
      <w:r>
        <w:rPr>
          <w:rFonts w:hint="eastAsia"/>
        </w:rPr>
        <w:t>低维→高维</w:t>
      </w:r>
      <w:r>
        <w:rPr>
          <w:rFonts w:hint="eastAsia"/>
          <w:lang w:eastAsia="zh-CN"/>
        </w:rPr>
        <w:t>”</w:t>
      </w:r>
      <w:r>
        <w:rPr>
          <w:rFonts w:hint="eastAsia"/>
        </w:rPr>
        <w:t>检索（2维坐标→512维图像特征），从稀疏的位置信息推断丰富的</w:t>
      </w:r>
      <w:r>
        <w:rPr>
          <w:rFonts w:hint="eastAsia"/>
          <w:lang w:val="en-US" w:eastAsia="zh-CN"/>
        </w:rPr>
        <w:t>图像</w:t>
      </w:r>
      <w:r>
        <w:rPr>
          <w:rFonts w:hint="eastAsia"/>
        </w:rPr>
        <w:t>内容本身具有更大的歧义性；同时，同一地理范围内可能存在多种古树</w:t>
      </w:r>
      <w:r>
        <w:rPr>
          <w:rFonts w:hint="eastAsia"/>
          <w:lang w:val="en-US" w:eastAsia="zh-CN"/>
        </w:rPr>
        <w:t>名木</w:t>
      </w:r>
      <w:r>
        <w:rPr>
          <w:rFonts w:hint="eastAsia"/>
        </w:rPr>
        <w:t>，仅凭位置坐标难以精确区分。然而，Recall@5达到0.748表明，给定一个地理位置，模型能够有效检索出该位置附近的古树</w:t>
      </w:r>
      <w:r>
        <w:rPr>
          <w:rFonts w:hint="eastAsia"/>
          <w:lang w:val="en-US" w:eastAsia="zh-CN"/>
        </w:rPr>
        <w:t>名木</w:t>
      </w:r>
      <w:r>
        <w:rPr>
          <w:rFonts w:hint="eastAsia"/>
        </w:rPr>
        <w:t>图像，满足</w:t>
      </w:r>
      <w:r>
        <w:rPr>
          <w:rFonts w:hint="eastAsia"/>
          <w:lang w:eastAsia="zh-CN"/>
        </w:rPr>
        <w:t>“</w:t>
      </w:r>
      <w:r>
        <w:rPr>
          <w:rFonts w:hint="eastAsia"/>
        </w:rPr>
        <w:t>以位置搜图</w:t>
      </w:r>
      <w:r>
        <w:rPr>
          <w:rFonts w:hint="eastAsia"/>
          <w:lang w:eastAsia="zh-CN"/>
        </w:rPr>
        <w:t>”</w:t>
      </w:r>
      <w:r>
        <w:rPr>
          <w:rFonts w:hint="eastAsia"/>
        </w:rPr>
        <w:t>的实际应用需求。</w:t>
      </w:r>
    </w:p>
    <w:p w14:paraId="3C8AD7E1">
      <w:pPr>
        <w:ind w:firstLine="0" w:firstLineChars="0"/>
        <w:jc w:val="left"/>
        <w:rPr>
          <w:rFonts w:hint="eastAsia"/>
          <w:lang w:eastAsia="zh-CN"/>
        </w:rPr>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ins w:id="396" w:author="小宋" w:date="2026-07-06T23:32:46Z">
        <w:r>
          <w:rPr>
            <w:rFonts w:hint="eastAsia"/>
            <w:sz w:val="21"/>
            <w:szCs w:val="21"/>
            <w:lang w:val="en-US" w:eastAsia="zh-CN"/>
          </w:rPr>
          <w:t>5</w:t>
        </w:r>
      </w:ins>
      <w:del w:id="397" w:author="小宋" w:date="2026-07-06T23:32:46Z">
        <w:r>
          <w:rPr>
            <w:rFonts w:hint="eastAsia"/>
            <w:sz w:val="21"/>
            <w:szCs w:val="21"/>
            <w:lang w:val="en-US" w:eastAsia="zh-CN"/>
          </w:rPr>
          <w:delText>4</w:delText>
        </w:r>
      </w:del>
      <w:r>
        <w:rPr>
          <w:rFonts w:hint="eastAsia"/>
          <w:sz w:val="21"/>
          <w:szCs w:val="21"/>
          <w:lang w:val="en-US" w:eastAsia="zh-CN"/>
        </w:rPr>
        <w:t xml:space="preserve"> 双向检索性能对比实验</w:t>
      </w:r>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ins w:id="398" w:author="小宋" w:date="2026-07-06T23:32:47Z">
        <w:r>
          <w:rPr>
            <w:rFonts w:hint="eastAsia"/>
            <w:sz w:val="21"/>
            <w:szCs w:val="21"/>
            <w:lang w:val="en-US" w:eastAsia="zh-CN"/>
          </w:rPr>
          <w:t>5</w:t>
        </w:r>
      </w:ins>
      <w:del w:id="399" w:author="小宋" w:date="2026-07-06T23:32:47Z">
        <w:r>
          <w:rPr>
            <w:rFonts w:hint="eastAsia"/>
            <w:sz w:val="21"/>
            <w:szCs w:val="21"/>
            <w:lang w:val="en-US" w:eastAsia="zh-CN"/>
          </w:rPr>
          <w:delText>4</w:delText>
        </w:r>
      </w:del>
      <w:r>
        <w:rPr>
          <w:rFonts w:hint="eastAsia"/>
          <w:sz w:val="21"/>
          <w:szCs w:val="21"/>
          <w:lang w:val="en-US" w:eastAsia="zh-CN"/>
        </w:rPr>
        <w:t xml:space="preserve">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r>
        <w:rPr>
          <w:rFonts w:hint="eastAsia"/>
        </w:rPr>
        <w:t>由于HashNet、DCH、MDSH等基线方法均为单模态图像哈希方法，缺乏位置编码分支，无法直接生成位置哈希码，因此不具备I2L和L2I检索能力。虽然I2L/L2I的绝对mAP值低于I2I，但这反映了多模态检索固有的难度差异，而非多模态融合的价值缺失。事实上，</w:t>
      </w:r>
      <w:r>
        <w:rPr>
          <w:rFonts w:hint="eastAsia"/>
          <w:lang w:eastAsia="zh-CN"/>
        </w:rPr>
        <w:t>DHLM</w:t>
      </w:r>
      <w:r>
        <w:rPr>
          <w:rFonts w:hint="eastAsia"/>
        </w:rPr>
        <w:t>在I2I任务上相比单模态</w:t>
      </w:r>
      <w:r>
        <w:rPr>
          <w:rFonts w:hint="eastAsia"/>
          <w:lang w:eastAsia="zh-CN"/>
        </w:rPr>
        <w:t>DHLM</w:t>
      </w:r>
      <w:r>
        <w:rPr>
          <w:rFonts w:hint="eastAsia"/>
        </w:rPr>
        <w:t>-Image提升2.8个百分点（表3.</w:t>
      </w:r>
      <w:ins w:id="400" w:author="小宋" w:date="2026-07-07T00:28:50Z">
        <w:r>
          <w:rPr>
            <w:rFonts w:hint="eastAsia"/>
            <w:lang w:val="en-US" w:eastAsia="zh-CN"/>
          </w:rPr>
          <w:t>4</w:t>
        </w:r>
      </w:ins>
      <w:del w:id="401" w:author="小宋" w:date="2026-07-07T00:28:50Z">
        <w:r>
          <w:rPr>
            <w:rFonts w:hint="eastAsia"/>
          </w:rPr>
          <w:delText>3</w:delText>
        </w:r>
      </w:del>
      <w:r>
        <w:rPr>
          <w:rFonts w:hint="eastAsia"/>
        </w:rPr>
        <w:t>），证明了地理位置元数据对</w:t>
      </w:r>
      <w:r>
        <w:rPr>
          <w:rFonts w:hint="eastAsia"/>
          <w:lang w:val="en-US" w:eastAsia="zh-CN"/>
        </w:rPr>
        <w:t>图像</w:t>
      </w:r>
      <w:r>
        <w:rPr>
          <w:rFonts w:hint="eastAsia"/>
        </w:rPr>
        <w:t>检索的增益作用。</w:t>
      </w:r>
      <w:r>
        <w:rPr>
          <w:rFonts w:hint="eastAsia"/>
          <w:lang w:val="en-US" w:eastAsia="zh-CN"/>
        </w:rPr>
        <w:t>此外</w:t>
      </w:r>
      <w:r>
        <w:rPr>
          <w:rFonts w:hint="eastAsia"/>
        </w:rPr>
        <w:t>，现有图像-位置方法如GeoCLIP</w:t>
      </w:r>
      <w:r>
        <w:rPr>
          <w:rFonts w:hint="eastAsia"/>
          <w:vertAlign w:val="superscript"/>
          <w:lang w:eastAsia="zh-CN"/>
        </w:rPr>
        <w:fldChar w:fldCharType="begin"/>
      </w:r>
      <w:r>
        <w:rPr>
          <w:rFonts w:hint="eastAsia"/>
          <w:vertAlign w:val="superscript"/>
          <w:lang w:eastAsia="zh-CN"/>
        </w:rPr>
        <w:instrText xml:space="preserve"> REF _Ref1030426349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聚焦于地理定位任务，与</w:t>
      </w:r>
      <w:r>
        <w:rPr>
          <w:rFonts w:hint="eastAsia"/>
          <w:lang w:eastAsia="zh-CN"/>
        </w:rPr>
        <w:t>DHLM</w:t>
      </w:r>
      <w:r>
        <w:rPr>
          <w:rFonts w:hint="eastAsia"/>
        </w:rPr>
        <w:t>的深度哈希检索框架在任务目标上存在区别，不构成直接性能对比关系。</w:t>
      </w:r>
    </w:p>
    <w:p w14:paraId="48354ECB">
      <w:pPr>
        <w:ind w:firstLine="420"/>
        <w:jc w:val="left"/>
        <w:rPr>
          <w:rFonts w:hint="eastAsia"/>
        </w:rPr>
      </w:pPr>
      <w:r>
        <w:rPr>
          <w:rFonts w:hint="eastAsia"/>
        </w:rPr>
        <w:t>综上所述，</w:t>
      </w:r>
      <w:r>
        <w:rPr>
          <w:rFonts w:hint="eastAsia"/>
          <w:lang w:eastAsia="zh-CN"/>
        </w:rPr>
        <w:t>DHLM</w:t>
      </w:r>
      <w:r>
        <w:rPr>
          <w:rFonts w:hint="eastAsia"/>
        </w:rPr>
        <w:t>模型通过多模态融合策略实现了以图搜图、以图搜位置、以位置搜图的</w:t>
      </w:r>
      <w:r>
        <w:rPr>
          <w:rFonts w:hint="eastAsia"/>
          <w:lang w:val="en-US" w:eastAsia="zh-CN"/>
        </w:rPr>
        <w:t>多模态</w:t>
      </w:r>
      <w:r>
        <w:rPr>
          <w:rFonts w:hint="eastAsia"/>
        </w:rPr>
        <w:t>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w:t>
      </w:r>
      <w:r>
        <w:rPr>
          <w:rFonts w:hint="eastAsia"/>
          <w:lang w:eastAsia="zh-CN"/>
        </w:rPr>
        <w:t>DHLM</w:t>
      </w:r>
      <w:r>
        <w:rPr>
          <w:rFonts w:hint="eastAsia"/>
        </w:rPr>
        <w:t>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ins w:id="402" w:author="小宋" w:date="2026-07-06T23:32:56Z">
        <w:r>
          <w:rPr>
            <w:rFonts w:hint="eastAsia"/>
            <w:lang w:val="en-US" w:eastAsia="zh-CN"/>
          </w:rPr>
          <w:t>6</w:t>
        </w:r>
      </w:ins>
      <w:del w:id="403" w:author="小宋" w:date="2026-07-06T23:32:56Z">
        <w:r>
          <w:rPr>
            <w:rFonts w:hint="eastAsia"/>
            <w:lang w:val="en-US" w:eastAsia="zh-CN"/>
          </w:rPr>
          <w:delText>5</w:delText>
        </w:r>
      </w:del>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w:t>
      </w:r>
      <w:r>
        <w:rPr>
          <w:rFonts w:hint="eastAsia"/>
          <w:lang w:eastAsia="zh-CN"/>
        </w:rPr>
        <w:t>1254</w:t>
      </w:r>
      <w:r>
        <w:rPr>
          <w:rFonts w:hint="eastAsia"/>
        </w:rPr>
        <w:t>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rFonts w:hint="eastAsia" w:eastAsia="宋体"/>
          <w:sz w:val="21"/>
          <w:szCs w:val="21"/>
          <w:lang w:val="en-US" w:eastAsia="zh-CN"/>
        </w:rPr>
      </w:pPr>
      <w:r>
        <w:rPr>
          <w:sz w:val="21"/>
          <w:szCs w:val="21"/>
        </w:rPr>
        <w:t>表</w:t>
      </w:r>
      <w:r>
        <w:rPr>
          <w:rFonts w:hint="eastAsia"/>
          <w:sz w:val="21"/>
          <w:szCs w:val="21"/>
        </w:rPr>
        <w:t>3</w:t>
      </w:r>
      <w:r>
        <w:rPr>
          <w:sz w:val="21"/>
          <w:szCs w:val="21"/>
        </w:rPr>
        <w:t>.</w:t>
      </w:r>
      <w:ins w:id="404" w:author="小宋" w:date="2026-07-06T23:33:01Z">
        <w:r>
          <w:rPr>
            <w:rFonts w:hint="eastAsia"/>
            <w:sz w:val="21"/>
            <w:szCs w:val="21"/>
            <w:lang w:val="en-US" w:eastAsia="zh-CN"/>
          </w:rPr>
          <w:t>6</w:t>
        </w:r>
      </w:ins>
      <w:del w:id="405" w:author="小宋" w:date="2026-07-06T23:33:01Z">
        <w:r>
          <w:rPr>
            <w:rFonts w:hint="eastAsia"/>
            <w:sz w:val="21"/>
            <w:szCs w:val="21"/>
            <w:lang w:val="en-US" w:eastAsia="zh-CN"/>
          </w:rPr>
          <w:delText>5</w:delText>
        </w:r>
      </w:del>
      <w:r>
        <w:rPr>
          <w:sz w:val="21"/>
          <w:szCs w:val="21"/>
        </w:rPr>
        <w:t xml:space="preserve"> </w:t>
      </w:r>
      <w:r>
        <w:rPr>
          <w:rFonts w:hint="eastAsia"/>
          <w:sz w:val="21"/>
          <w:szCs w:val="21"/>
        </w:rPr>
        <w:t>哈希码检索与浮点特征检索性能对比</w:t>
      </w:r>
      <w:r>
        <w:rPr>
          <w:rFonts w:hint="eastAsia"/>
          <w:sz w:val="21"/>
          <w:szCs w:val="21"/>
          <w:lang w:val="en-US" w:eastAsia="zh-CN"/>
        </w:rPr>
        <w:t>实验</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ins w:id="406" w:author="小宋" w:date="2026-07-06T23:33:02Z">
        <w:r>
          <w:rPr>
            <w:rFonts w:hint="eastAsia"/>
            <w:sz w:val="21"/>
            <w:szCs w:val="21"/>
            <w:lang w:val="en-US" w:eastAsia="zh-CN"/>
          </w:rPr>
          <w:t>6</w:t>
        </w:r>
      </w:ins>
      <w:del w:id="407" w:author="小宋" w:date="2026-07-06T23:33:02Z">
        <w:r>
          <w:rPr>
            <w:rFonts w:hint="eastAsia"/>
            <w:sz w:val="21"/>
            <w:szCs w:val="21"/>
            <w:lang w:val="en-US" w:eastAsia="zh-CN"/>
          </w:rPr>
          <w:delText>5</w:delText>
        </w:r>
      </w:del>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12FB828D">
      <w:pPr>
        <w:ind w:left="0" w:leftChars="0" w:firstLine="420" w:firstLineChars="0"/>
        <w:jc w:val="left"/>
        <w:rPr>
          <w:rFonts w:hint="eastAsia"/>
        </w:rPr>
      </w:pPr>
      <w:bookmarkStart w:id="134" w:name="_Toc8339"/>
    </w:p>
    <w:p w14:paraId="2C8E5FF5">
      <w:pPr>
        <w:ind w:left="0" w:leftChars="0" w:firstLine="420" w:firstLineChars="0"/>
        <w:jc w:val="left"/>
        <w:rPr>
          <w:rFonts w:hint="eastAsia"/>
        </w:rPr>
      </w:pPr>
      <w:r>
        <w:rPr>
          <w:rFonts w:hint="eastAsia"/>
        </w:rPr>
        <w:t>（</w:t>
      </w:r>
      <w:r>
        <w:rPr>
          <w:rFonts w:hint="eastAsia"/>
          <w:lang w:val="en-US" w:eastAsia="zh-CN"/>
        </w:rPr>
        <w:t>4</w:t>
      </w:r>
      <w:r>
        <w:rPr>
          <w:rFonts w:hint="eastAsia"/>
        </w:rPr>
        <w:t>）融合策略对比验证</w:t>
      </w:r>
    </w:p>
    <w:p w14:paraId="6542104D">
      <w:pPr>
        <w:bidi w:val="0"/>
        <w:ind w:left="0" w:leftChars="0" w:firstLine="420" w:firstLineChars="0"/>
        <w:rPr>
          <w:rFonts w:hint="eastAsia"/>
        </w:rPr>
      </w:pPr>
      <w:r>
        <w:rPr>
          <w:rFonts w:hint="eastAsia"/>
        </w:rPr>
        <w:t>为系统性地论证3.2.3节中多模态融合策略的选择，本节在iNaturalist 2018验证集上对比四种融合方案：特征拼接（</w:t>
      </w:r>
      <w:r>
        <w:rPr>
          <w:rFonts w:hint="eastAsia"/>
          <w:lang w:val="en-US" w:eastAsia="zh-CN"/>
        </w:rPr>
        <w:t>c</w:t>
      </w:r>
      <w:r>
        <w:rPr>
          <w:rFonts w:hint="eastAsia"/>
        </w:rPr>
        <w:t>oncat）、门控融合（</w:t>
      </w:r>
      <w:r>
        <w:rPr>
          <w:rFonts w:hint="eastAsia"/>
          <w:lang w:val="en-US" w:eastAsia="zh-CN"/>
        </w:rPr>
        <w:t>g</w:t>
      </w:r>
      <w:r>
        <w:rPr>
          <w:rFonts w:hint="eastAsia"/>
        </w:rPr>
        <w:t>ate）、逐元素相加（</w:t>
      </w:r>
      <w:r>
        <w:rPr>
          <w:rFonts w:hint="eastAsia"/>
          <w:lang w:val="en-US" w:eastAsia="zh-CN"/>
        </w:rPr>
        <w:t>a</w:t>
      </w:r>
      <w:r>
        <w:rPr>
          <w:rFonts w:hint="eastAsia"/>
        </w:rPr>
        <w:t>dd）和逐元素相乘（</w:t>
      </w:r>
      <w:r>
        <w:rPr>
          <w:rFonts w:hint="eastAsia"/>
          <w:lang w:val="en-US" w:eastAsia="zh-CN"/>
        </w:rPr>
        <w:t>m</w:t>
      </w:r>
      <w:r>
        <w:rPr>
          <w:rFonts w:hint="eastAsia"/>
        </w:rPr>
        <w:t>ultiply）。</w:t>
      </w:r>
    </w:p>
    <w:p w14:paraId="098ACB07">
      <w:pPr>
        <w:bidi w:val="0"/>
        <w:ind w:left="0" w:leftChars="0" w:firstLine="420" w:firstLineChars="0"/>
        <w:rPr>
          <w:rFonts w:hint="eastAsia"/>
        </w:rPr>
      </w:pPr>
    </w:p>
    <w:p w14:paraId="017EAA81">
      <w:pPr>
        <w:jc w:val="center"/>
        <w:rPr>
          <w:rFonts w:hint="eastAsia"/>
          <w:sz w:val="21"/>
          <w:szCs w:val="21"/>
        </w:rPr>
      </w:pPr>
      <w:r>
        <w:rPr>
          <w:sz w:val="21"/>
          <w:szCs w:val="21"/>
        </w:rPr>
        <w:t>表</w:t>
      </w:r>
      <w:r>
        <w:rPr>
          <w:rFonts w:hint="eastAsia"/>
          <w:sz w:val="21"/>
          <w:szCs w:val="21"/>
        </w:rPr>
        <w:t>3</w:t>
      </w:r>
      <w:r>
        <w:rPr>
          <w:sz w:val="21"/>
          <w:szCs w:val="21"/>
        </w:rPr>
        <w:t>.</w:t>
      </w:r>
      <w:ins w:id="408" w:author="小宋" w:date="2026-07-06T23:33:09Z">
        <w:r>
          <w:rPr>
            <w:rFonts w:hint="eastAsia"/>
            <w:sz w:val="21"/>
            <w:szCs w:val="21"/>
            <w:lang w:val="en-US" w:eastAsia="zh-CN"/>
          </w:rPr>
          <w:t>7</w:t>
        </w:r>
      </w:ins>
      <w:del w:id="409" w:author="小宋" w:date="2026-07-06T23:33:09Z">
        <w:r>
          <w:rPr>
            <w:rFonts w:hint="eastAsia"/>
            <w:sz w:val="21"/>
            <w:szCs w:val="21"/>
            <w:lang w:val="en-US" w:eastAsia="zh-CN"/>
          </w:rPr>
          <w:delText>6</w:delText>
        </w:r>
      </w:del>
      <w:r>
        <w:rPr>
          <w:sz w:val="21"/>
          <w:szCs w:val="21"/>
        </w:rPr>
        <w:t xml:space="preserve"> </w:t>
      </w:r>
      <w:r>
        <w:rPr>
          <w:rFonts w:hint="eastAsia"/>
          <w:sz w:val="21"/>
          <w:szCs w:val="21"/>
        </w:rPr>
        <w:t>融合策略对比实验</w:t>
      </w:r>
    </w:p>
    <w:p w14:paraId="1CA4BD24">
      <w:pPr>
        <w:jc w:val="center"/>
        <w:rPr>
          <w:rFonts w:hint="eastAsia"/>
          <w:sz w:val="21"/>
          <w:szCs w:val="21"/>
        </w:rPr>
      </w:pPr>
      <w:r>
        <w:rPr>
          <w:sz w:val="21"/>
          <w:szCs w:val="21"/>
        </w:rPr>
        <w:t xml:space="preserve">Table </w:t>
      </w:r>
      <w:r>
        <w:rPr>
          <w:rFonts w:hint="eastAsia"/>
          <w:sz w:val="21"/>
          <w:szCs w:val="21"/>
        </w:rPr>
        <w:t>3</w:t>
      </w:r>
      <w:r>
        <w:rPr>
          <w:sz w:val="21"/>
          <w:szCs w:val="21"/>
        </w:rPr>
        <w:t>.</w:t>
      </w:r>
      <w:ins w:id="410" w:author="小宋" w:date="2026-07-06T23:33:10Z">
        <w:r>
          <w:rPr>
            <w:rFonts w:hint="eastAsia"/>
            <w:sz w:val="21"/>
            <w:szCs w:val="21"/>
            <w:lang w:val="en-US" w:eastAsia="zh-CN"/>
          </w:rPr>
          <w:t>7</w:t>
        </w:r>
      </w:ins>
      <w:del w:id="411" w:author="小宋" w:date="2026-07-06T23:33:10Z">
        <w:r>
          <w:rPr>
            <w:rFonts w:hint="eastAsia"/>
            <w:sz w:val="21"/>
            <w:szCs w:val="21"/>
            <w:lang w:val="en-US" w:eastAsia="zh-CN"/>
          </w:rPr>
          <w:delText>6</w:delText>
        </w:r>
      </w:del>
      <w:r>
        <w:rPr>
          <w:rFonts w:hint="eastAsia"/>
          <w:sz w:val="21"/>
          <w:szCs w:val="21"/>
        </w:rPr>
        <w:t xml:space="preserve"> Comparison of Fusion Strategies </w:t>
      </w:r>
    </w:p>
    <w:tbl>
      <w:tblPr>
        <w:tblStyle w:val="22"/>
        <w:tblW w:w="8657" w:type="dxa"/>
        <w:jc w:val="center"/>
        <w:tblLayout w:type="autofit"/>
        <w:tblCellMar>
          <w:top w:w="0" w:type="dxa"/>
          <w:left w:w="108" w:type="dxa"/>
          <w:bottom w:w="0" w:type="dxa"/>
          <w:right w:w="108" w:type="dxa"/>
        </w:tblCellMar>
      </w:tblPr>
      <w:tblGrid>
        <w:gridCol w:w="4275"/>
        <w:gridCol w:w="1356"/>
        <w:gridCol w:w="1357"/>
        <w:gridCol w:w="1669"/>
      </w:tblGrid>
      <w:tr w14:paraId="2E70D14F">
        <w:tblPrEx>
          <w:tblCellMar>
            <w:top w:w="0" w:type="dxa"/>
            <w:left w:w="108" w:type="dxa"/>
            <w:bottom w:w="0" w:type="dxa"/>
            <w:right w:w="108" w:type="dxa"/>
          </w:tblCellMar>
        </w:tblPrEx>
        <w:trPr>
          <w:trHeight w:val="397" w:hRule="atLeast"/>
          <w:tblHeader/>
          <w:jc w:val="center"/>
        </w:trPr>
        <w:tc>
          <w:tcPr>
            <w:tcW w:w="4275" w:type="dxa"/>
            <w:tcBorders>
              <w:top w:val="single" w:color="000000" w:sz="12" w:space="0"/>
              <w:left w:val="nil"/>
              <w:bottom w:val="nil"/>
              <w:right w:val="nil"/>
            </w:tcBorders>
            <w:noWrap w:val="0"/>
            <w:tcMar>
              <w:top w:w="-1" w:type="dxa"/>
              <w:left w:w="-1" w:type="dxa"/>
              <w:bottom w:w="-1" w:type="dxa"/>
              <w:right w:w="-1" w:type="dxa"/>
            </w:tcMar>
            <w:vAlign w:val="center"/>
          </w:tcPr>
          <w:p w14:paraId="554974FA">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融合策略</w:t>
            </w:r>
          </w:p>
        </w:tc>
        <w:tc>
          <w:tcPr>
            <w:tcW w:w="1356" w:type="dxa"/>
            <w:tcBorders>
              <w:top w:val="single" w:color="000000" w:sz="12" w:space="0"/>
              <w:left w:val="nil"/>
              <w:bottom w:val="nil"/>
              <w:right w:val="nil"/>
            </w:tcBorders>
            <w:noWrap w:val="0"/>
            <w:tcMar>
              <w:top w:w="-1" w:type="dxa"/>
              <w:left w:w="-1" w:type="dxa"/>
              <w:bottom w:w="-1" w:type="dxa"/>
              <w:right w:w="-1" w:type="dxa"/>
            </w:tcMar>
            <w:vAlign w:val="center"/>
          </w:tcPr>
          <w:p w14:paraId="4CB5FDC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57" w:type="dxa"/>
            <w:tcBorders>
              <w:top w:val="single" w:color="000000" w:sz="12" w:space="0"/>
              <w:left w:val="nil"/>
              <w:bottom w:val="nil"/>
              <w:right w:val="nil"/>
            </w:tcBorders>
            <w:noWrap w:val="0"/>
            <w:tcMar>
              <w:top w:w="-1" w:type="dxa"/>
              <w:left w:w="-1" w:type="dxa"/>
              <w:bottom w:w="-1" w:type="dxa"/>
              <w:right w:w="-1" w:type="dxa"/>
            </w:tcMar>
            <w:vAlign w:val="center"/>
          </w:tcPr>
          <w:p w14:paraId="00AC8E8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669" w:type="dxa"/>
            <w:tcBorders>
              <w:top w:val="single" w:color="000000" w:sz="12" w:space="0"/>
              <w:left w:val="nil"/>
              <w:bottom w:val="nil"/>
              <w:right w:val="nil"/>
            </w:tcBorders>
            <w:noWrap w:val="0"/>
            <w:tcMar>
              <w:top w:w="-1" w:type="dxa"/>
              <w:left w:w="-1" w:type="dxa"/>
              <w:bottom w:w="-1" w:type="dxa"/>
              <w:right w:w="-1" w:type="dxa"/>
            </w:tcMar>
            <w:vAlign w:val="center"/>
          </w:tcPr>
          <w:p w14:paraId="3D711F5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参数量</w:t>
            </w:r>
          </w:p>
        </w:tc>
      </w:tr>
      <w:tr w14:paraId="7BF78EFA">
        <w:tblPrEx>
          <w:tblCellMar>
            <w:top w:w="0" w:type="dxa"/>
            <w:left w:w="108" w:type="dxa"/>
            <w:bottom w:w="0" w:type="dxa"/>
            <w:right w:w="108" w:type="dxa"/>
          </w:tblCellMar>
        </w:tblPrEx>
        <w:trPr>
          <w:trHeight w:val="397" w:hRule="atLeast"/>
          <w:jc w:val="center"/>
        </w:trPr>
        <w:tc>
          <w:tcPr>
            <w:tcW w:w="4275" w:type="dxa"/>
            <w:tcBorders>
              <w:top w:val="single" w:color="000000" w:sz="4" w:space="0"/>
              <w:left w:val="nil"/>
              <w:bottom w:val="nil"/>
              <w:right w:val="nil"/>
            </w:tcBorders>
            <w:noWrap w:val="0"/>
            <w:tcMar>
              <w:top w:w="-1" w:type="dxa"/>
              <w:left w:w="-1" w:type="dxa"/>
              <w:bottom w:w="-1" w:type="dxa"/>
              <w:right w:w="-1" w:type="dxa"/>
            </w:tcMar>
            <w:vAlign w:val="center"/>
          </w:tcPr>
          <w:p w14:paraId="120EABE6">
            <w:pPr>
              <w:snapToGrid w:val="0"/>
              <w:spacing w:line="240" w:lineRule="auto"/>
              <w:ind w:left="0" w:leftChars="0" w:right="0" w:rightChars="0" w:firstLine="0" w:firstLineChars="0"/>
              <w:jc w:val="center"/>
              <w:rPr>
                <w:rFonts w:hint="default" w:ascii="Times New Roman" w:eastAsia="宋体"/>
                <w:b/>
                <w:bCs/>
                <w:color w:val="000000"/>
                <w:sz w:val="21"/>
                <w:szCs w:val="21"/>
                <w:lang w:val="en-US" w:eastAsia="zh-CN"/>
              </w:rPr>
            </w:pPr>
            <w:r>
              <w:rPr>
                <w:rFonts w:hint="eastAsia"/>
                <w:b/>
                <w:bCs/>
                <w:color w:val="000000"/>
                <w:sz w:val="21"/>
                <w:szCs w:val="21"/>
                <w:lang w:val="en-US" w:eastAsia="zh-CN"/>
              </w:rPr>
              <w:t>concat（特征拼接）</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2ED8B461">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57" w:type="dxa"/>
            <w:tcBorders>
              <w:top w:val="single" w:color="000000" w:sz="4" w:space="0"/>
              <w:left w:val="nil"/>
              <w:bottom w:val="nil"/>
              <w:right w:val="nil"/>
            </w:tcBorders>
            <w:noWrap w:val="0"/>
            <w:tcMar>
              <w:top w:w="-1" w:type="dxa"/>
              <w:left w:w="-1" w:type="dxa"/>
              <w:bottom w:w="-1" w:type="dxa"/>
              <w:right w:w="-1" w:type="dxa"/>
            </w:tcMar>
            <w:vAlign w:val="center"/>
          </w:tcPr>
          <w:p w14:paraId="1D7EC654">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669" w:type="dxa"/>
            <w:tcBorders>
              <w:top w:val="single" w:color="000000" w:sz="4" w:space="0"/>
              <w:left w:val="nil"/>
              <w:bottom w:val="nil"/>
              <w:right w:val="nil"/>
            </w:tcBorders>
            <w:noWrap w:val="0"/>
            <w:tcMar>
              <w:top w:w="-1" w:type="dxa"/>
              <w:left w:w="-1" w:type="dxa"/>
              <w:bottom w:w="-1" w:type="dxa"/>
              <w:right w:w="-1" w:type="dxa"/>
            </w:tcMar>
            <w:vAlign w:val="center"/>
          </w:tcPr>
          <w:p w14:paraId="2FDF6E6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color w:val="000000"/>
                <w:kern w:val="0"/>
                <w:sz w:val="21"/>
                <w:szCs w:val="21"/>
                <w:lang w:val="en-US" w:eastAsia="zh-CN" w:bidi="ar"/>
              </w:rPr>
              <w:t>基准</w:t>
            </w:r>
          </w:p>
        </w:tc>
      </w:tr>
      <w:tr w14:paraId="6A4C47D1">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4857715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cs="Times New Roman"/>
                <w:b w:val="0"/>
                <w:bCs w:val="0"/>
                <w:color w:val="000000"/>
                <w:kern w:val="2"/>
                <w:sz w:val="21"/>
                <w:szCs w:val="21"/>
                <w:lang w:val="en-US" w:eastAsia="zh-CN" w:bidi="ar-SA"/>
              </w:rPr>
              <w:t>gate（门控融合）</w:t>
            </w:r>
          </w:p>
        </w:tc>
        <w:tc>
          <w:tcPr>
            <w:tcW w:w="1356" w:type="dxa"/>
            <w:tcBorders>
              <w:top w:val="nil"/>
              <w:left w:val="nil"/>
              <w:bottom w:val="nil"/>
              <w:right w:val="nil"/>
            </w:tcBorders>
            <w:noWrap w:val="0"/>
            <w:tcMar>
              <w:top w:w="-1" w:type="dxa"/>
              <w:left w:w="-1" w:type="dxa"/>
              <w:bottom w:w="-1" w:type="dxa"/>
              <w:right w:w="-1" w:type="dxa"/>
            </w:tcMar>
            <w:vAlign w:val="center"/>
          </w:tcPr>
          <w:p w14:paraId="6B34D17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738</w:t>
            </w:r>
          </w:p>
        </w:tc>
        <w:tc>
          <w:tcPr>
            <w:tcW w:w="1357" w:type="dxa"/>
            <w:tcBorders>
              <w:top w:val="nil"/>
              <w:left w:val="nil"/>
              <w:bottom w:val="nil"/>
              <w:right w:val="nil"/>
            </w:tcBorders>
            <w:noWrap w:val="0"/>
            <w:tcMar>
              <w:top w:w="-1" w:type="dxa"/>
              <w:left w:w="-1" w:type="dxa"/>
              <w:bottom w:w="-1" w:type="dxa"/>
              <w:right w:w="-1" w:type="dxa"/>
            </w:tcMar>
            <w:vAlign w:val="center"/>
          </w:tcPr>
          <w:p w14:paraId="6411CE12">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575</w:t>
            </w:r>
          </w:p>
        </w:tc>
        <w:tc>
          <w:tcPr>
            <w:tcW w:w="1669" w:type="dxa"/>
            <w:tcBorders>
              <w:top w:val="nil"/>
              <w:left w:val="nil"/>
              <w:bottom w:val="nil"/>
              <w:right w:val="nil"/>
            </w:tcBorders>
            <w:noWrap w:val="0"/>
            <w:tcMar>
              <w:top w:w="-1" w:type="dxa"/>
              <w:left w:w="-1" w:type="dxa"/>
              <w:bottom w:w="-1" w:type="dxa"/>
              <w:right w:w="-1" w:type="dxa"/>
            </w:tcMar>
            <w:vAlign w:val="center"/>
          </w:tcPr>
          <w:p w14:paraId="78A04D67">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+131k</w:t>
            </w:r>
          </w:p>
        </w:tc>
      </w:tr>
      <w:tr w14:paraId="453D74DF">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766FA6C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eastAsia" w:cs="Times New Roman"/>
                <w:color w:val="000000"/>
                <w:kern w:val="2"/>
                <w:sz w:val="21"/>
                <w:szCs w:val="21"/>
                <w:lang w:val="en-US" w:eastAsia="zh-CN" w:bidi="ar-SA"/>
              </w:rPr>
              <w:t>add（逐元素加）</w:t>
            </w:r>
          </w:p>
        </w:tc>
        <w:tc>
          <w:tcPr>
            <w:tcW w:w="1356" w:type="dxa"/>
            <w:tcBorders>
              <w:top w:val="nil"/>
              <w:left w:val="nil"/>
              <w:bottom w:val="nil"/>
              <w:right w:val="nil"/>
            </w:tcBorders>
            <w:shd w:val="clear" w:color="auto" w:fill="auto"/>
            <w:noWrap w:val="0"/>
            <w:tcMar>
              <w:top w:w="-1" w:type="dxa"/>
              <w:left w:w="-1" w:type="dxa"/>
              <w:bottom w:w="-1" w:type="dxa"/>
              <w:right w:w="-1" w:type="dxa"/>
            </w:tcMar>
            <w:vAlign w:val="center"/>
          </w:tcPr>
          <w:p w14:paraId="3EB80E96">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729</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344A987F">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564</w:t>
            </w:r>
          </w:p>
        </w:tc>
        <w:tc>
          <w:tcPr>
            <w:tcW w:w="1669" w:type="dxa"/>
            <w:tcBorders>
              <w:top w:val="nil"/>
              <w:left w:val="nil"/>
              <w:bottom w:val="nil"/>
              <w:right w:val="nil"/>
            </w:tcBorders>
            <w:shd w:val="clear" w:color="auto" w:fill="auto"/>
            <w:noWrap w:val="0"/>
            <w:tcMar>
              <w:top w:w="-1" w:type="dxa"/>
              <w:left w:w="-1" w:type="dxa"/>
              <w:bottom w:w="-1" w:type="dxa"/>
              <w:right w:w="-1" w:type="dxa"/>
            </w:tcMar>
            <w:vAlign w:val="center"/>
          </w:tcPr>
          <w:p w14:paraId="4F450E5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基准</w:t>
            </w:r>
          </w:p>
        </w:tc>
      </w:tr>
      <w:tr w14:paraId="5E96B62A">
        <w:tblPrEx>
          <w:tblCellMar>
            <w:top w:w="0" w:type="dxa"/>
            <w:left w:w="108" w:type="dxa"/>
            <w:bottom w:w="0" w:type="dxa"/>
            <w:right w:w="108" w:type="dxa"/>
          </w:tblCellMar>
        </w:tblPrEx>
        <w:trPr>
          <w:trHeight w:val="397" w:hRule="atLeast"/>
          <w:jc w:val="center"/>
        </w:trPr>
        <w:tc>
          <w:tcPr>
            <w:tcW w:w="427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8B4CB3A">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sz w:val="21"/>
                <w:lang w:val="en-US" w:eastAsia="zh-CN"/>
              </w:rPr>
              <w:t>multiply（逐元素乘）</w:t>
            </w:r>
          </w:p>
        </w:tc>
        <w:tc>
          <w:tcPr>
            <w:tcW w:w="135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E9AE51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0.712</w:t>
            </w:r>
          </w:p>
        </w:tc>
        <w:tc>
          <w:tcPr>
            <w:tcW w:w="135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EE781F2">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0.552</w:t>
            </w:r>
          </w:p>
        </w:tc>
        <w:tc>
          <w:tcPr>
            <w:tcW w:w="166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2DD737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val="0"/>
                <w:bCs w:val="0"/>
                <w:color w:val="000000"/>
                <w:kern w:val="0"/>
                <w:sz w:val="21"/>
                <w:szCs w:val="21"/>
                <w:lang w:val="en-US" w:eastAsia="zh-CN" w:bidi="ar"/>
              </w:rPr>
              <w:t>基准</w:t>
            </w:r>
          </w:p>
        </w:tc>
      </w:tr>
    </w:tbl>
    <w:p w14:paraId="33805E82">
      <w:pPr>
        <w:bidi w:val="0"/>
        <w:ind w:left="0" w:leftChars="0" w:firstLine="420" w:firstLineChars="0"/>
        <w:rPr>
          <w:rFonts w:hint="eastAsia"/>
        </w:rPr>
      </w:pPr>
    </w:p>
    <w:p w14:paraId="552C632F">
      <w:pPr>
        <w:ind w:left="0" w:leftChars="0" w:firstLine="420" w:firstLineChars="0"/>
        <w:jc w:val="left"/>
      </w:pPr>
      <w:r>
        <w:rPr>
          <w:rFonts w:hint="eastAsia"/>
          <w:lang w:val="en-US" w:eastAsia="zh-CN"/>
        </w:rPr>
        <w:t>见上</w:t>
      </w:r>
      <w:r>
        <w:rPr>
          <w:rFonts w:hint="eastAsia"/>
        </w:rPr>
        <w:t>表3.</w:t>
      </w:r>
      <w:ins w:id="412" w:author="小宋" w:date="2026-07-06T23:33:14Z">
        <w:r>
          <w:rPr>
            <w:rFonts w:hint="eastAsia"/>
            <w:lang w:val="en-US" w:eastAsia="zh-CN"/>
          </w:rPr>
          <w:t>7</w:t>
        </w:r>
      </w:ins>
      <w:del w:id="413" w:author="小宋" w:date="2026-07-06T23:33:13Z">
        <w:r>
          <w:rPr>
            <w:rFonts w:hint="eastAsia"/>
            <w:lang w:val="en-US" w:eastAsia="zh-CN"/>
          </w:rPr>
          <w:delText>6</w:delText>
        </w:r>
      </w:del>
      <w:r>
        <w:rPr>
          <w:rFonts w:hint="eastAsia"/>
          <w:lang w:val="en-US" w:eastAsia="zh-CN"/>
        </w:rPr>
        <w:t>所示</w:t>
      </w:r>
      <w:r>
        <w:rPr>
          <w:rFonts w:hint="eastAsia"/>
        </w:rPr>
        <w:t>，特征拼接在mAP上取得最优性能（0.741），门控融合次之（0.738），二者差距仅为0.3个百分点；逐元素相加（0.729）和逐元素相乘（0.712）性能下降明显。分析原因：相加/相乘操作在模态语义未充分对齐时易造成信息抵消或放大失真；门控融合虽具动态调整能力，但门控网络引入的额外参数在小规模数据集上收益有限，且与特征拼接的性能差距不具有统计显著性；特征拼接通过保留各模态完整信息，将模态间关系学习交由后续哈希层自动建模，在本文数据规模下最具稳健性。因此，本文选用特征拼接作为融合策略</w:t>
      </w:r>
      <w:r>
        <w:rPr>
          <w:rFonts w:hint="eastAsia"/>
          <w:lang w:eastAsia="zh-CN"/>
        </w:rPr>
        <w:t>。</w:t>
      </w:r>
    </w:p>
    <w:p w14:paraId="554A9B59">
      <w:pPr>
        <w:pStyle w:val="4"/>
        <w:rPr>
          <w:rFonts w:hint="eastAsia" w:eastAsia="宋体"/>
          <w:lang w:val="en-US" w:eastAsia="zh-CN"/>
        </w:rPr>
      </w:pPr>
      <w:bookmarkStart w:id="135" w:name="_Toc19990"/>
      <w:r>
        <w:t>3.</w:t>
      </w:r>
      <w:r>
        <w:rPr>
          <w:rFonts w:hint="eastAsia"/>
        </w:rPr>
        <w:t>4</w:t>
      </w:r>
      <w:r>
        <w:t>.</w:t>
      </w:r>
      <w:r>
        <w:rPr>
          <w:rFonts w:hint="eastAsia"/>
        </w:rPr>
        <w:t>3</w:t>
      </w:r>
      <w:r>
        <w:rPr>
          <w:rFonts w:hint="eastAsia"/>
          <w:lang w:val="en-US" w:eastAsia="zh-CN"/>
        </w:rPr>
        <w:t xml:space="preserve"> </w:t>
      </w:r>
      <w:r>
        <w:rPr>
          <w:rFonts w:hint="eastAsia"/>
        </w:rPr>
        <w:t>消融实验</w:t>
      </w:r>
      <w:bookmarkEnd w:id="134"/>
      <w:r>
        <w:rPr>
          <w:rFonts w:hint="eastAsia"/>
          <w:lang w:val="en-US" w:eastAsia="zh-CN"/>
        </w:rPr>
        <w:t>分析</w:t>
      </w:r>
      <w:bookmarkEnd w:id="135"/>
    </w:p>
    <w:p w14:paraId="0DB78A35">
      <w:pPr>
        <w:ind w:firstLine="480" w:firstLineChars="200"/>
        <w:rPr>
          <w:rFonts w:hint="default"/>
          <w:lang w:val="en-US" w:eastAsia="zh-CN"/>
        </w:rPr>
      </w:pPr>
      <w:r>
        <w:rPr>
          <w:rFonts w:hint="eastAsia"/>
        </w:rPr>
        <w:t>上述对比实验验证了DHLM相较于基线方法的性能优势。为深入分析模型各核心模块对检索性能的具体贡献，本节在iNaturalist 2018验证集（</w:t>
      </w:r>
      <w:r>
        <w:rPr>
          <w:rFonts w:hint="eastAsia"/>
          <w:lang w:eastAsia="zh-CN"/>
        </w:rPr>
        <w:t>2509</w:t>
      </w:r>
      <w:r>
        <w:rPr>
          <w:rFonts w:hint="eastAsia"/>
        </w:rPr>
        <w:t>张）上设计消融实验。相比于BFATH测试集（30张），iNaturalist验证集样本量充足，统计波动显著降低，可为模块贡献提供更稳健的量化估计。本节设置以下</w:t>
      </w:r>
      <w:r>
        <w:rPr>
          <w:rFonts w:hint="eastAsia"/>
          <w:lang w:val="en-US" w:eastAsia="zh-CN"/>
        </w:rPr>
        <w:t>四</w:t>
      </w:r>
      <w:r>
        <w:rPr>
          <w:rFonts w:hint="eastAsia"/>
        </w:rPr>
        <w:t>种模型配置</w:t>
      </w:r>
      <w:r>
        <w:rPr>
          <w:rFonts w:hint="eastAsia"/>
          <w:lang w:val="en-US" w:eastAsia="zh-CN"/>
        </w:rPr>
        <w:t>：</w:t>
      </w:r>
    </w:p>
    <w:p w14:paraId="4C3CB358">
      <w:pPr>
        <w:numPr>
          <w:ilvl w:val="0"/>
          <w:numId w:val="14"/>
        </w:numPr>
        <w:ind w:firstLine="420"/>
        <w:jc w:val="left"/>
        <w:rPr>
          <w:rFonts w:hint="eastAsia"/>
          <w:lang w:val="en-US" w:eastAsia="zh-CN"/>
        </w:rPr>
      </w:pPr>
      <w:r>
        <w:rPr>
          <w:rFonts w:hint="default"/>
          <w:lang w:val="en-US" w:eastAsia="zh-CN"/>
        </w:rPr>
        <w:t>w/o Location（即</w:t>
      </w:r>
      <w:r>
        <w:rPr>
          <w:rFonts w:hint="eastAsia"/>
          <w:lang w:val="en-US" w:eastAsia="zh-CN"/>
        </w:rPr>
        <w:t>DHLM</w:t>
      </w:r>
      <w:r>
        <w:rPr>
          <w:rFonts w:hint="default"/>
          <w:lang w:val="en-US" w:eastAsia="zh-CN"/>
        </w:rPr>
        <w:t>-Image）</w:t>
      </w:r>
      <w:r>
        <w:rPr>
          <w:rFonts w:hint="eastAsia"/>
          <w:lang w:val="en-US" w:eastAsia="zh-CN"/>
        </w:rPr>
        <w:t>：</w:t>
      </w:r>
      <w:r>
        <w:rPr>
          <w:rFonts w:hint="default"/>
          <w:lang w:val="en-US" w:eastAsia="zh-CN"/>
        </w:rPr>
        <w:t>去除LocationEncoder，仅使用ResNet-50图像特征，退化为单模态图像检索。该配置同时作为3.4.2节公平对比实验中</w:t>
      </w:r>
      <w:r>
        <w:rPr>
          <w:rFonts w:hint="eastAsia"/>
          <w:lang w:val="en-US" w:eastAsia="zh-CN"/>
        </w:rPr>
        <w:t>DHLM</w:t>
      </w:r>
      <w:r>
        <w:rPr>
          <w:rFonts w:hint="default"/>
          <w:lang w:val="en-US" w:eastAsia="zh-CN"/>
        </w:rPr>
        <w:t>单模态变体。</w:t>
      </w:r>
    </w:p>
    <w:p w14:paraId="7094083A">
      <w:pPr>
        <w:numPr>
          <w:ilvl w:val="0"/>
          <w:numId w:val="14"/>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4"/>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049059A3">
      <w:pPr>
        <w:numPr>
          <w:ilvl w:val="0"/>
          <w:numId w:val="14"/>
        </w:numPr>
        <w:ind w:firstLine="420"/>
        <w:jc w:val="left"/>
        <w:rPr>
          <w:rFonts w:hint="eastAsia"/>
        </w:rPr>
      </w:pPr>
      <w:r>
        <w:rPr>
          <w:rFonts w:hint="eastAsia"/>
          <w:lang w:val="en-US" w:eastAsia="zh-CN"/>
        </w:rPr>
        <w:t>F</w:t>
      </w:r>
      <w:r>
        <w:rPr>
          <w:rFonts w:hint="default"/>
          <w:lang w:val="en-US" w:eastAsia="zh-CN"/>
        </w:rPr>
        <w:t>ULL</w:t>
      </w:r>
      <w:r>
        <w:rPr>
          <w:rFonts w:hint="eastAsia"/>
          <w:lang w:val="en-US" w:eastAsia="zh-CN"/>
        </w:rPr>
        <w:t>：</w:t>
      </w:r>
      <w:r>
        <w:rPr>
          <w:rFonts w:hint="default"/>
          <w:lang w:val="en-US" w:eastAsia="zh-CN"/>
        </w:rPr>
        <w:t>完整</w:t>
      </w:r>
      <w:r>
        <w:rPr>
          <w:rFonts w:hint="eastAsia"/>
          <w:lang w:val="en-US" w:eastAsia="zh-CN"/>
        </w:rPr>
        <w:t>DHLM</w:t>
      </w:r>
      <w:r>
        <w:rPr>
          <w:rFonts w:hint="default"/>
          <w:lang w:val="en-US" w:eastAsia="zh-CN"/>
        </w:rPr>
        <w:t>模型（含多模态融合、在线难例挖掘、量化损失）</w:t>
      </w:r>
      <w:r>
        <w:rPr>
          <w:rFonts w:hint="eastAsia"/>
          <w:lang w:val="en-US" w:eastAsia="zh-CN"/>
        </w:rPr>
        <w:t>。</w:t>
      </w:r>
    </w:p>
    <w:p w14:paraId="0F0573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2FF43B6C">
      <w:pPr>
        <w:jc w:val="center"/>
        <w:rPr>
          <w:sz w:val="21"/>
          <w:szCs w:val="21"/>
        </w:rPr>
      </w:pPr>
      <w:r>
        <w:rPr>
          <w:sz w:val="21"/>
          <w:szCs w:val="21"/>
        </w:rPr>
        <w:t>表</w:t>
      </w:r>
      <w:r>
        <w:rPr>
          <w:rFonts w:hint="eastAsia"/>
          <w:sz w:val="21"/>
          <w:szCs w:val="21"/>
        </w:rPr>
        <w:t>3</w:t>
      </w:r>
      <w:r>
        <w:rPr>
          <w:sz w:val="21"/>
          <w:szCs w:val="21"/>
        </w:rPr>
        <w:t>.</w:t>
      </w:r>
      <w:ins w:id="414" w:author="小宋" w:date="2026-07-06T23:33:19Z">
        <w:r>
          <w:rPr>
            <w:rFonts w:hint="eastAsia"/>
            <w:sz w:val="21"/>
            <w:szCs w:val="21"/>
            <w:lang w:val="en-US" w:eastAsia="zh-CN"/>
          </w:rPr>
          <w:t>8</w:t>
        </w:r>
      </w:ins>
      <w:del w:id="415" w:author="小宋" w:date="2026-07-06T23:33:19Z">
        <w:r>
          <w:rPr>
            <w:rFonts w:hint="eastAsia"/>
            <w:sz w:val="21"/>
            <w:szCs w:val="21"/>
            <w:lang w:val="en-US" w:eastAsia="zh-CN"/>
          </w:rPr>
          <w:delText>7</w:delText>
        </w:r>
      </w:del>
      <w:r>
        <w:rPr>
          <w:sz w:val="21"/>
          <w:szCs w:val="21"/>
        </w:rPr>
        <w:t xml:space="preserve"> </w:t>
      </w:r>
      <w:r>
        <w:rPr>
          <w:rFonts w:hint="eastAsia"/>
          <w:sz w:val="21"/>
          <w:szCs w:val="21"/>
        </w:rPr>
        <w:t>消融实验</w:t>
      </w:r>
    </w:p>
    <w:p w14:paraId="0C6E034C">
      <w:pPr>
        <w:jc w:val="center"/>
        <w:rPr>
          <w:rFonts w:hint="eastAsia"/>
          <w:sz w:val="21"/>
          <w:szCs w:val="21"/>
        </w:rPr>
      </w:pPr>
      <w:r>
        <w:rPr>
          <w:sz w:val="21"/>
          <w:szCs w:val="21"/>
        </w:rPr>
        <w:t xml:space="preserve">Table </w:t>
      </w:r>
      <w:r>
        <w:rPr>
          <w:rFonts w:hint="eastAsia"/>
          <w:sz w:val="21"/>
          <w:szCs w:val="21"/>
        </w:rPr>
        <w:t>3</w:t>
      </w:r>
      <w:r>
        <w:rPr>
          <w:sz w:val="21"/>
          <w:szCs w:val="21"/>
        </w:rPr>
        <w:t>.</w:t>
      </w:r>
      <w:ins w:id="416" w:author="小宋" w:date="2026-07-06T23:33:21Z">
        <w:r>
          <w:rPr>
            <w:rFonts w:hint="eastAsia"/>
            <w:sz w:val="21"/>
            <w:szCs w:val="21"/>
            <w:lang w:val="en-US" w:eastAsia="zh-CN"/>
          </w:rPr>
          <w:t>8</w:t>
        </w:r>
      </w:ins>
      <w:del w:id="417" w:author="小宋" w:date="2026-07-06T23:33:21Z">
        <w:r>
          <w:rPr>
            <w:rFonts w:hint="eastAsia"/>
            <w:sz w:val="21"/>
            <w:szCs w:val="21"/>
            <w:lang w:val="en-US" w:eastAsia="zh-CN"/>
          </w:rPr>
          <w:delText>7</w:delText>
        </w:r>
      </w:del>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3209"/>
        <w:gridCol w:w="1332"/>
        <w:gridCol w:w="1333"/>
        <w:gridCol w:w="1333"/>
        <w:gridCol w:w="1450"/>
      </w:tblGrid>
      <w:tr w14:paraId="2A0B87D9">
        <w:tblPrEx>
          <w:tblCellMar>
            <w:top w:w="0" w:type="dxa"/>
            <w:left w:w="108" w:type="dxa"/>
            <w:bottom w:w="0" w:type="dxa"/>
            <w:right w:w="108" w:type="dxa"/>
          </w:tblCellMar>
        </w:tblPrEx>
        <w:trPr>
          <w:trHeight w:val="340" w:hRule="atLeast"/>
          <w:tblHeader/>
          <w:jc w:val="center"/>
        </w:trPr>
        <w:tc>
          <w:tcPr>
            <w:tcW w:w="3209" w:type="dxa"/>
            <w:tcBorders>
              <w:top w:val="single" w:color="000000" w:sz="12" w:space="0"/>
              <w:left w:val="nil"/>
              <w:bottom w:val="nil"/>
              <w:right w:val="nil"/>
            </w:tcBorders>
            <w:noWrap w:val="0"/>
            <w:tcMar>
              <w:top w:w="-1" w:type="dxa"/>
              <w:left w:w="-1" w:type="dxa"/>
              <w:bottom w:w="-1" w:type="dxa"/>
              <w:right w:w="-1" w:type="dxa"/>
            </w:tcMar>
            <w:vAlign w:val="center"/>
          </w:tcPr>
          <w:p w14:paraId="2D57C676">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模型</w:t>
            </w:r>
          </w:p>
        </w:tc>
        <w:tc>
          <w:tcPr>
            <w:tcW w:w="1332" w:type="dxa"/>
            <w:tcBorders>
              <w:top w:val="single" w:color="000000" w:sz="12" w:space="0"/>
              <w:left w:val="nil"/>
              <w:bottom w:val="nil"/>
              <w:right w:val="nil"/>
            </w:tcBorders>
            <w:noWrap w:val="0"/>
            <w:tcMar>
              <w:top w:w="-1" w:type="dxa"/>
              <w:left w:w="-1" w:type="dxa"/>
              <w:bottom w:w="-1" w:type="dxa"/>
              <w:right w:w="-1" w:type="dxa"/>
            </w:tcMar>
            <w:vAlign w:val="center"/>
          </w:tcPr>
          <w:p w14:paraId="42F2F87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5840D70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46420086">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w:t>
            </w:r>
            <w:r>
              <w:rPr>
                <w:rFonts w:hint="eastAsia" w:ascii="Times New Roman" w:eastAsia="宋体" w:cs="Times New Roman"/>
                <w:b/>
                <w:bCs w:val="0"/>
                <w:color w:val="000000"/>
                <w:kern w:val="0"/>
                <w:sz w:val="21"/>
                <w:szCs w:val="21"/>
                <w:lang w:val="en-US" w:eastAsia="zh-CN" w:bidi="ar"/>
              </w:rPr>
              <w:t>5</w:t>
            </w:r>
          </w:p>
        </w:tc>
        <w:tc>
          <w:tcPr>
            <w:tcW w:w="1450" w:type="dxa"/>
            <w:tcBorders>
              <w:top w:val="single" w:color="000000" w:sz="12" w:space="0"/>
              <w:left w:val="nil"/>
              <w:bottom w:val="nil"/>
              <w:right w:val="nil"/>
            </w:tcBorders>
            <w:noWrap w:val="0"/>
            <w:tcMar>
              <w:top w:w="-1" w:type="dxa"/>
              <w:left w:w="-1" w:type="dxa"/>
              <w:bottom w:w="-1" w:type="dxa"/>
              <w:right w:w="-1" w:type="dxa"/>
            </w:tcMar>
            <w:vAlign w:val="center"/>
          </w:tcPr>
          <w:p w14:paraId="3B7D3955">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P@1</w:t>
            </w:r>
            <w:r>
              <w:rPr>
                <w:rFonts w:hint="eastAsia" w:ascii="Times New Roman" w:eastAsia="宋体" w:cs="Times New Roman"/>
                <w:b/>
                <w:bCs w:val="0"/>
                <w:color w:val="000000"/>
                <w:kern w:val="0"/>
                <w:sz w:val="21"/>
                <w:szCs w:val="21"/>
                <w:lang w:val="en-US" w:eastAsia="zh-CN" w:bidi="ar"/>
              </w:rPr>
              <w:t>0</w:t>
            </w:r>
          </w:p>
        </w:tc>
      </w:tr>
      <w:tr w14:paraId="583FDAFF">
        <w:tblPrEx>
          <w:tblCellMar>
            <w:top w:w="0" w:type="dxa"/>
            <w:left w:w="108" w:type="dxa"/>
            <w:bottom w:w="0" w:type="dxa"/>
            <w:right w:w="108" w:type="dxa"/>
          </w:tblCellMar>
        </w:tblPrEx>
        <w:trPr>
          <w:trHeight w:val="340" w:hRule="atLeast"/>
          <w:jc w:val="center"/>
        </w:trPr>
        <w:tc>
          <w:tcPr>
            <w:tcW w:w="3209" w:type="dxa"/>
            <w:tcBorders>
              <w:top w:val="single" w:color="000000" w:sz="4" w:space="0"/>
              <w:left w:val="nil"/>
              <w:bottom w:val="nil"/>
              <w:right w:val="nil"/>
            </w:tcBorders>
            <w:noWrap w:val="0"/>
            <w:tcMar>
              <w:top w:w="-1" w:type="dxa"/>
              <w:left w:w="-1" w:type="dxa"/>
              <w:bottom w:w="-1" w:type="dxa"/>
              <w:right w:w="-1" w:type="dxa"/>
            </w:tcMar>
            <w:vAlign w:val="center"/>
          </w:tcPr>
          <w:p w14:paraId="3A82A5D5">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332" w:type="dxa"/>
            <w:tcBorders>
              <w:top w:val="single" w:color="000000" w:sz="4" w:space="0"/>
              <w:left w:val="nil"/>
              <w:bottom w:val="nil"/>
              <w:right w:val="nil"/>
            </w:tcBorders>
            <w:noWrap w:val="0"/>
            <w:tcMar>
              <w:top w:w="-1" w:type="dxa"/>
              <w:left w:w="-1" w:type="dxa"/>
              <w:bottom w:w="-1" w:type="dxa"/>
              <w:right w:w="-1" w:type="dxa"/>
            </w:tcMar>
            <w:vAlign w:val="center"/>
          </w:tcPr>
          <w:p w14:paraId="400E8CF9">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713</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30C24651">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548</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245A26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776</w:t>
            </w:r>
          </w:p>
        </w:tc>
        <w:tc>
          <w:tcPr>
            <w:tcW w:w="1450" w:type="dxa"/>
            <w:tcBorders>
              <w:top w:val="single" w:color="000000" w:sz="4" w:space="0"/>
              <w:left w:val="nil"/>
              <w:bottom w:val="nil"/>
              <w:right w:val="nil"/>
            </w:tcBorders>
            <w:noWrap w:val="0"/>
            <w:tcMar>
              <w:top w:w="-1" w:type="dxa"/>
              <w:left w:w="-1" w:type="dxa"/>
              <w:bottom w:w="-1" w:type="dxa"/>
              <w:right w:w="-1" w:type="dxa"/>
            </w:tcMar>
            <w:vAlign w:val="center"/>
          </w:tcPr>
          <w:p w14:paraId="6E4DB8AE">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862</w:t>
            </w:r>
          </w:p>
        </w:tc>
      </w:tr>
      <w:tr w14:paraId="12AB8D3C">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5A46099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332" w:type="dxa"/>
            <w:tcBorders>
              <w:top w:val="nil"/>
              <w:left w:val="nil"/>
              <w:bottom w:val="nil"/>
              <w:right w:val="nil"/>
            </w:tcBorders>
            <w:noWrap w:val="0"/>
            <w:tcMar>
              <w:top w:w="-1" w:type="dxa"/>
              <w:left w:w="-1" w:type="dxa"/>
              <w:bottom w:w="-1" w:type="dxa"/>
              <w:right w:w="-1" w:type="dxa"/>
            </w:tcMar>
            <w:vAlign w:val="center"/>
          </w:tcPr>
          <w:p w14:paraId="7411C8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726</w:t>
            </w:r>
          </w:p>
        </w:tc>
        <w:tc>
          <w:tcPr>
            <w:tcW w:w="1333" w:type="dxa"/>
            <w:tcBorders>
              <w:top w:val="nil"/>
              <w:left w:val="nil"/>
              <w:bottom w:val="nil"/>
              <w:right w:val="nil"/>
            </w:tcBorders>
            <w:noWrap w:val="0"/>
            <w:tcMar>
              <w:top w:w="-1" w:type="dxa"/>
              <w:left w:w="-1" w:type="dxa"/>
              <w:bottom w:w="-1" w:type="dxa"/>
              <w:right w:w="-1" w:type="dxa"/>
            </w:tcMar>
            <w:vAlign w:val="center"/>
          </w:tcPr>
          <w:p w14:paraId="0C50391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563</w:t>
            </w:r>
          </w:p>
        </w:tc>
        <w:tc>
          <w:tcPr>
            <w:tcW w:w="1333" w:type="dxa"/>
            <w:tcBorders>
              <w:top w:val="nil"/>
              <w:left w:val="nil"/>
              <w:bottom w:val="nil"/>
              <w:right w:val="nil"/>
            </w:tcBorders>
            <w:noWrap w:val="0"/>
            <w:tcMar>
              <w:top w:w="-1" w:type="dxa"/>
              <w:left w:w="-1" w:type="dxa"/>
              <w:bottom w:w="-1" w:type="dxa"/>
              <w:right w:w="-1" w:type="dxa"/>
            </w:tcMar>
            <w:vAlign w:val="center"/>
          </w:tcPr>
          <w:p w14:paraId="0D636E9F">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788</w:t>
            </w:r>
          </w:p>
        </w:tc>
        <w:tc>
          <w:tcPr>
            <w:tcW w:w="1450" w:type="dxa"/>
            <w:tcBorders>
              <w:top w:val="nil"/>
              <w:left w:val="nil"/>
              <w:bottom w:val="nil"/>
              <w:right w:val="nil"/>
            </w:tcBorders>
            <w:noWrap w:val="0"/>
            <w:tcMar>
              <w:top w:w="-1" w:type="dxa"/>
              <w:left w:w="-1" w:type="dxa"/>
              <w:bottom w:w="-1" w:type="dxa"/>
              <w:right w:w="-1" w:type="dxa"/>
            </w:tcMar>
            <w:vAlign w:val="center"/>
          </w:tcPr>
          <w:p w14:paraId="109FA30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875</w:t>
            </w:r>
          </w:p>
        </w:tc>
      </w:tr>
      <w:tr w14:paraId="7E9460BC">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06F6A717">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332" w:type="dxa"/>
            <w:tcBorders>
              <w:top w:val="nil"/>
              <w:left w:val="nil"/>
              <w:bottom w:val="nil"/>
              <w:right w:val="nil"/>
            </w:tcBorders>
            <w:shd w:val="clear" w:color="auto" w:fill="auto"/>
            <w:noWrap w:val="0"/>
            <w:tcMar>
              <w:top w:w="-1" w:type="dxa"/>
              <w:left w:w="-1" w:type="dxa"/>
              <w:bottom w:w="-1" w:type="dxa"/>
              <w:right w:w="-1" w:type="dxa"/>
            </w:tcMar>
            <w:vAlign w:val="center"/>
          </w:tcPr>
          <w:p w14:paraId="3D22DFDC">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735</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0757C4B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573</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6DE5CE49">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799</w:t>
            </w:r>
          </w:p>
        </w:tc>
        <w:tc>
          <w:tcPr>
            <w:tcW w:w="1450" w:type="dxa"/>
            <w:tcBorders>
              <w:top w:val="nil"/>
              <w:left w:val="nil"/>
              <w:bottom w:val="nil"/>
              <w:right w:val="nil"/>
            </w:tcBorders>
            <w:shd w:val="clear" w:color="auto" w:fill="auto"/>
            <w:noWrap w:val="0"/>
            <w:tcMar>
              <w:top w:w="-1" w:type="dxa"/>
              <w:left w:w="-1" w:type="dxa"/>
              <w:bottom w:w="-1" w:type="dxa"/>
              <w:right w:w="-1" w:type="dxa"/>
            </w:tcMar>
            <w:vAlign w:val="center"/>
          </w:tcPr>
          <w:p w14:paraId="5DE40E62">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884</w:t>
            </w:r>
          </w:p>
        </w:tc>
      </w:tr>
      <w:tr w14:paraId="625A5302">
        <w:tblPrEx>
          <w:tblCellMar>
            <w:top w:w="0" w:type="dxa"/>
            <w:left w:w="108" w:type="dxa"/>
            <w:bottom w:w="0" w:type="dxa"/>
            <w:right w:w="108" w:type="dxa"/>
          </w:tblCellMar>
        </w:tblPrEx>
        <w:trPr>
          <w:trHeight w:val="340" w:hRule="atLeast"/>
          <w:jc w:val="center"/>
        </w:trPr>
        <w:tc>
          <w:tcPr>
            <w:tcW w:w="320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90BEA5E">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33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713E4D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189AF5C">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0572EC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803</w:t>
            </w:r>
          </w:p>
        </w:tc>
        <w:tc>
          <w:tcPr>
            <w:tcW w:w="1450"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DE5A4FD">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887</w:t>
            </w:r>
          </w:p>
        </w:tc>
      </w:tr>
    </w:tbl>
    <w:p w14:paraId="7388AF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1160F6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实验结果见</w:t>
      </w:r>
      <w:r>
        <w:rPr>
          <w:rFonts w:hint="eastAsia"/>
          <w:lang w:val="en-US" w:eastAsia="zh-CN"/>
        </w:rPr>
        <w:t>上</w:t>
      </w:r>
      <w:r>
        <w:rPr>
          <w:rFonts w:hint="eastAsia"/>
        </w:rPr>
        <w:t>表3.</w:t>
      </w:r>
      <w:ins w:id="418" w:author="小宋" w:date="2026-07-06T23:33:27Z">
        <w:r>
          <w:rPr>
            <w:rFonts w:hint="eastAsia"/>
            <w:lang w:val="en-US" w:eastAsia="zh-CN"/>
          </w:rPr>
          <w:t>8</w:t>
        </w:r>
      </w:ins>
      <w:del w:id="419" w:author="小宋" w:date="2026-07-06T23:33:26Z">
        <w:r>
          <w:rPr>
            <w:rFonts w:hint="eastAsia"/>
          </w:rPr>
          <w:delText>7</w:delText>
        </w:r>
      </w:del>
      <w:r>
        <w:rPr>
          <w:rFonts w:hint="eastAsia"/>
        </w:rPr>
        <w:t>所示。在iNaturalist 2018验证集上，FULL配置取得mAP</w:t>
      </w:r>
      <w:r>
        <w:rPr>
          <w:rFonts w:hint="eastAsia"/>
          <w:lang w:val="en-US" w:eastAsia="zh-CN"/>
        </w:rPr>
        <w:t>=</w:t>
      </w:r>
      <w:r>
        <w:rPr>
          <w:rFonts w:hint="eastAsia"/>
        </w:rPr>
        <w:t xml:space="preserve"> 0.741、P@1</w:t>
      </w:r>
      <w:r>
        <w:rPr>
          <w:rFonts w:hint="eastAsia"/>
          <w:lang w:val="en-US" w:eastAsia="zh-CN"/>
        </w:rPr>
        <w:t>=</w:t>
      </w:r>
      <w:r>
        <w:rPr>
          <w:rFonts w:hint="eastAsia"/>
        </w:rPr>
        <w:t>0.578、R@5</w:t>
      </w:r>
      <w:r>
        <w:rPr>
          <w:rFonts w:hint="eastAsia"/>
          <w:lang w:val="en-US" w:eastAsia="zh-CN"/>
        </w:rPr>
        <w:t>=</w:t>
      </w:r>
      <w:r>
        <w:rPr>
          <w:rFonts w:hint="eastAsia"/>
        </w:rPr>
        <w:t>0.803、R@10</w:t>
      </w:r>
      <w:r>
        <w:rPr>
          <w:rFonts w:hint="eastAsia"/>
          <w:lang w:val="en-US" w:eastAsia="zh-CN"/>
        </w:rPr>
        <w:t>=</w:t>
      </w:r>
      <w:r>
        <w:rPr>
          <w:rFonts w:hint="eastAsia"/>
        </w:rPr>
        <w:t>0.887。w/o Location配置取得mAP</w:t>
      </w:r>
      <w:r>
        <w:rPr>
          <w:rFonts w:hint="eastAsia"/>
          <w:lang w:val="en-US" w:eastAsia="zh-CN"/>
        </w:rPr>
        <w:t>=</w:t>
      </w:r>
      <w:r>
        <w:rPr>
          <w:rFonts w:hint="eastAsia"/>
        </w:rPr>
        <w:t>0.713，相比FULL下降约2.8个百分点，同时P@1降至0.548、R@10降至0.862，表明地理位置元数据同时对头部命中率和尾部召回有显著影响，是多模态融合的核心模块。w/o OHEM取得mAP</w:t>
      </w:r>
      <w:r>
        <w:rPr>
          <w:rFonts w:hint="eastAsia"/>
          <w:lang w:val="en-US" w:eastAsia="zh-CN"/>
        </w:rPr>
        <w:t>=</w:t>
      </w:r>
      <w:r>
        <w:rPr>
          <w:rFonts w:hint="eastAsia"/>
        </w:rPr>
        <w:t>0.726，下降约1.3个百分点，P@1降至0.563、R@10降至0.875，验证了在线难例挖掘策略对长尾分布类别不平衡问题的优化作用；在缺少难例挖掘时，模型对尾部类别的判别能力下降，导致头部命中率损失明显。w/o Quantization取得mAP</w:t>
      </w:r>
      <w:r>
        <w:rPr>
          <w:rFonts w:hint="eastAsia"/>
          <w:lang w:val="en-US" w:eastAsia="zh-CN"/>
        </w:rPr>
        <w:t>=</w:t>
      </w:r>
      <w:r>
        <w:rPr>
          <w:rFonts w:hint="eastAsia"/>
        </w:rPr>
        <w:t>0.735，下降约0.6个百分点，P@1降至0.573、R@10降至0.884；虽然绝对影响相对较小，但该损失对约束连续特征与离散哈希码的分布差异、减小训练-推理鸿沟具有重要作用，移除后哈希层输出偏离±</w:t>
      </w:r>
      <w:r>
        <w:rPr>
          <w:rFonts w:hint="eastAsia"/>
          <w:lang w:val="en-US" w:eastAsia="zh-CN"/>
        </w:rPr>
        <w:t>1</w:t>
      </w:r>
      <w:r>
        <w:rPr>
          <w:rFonts w:hint="eastAsia"/>
        </w:rPr>
        <w:t>的程度增大，导致汉明距离检索精度略有下降。</w:t>
      </w:r>
    </w:p>
    <w:p w14:paraId="2683F2E9">
      <w:pPr>
        <w:jc w:val="left"/>
        <w:rPr>
          <w:rFonts w:hint="eastAsia"/>
        </w:rPr>
      </w:pPr>
      <w:r>
        <w:rPr>
          <w:rFonts w:hint="eastAsia"/>
        </w:rPr>
        <w:t>综上所述，</w:t>
      </w:r>
      <w:r>
        <w:rPr>
          <w:rFonts w:hint="eastAsia"/>
          <w:lang w:val="en-US" w:eastAsia="zh-CN"/>
        </w:rPr>
        <w:t>三</w:t>
      </w:r>
      <w:r>
        <w:rPr>
          <w:rFonts w:hint="eastAsia"/>
        </w:rPr>
        <w:t>个模块协同工作实现最优性能，证明了DHLM各模块设计的合理性与必要性。</w:t>
      </w:r>
    </w:p>
    <w:p w14:paraId="7591E95C">
      <w:pPr>
        <w:pStyle w:val="4"/>
        <w:rPr>
          <w:rFonts w:hint="eastAsia"/>
          <w:lang w:val="en-US" w:eastAsia="zh-CN"/>
        </w:rPr>
      </w:pPr>
      <w:bookmarkStart w:id="136" w:name="_Toc345"/>
      <w:r>
        <w:rPr>
          <w:rFonts w:hint="eastAsia"/>
          <w:lang w:val="en-US" w:eastAsia="zh-CN"/>
        </w:rPr>
        <w:t>3.4.4 超参数敏感性分析</w:t>
      </w:r>
      <w:bookmarkEnd w:id="136"/>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2018数据集上系统分析不同权重配置对模型检索性能的影响。本节基于归一化后的权重配比（</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=10:5:1，满足</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=1）开展敏感性分析</w:t>
      </w:r>
      <w:r>
        <w:rPr>
          <w:rFonts w:hint="eastAsia"/>
          <w:lang w:val="en-US" w:eastAsia="zh-CN"/>
        </w:rPr>
        <w:t>。</w:t>
      </w:r>
      <w:r>
        <w:rPr>
          <w:rFonts w:hint="default"/>
          <w:lang w:val="en-US" w:eastAsia="zh-CN"/>
        </w:rPr>
        <w:t>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0515BC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实验结果见下</w:t>
      </w:r>
      <w:r>
        <w:rPr>
          <w:rFonts w:hint="default"/>
          <w:lang w:val="en-US" w:eastAsia="zh-CN"/>
        </w:rPr>
        <w:t>表3.</w:t>
      </w:r>
      <w:ins w:id="420" w:author="小宋" w:date="2026-07-06T23:33:33Z">
        <w:r>
          <w:rPr>
            <w:rFonts w:hint="eastAsia"/>
            <w:lang w:val="en-US" w:eastAsia="zh-CN"/>
          </w:rPr>
          <w:t>9</w:t>
        </w:r>
      </w:ins>
      <w:del w:id="421" w:author="小宋" w:date="2026-07-06T23:33:33Z">
        <w:r>
          <w:rPr>
            <w:rFonts w:hint="eastAsia"/>
            <w:lang w:val="en-US" w:eastAsia="zh-CN"/>
          </w:rPr>
          <w:delText>8</w:delText>
        </w:r>
      </w:del>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时性能最优</w:t>
      </w:r>
      <w:r>
        <w:rPr>
          <w:rFonts w:hint="eastAsia"/>
          <w:lang w:val="en-US" w:eastAsia="zh-CN"/>
        </w:rPr>
        <w:t>，</w:t>
      </w:r>
      <w:r>
        <w:rPr>
          <w:rFonts w:hint="default"/>
          <w:lang w:val="en-US" w:eastAsia="zh-CN"/>
        </w:rPr>
        <w:t>降至</w:t>
      </w:r>
      <w:r>
        <w:rPr>
          <w:rFonts w:hint="eastAsia"/>
          <w:lang w:val="en-US" w:eastAsia="zh-CN"/>
        </w:rPr>
        <w:t>5/16</w:t>
      </w:r>
      <w:r>
        <w:rPr>
          <w:rFonts w:hint="default"/>
          <w:lang w:val="en-US" w:eastAsia="zh-CN"/>
        </w:rPr>
        <w:t>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为最优选择。</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5/16</w:t>
      </w:r>
      <w:r>
        <w:rPr>
          <w:rFonts w:hint="default"/>
          <w:lang w:val="en-US" w:eastAsia="zh-CN"/>
        </w:rPr>
        <w:t>时取得最佳平衡</w:t>
      </w:r>
      <w:r>
        <w:rPr>
          <w:rFonts w:hint="eastAsia"/>
          <w:lang w:val="en-US" w:eastAsia="zh-CN"/>
        </w:rPr>
        <w:t>，</w:t>
      </w:r>
      <w:r>
        <w:rPr>
          <w:rFonts w:hint="default"/>
          <w:lang w:val="en-US" w:eastAsia="zh-CN"/>
        </w:rPr>
        <w:t>降至</w:t>
      </w:r>
      <w:r>
        <w:rPr>
          <w:rFonts w:hint="eastAsia"/>
          <w:lang w:val="en-US" w:eastAsia="zh-CN"/>
        </w:rPr>
        <w:t>1/16</w:t>
      </w:r>
      <w:r>
        <w:rPr>
          <w:rFonts w:hint="default"/>
          <w:lang w:val="en-US" w:eastAsia="zh-CN"/>
        </w:rPr>
        <w:t>时mAP下降4.3个百分点，表明辅助监督信号不足</w:t>
      </w:r>
      <w:r>
        <w:rPr>
          <w:rFonts w:hint="eastAsia"/>
          <w:lang w:val="en-US" w:eastAsia="zh-CN"/>
        </w:rPr>
        <w:t>，</w:t>
      </w:r>
      <w:r>
        <w:rPr>
          <w:rFonts w:hint="default"/>
          <w:lang w:val="en-US" w:eastAsia="zh-CN"/>
        </w:rPr>
        <w:t>增至</w:t>
      </w:r>
      <w:r>
        <w:rPr>
          <w:rFonts w:hint="eastAsia"/>
          <w:lang w:val="en-US" w:eastAsia="zh-CN"/>
        </w:rPr>
        <w:t>10/16</w:t>
      </w:r>
      <w:r>
        <w:rPr>
          <w:rFonts w:hint="default"/>
          <w:lang w:val="en-US" w:eastAsia="zh-CN"/>
        </w:rPr>
        <w:t>时mAP略降0.3个百分点，可能与Triplet Loss产生优化冲突。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1/16</w:t>
      </w:r>
      <w:r>
        <w:rPr>
          <w:rFonts w:hint="default"/>
          <w:lang w:val="en-US" w:eastAsia="zh-CN"/>
        </w:rPr>
        <w:t>时在精度与约束强度间达到平衡</w:t>
      </w:r>
      <w:r>
        <w:rPr>
          <w:rFonts w:hint="eastAsia"/>
          <w:lang w:val="en-US" w:eastAsia="zh-CN"/>
        </w:rPr>
        <w:t>，</w:t>
      </w:r>
      <w:r>
        <w:rPr>
          <w:rFonts w:hint="default"/>
          <w:lang w:val="en-US" w:eastAsia="zh-CN"/>
        </w:rPr>
        <w:t>增至</w:t>
      </w:r>
      <w:r>
        <w:rPr>
          <w:rFonts w:hint="eastAsia"/>
          <w:lang w:val="en-US" w:eastAsia="zh-CN"/>
        </w:rPr>
        <w:t>5/16</w:t>
      </w:r>
      <w:r>
        <w:rPr>
          <w:rFonts w:hint="default"/>
          <w:lang w:val="en-US" w:eastAsia="zh-CN"/>
        </w:rPr>
        <w:t>时mAP下降0.9个百分点，过强的量化约束干扰特征学习</w:t>
      </w:r>
      <w:r>
        <w:rPr>
          <w:rFonts w:hint="eastAsia"/>
          <w:lang w:val="en-US" w:eastAsia="zh-CN"/>
        </w:rPr>
        <w:t>。</w:t>
      </w:r>
    </w:p>
    <w:p w14:paraId="6C8B7C8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综上所述，本文采用的归一化权重配置（</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=5/16，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=1/16）经实验验证为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5214A64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p>
    <w:p w14:paraId="120B1A6F">
      <w:pPr>
        <w:jc w:val="center"/>
        <w:rPr>
          <w:rFonts w:hint="default"/>
          <w:sz w:val="21"/>
          <w:szCs w:val="21"/>
          <w:lang w:val="en-US"/>
        </w:rPr>
      </w:pPr>
      <w:r>
        <w:rPr>
          <w:sz w:val="21"/>
          <w:szCs w:val="21"/>
        </w:rPr>
        <w:t>表</w:t>
      </w:r>
      <w:r>
        <w:rPr>
          <w:rFonts w:hint="eastAsia"/>
          <w:sz w:val="21"/>
          <w:szCs w:val="21"/>
        </w:rPr>
        <w:t>3</w:t>
      </w:r>
      <w:r>
        <w:rPr>
          <w:sz w:val="21"/>
          <w:szCs w:val="21"/>
        </w:rPr>
        <w:t>.</w:t>
      </w:r>
      <w:ins w:id="422" w:author="小宋" w:date="2026-07-06T23:33:36Z">
        <w:r>
          <w:rPr>
            <w:rFonts w:hint="eastAsia"/>
            <w:sz w:val="21"/>
            <w:szCs w:val="21"/>
            <w:lang w:val="en-US" w:eastAsia="zh-CN"/>
          </w:rPr>
          <w:t>9</w:t>
        </w:r>
      </w:ins>
      <w:del w:id="423" w:author="小宋" w:date="2026-07-06T23:33:35Z">
        <w:r>
          <w:rPr>
            <w:rFonts w:hint="eastAsia"/>
            <w:sz w:val="21"/>
            <w:szCs w:val="21"/>
            <w:lang w:val="en-US" w:eastAsia="zh-CN"/>
          </w:rPr>
          <w:delText>8</w:delText>
        </w:r>
      </w:del>
      <w:r>
        <w:rPr>
          <w:rFonts w:hint="eastAsia"/>
          <w:sz w:val="21"/>
          <w:szCs w:val="21"/>
          <w:lang w:val="en-US" w:eastAsia="zh-CN"/>
        </w:rPr>
        <w:t xml:space="preserve"> 损失函数权重敏感性分析</w:t>
      </w:r>
    </w:p>
    <w:p w14:paraId="6878BD1C">
      <w:pPr>
        <w:jc w:val="center"/>
        <w:rPr>
          <w:rFonts w:hint="eastAsia"/>
          <w:sz w:val="21"/>
          <w:szCs w:val="21"/>
        </w:rPr>
      </w:pPr>
      <w:r>
        <w:rPr>
          <w:sz w:val="21"/>
          <w:szCs w:val="21"/>
        </w:rPr>
        <w:t xml:space="preserve">Table </w:t>
      </w:r>
      <w:r>
        <w:rPr>
          <w:rFonts w:hint="eastAsia"/>
          <w:sz w:val="21"/>
          <w:szCs w:val="21"/>
        </w:rPr>
        <w:t>3</w:t>
      </w:r>
      <w:r>
        <w:rPr>
          <w:sz w:val="21"/>
          <w:szCs w:val="21"/>
        </w:rPr>
        <w:t>.</w:t>
      </w:r>
      <w:ins w:id="424" w:author="小宋" w:date="2026-07-06T23:33:38Z">
        <w:r>
          <w:rPr>
            <w:rFonts w:hint="eastAsia"/>
            <w:sz w:val="21"/>
            <w:szCs w:val="21"/>
            <w:lang w:val="en-US" w:eastAsia="zh-CN"/>
          </w:rPr>
          <w:t>9</w:t>
        </w:r>
      </w:ins>
      <w:del w:id="425" w:author="小宋" w:date="2026-07-06T23:33:38Z">
        <w:r>
          <w:rPr>
            <w:rFonts w:hint="eastAsia"/>
            <w:sz w:val="21"/>
            <w:szCs w:val="21"/>
            <w:lang w:val="en-US" w:eastAsia="zh-CN"/>
          </w:rPr>
          <w:delText>8</w:delText>
        </w:r>
      </w:del>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3048"/>
        <w:gridCol w:w="1366"/>
        <w:gridCol w:w="1366"/>
        <w:gridCol w:w="1522"/>
        <w:gridCol w:w="1355"/>
      </w:tblGrid>
      <w:tr w14:paraId="19329F7A">
        <w:tblPrEx>
          <w:tblCellMar>
            <w:top w:w="0" w:type="dxa"/>
            <w:left w:w="108" w:type="dxa"/>
            <w:bottom w:w="0" w:type="dxa"/>
            <w:right w:w="108" w:type="dxa"/>
          </w:tblCellMar>
        </w:tblPrEx>
        <w:trPr>
          <w:trHeight w:val="340" w:hRule="atLeast"/>
          <w:jc w:val="center"/>
        </w:trPr>
        <w:tc>
          <w:tcPr>
            <w:tcW w:w="3048" w:type="dxa"/>
            <w:tcBorders>
              <w:top w:val="single" w:color="000000" w:sz="12" w:space="0"/>
              <w:left w:val="nil"/>
              <w:bottom w:val="nil"/>
              <w:right w:val="nil"/>
            </w:tcBorders>
            <w:noWrap w:val="0"/>
            <w:tcMar>
              <w:top w:w="-1" w:type="dxa"/>
              <w:left w:w="-1" w:type="dxa"/>
              <w:bottom w:w="-1" w:type="dxa"/>
              <w:right w:w="-1" w:type="dxa"/>
            </w:tcMar>
            <w:vAlign w:val="center"/>
          </w:tcPr>
          <w:p w14:paraId="31C5FB2C">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权重配置</w:t>
            </w:r>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6D57C7D8">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trip</m:t>
                    </m:r>
                    <m:ctrlPr>
                      <w:rPr>
                        <w:rFonts w:ascii="Cambria Math" w:hAnsi="Cambria Math" w:eastAsia="宋体"/>
                        <w:b/>
                        <w:bCs w:val="0"/>
                        <w:sz w:val="21"/>
                      </w:rPr>
                    </m:ctrlPr>
                  </m:sub>
                </m:sSub>
              </m:oMath>
            </m:oMathPara>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0E495855">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cont</m:t>
                    </m:r>
                    <m:ctrlPr>
                      <w:rPr>
                        <w:rFonts w:ascii="Cambria Math" w:hAnsi="Cambria Math" w:eastAsia="宋体"/>
                        <w:b/>
                        <w:bCs w:val="0"/>
                        <w:sz w:val="21"/>
                      </w:rPr>
                    </m:ctrlPr>
                  </m:sub>
                </m:sSub>
              </m:oMath>
            </m:oMathPara>
          </w:p>
        </w:tc>
        <w:tc>
          <w:tcPr>
            <w:tcW w:w="1522" w:type="dxa"/>
            <w:tcBorders>
              <w:top w:val="single" w:color="000000" w:sz="12" w:space="0"/>
              <w:left w:val="nil"/>
              <w:bottom w:val="nil"/>
              <w:right w:val="nil"/>
            </w:tcBorders>
            <w:noWrap w:val="0"/>
            <w:tcMar>
              <w:top w:w="-1" w:type="dxa"/>
              <w:left w:w="-1" w:type="dxa"/>
              <w:bottom w:w="-1" w:type="dxa"/>
              <w:right w:w="-1" w:type="dxa"/>
            </w:tcMar>
            <w:vAlign w:val="center"/>
          </w:tcPr>
          <w:p w14:paraId="01B0E1C1">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quant</m:t>
                    </m:r>
                    <m:ctrlPr>
                      <w:rPr>
                        <w:rFonts w:ascii="Cambria Math" w:hAnsi="Cambria Math" w:eastAsia="宋体"/>
                        <w:b/>
                        <w:bCs w:val="0"/>
                        <w:sz w:val="21"/>
                      </w:rPr>
                    </m:ctrlPr>
                  </m:sub>
                </m:sSub>
              </m:oMath>
            </m:oMathPara>
          </w:p>
        </w:tc>
        <w:tc>
          <w:tcPr>
            <w:tcW w:w="1355" w:type="dxa"/>
            <w:tcBorders>
              <w:top w:val="single" w:color="000000" w:sz="12" w:space="0"/>
              <w:left w:val="nil"/>
              <w:bottom w:val="nil"/>
              <w:right w:val="nil"/>
            </w:tcBorders>
            <w:noWrap w:val="0"/>
            <w:tcMar>
              <w:top w:w="-1" w:type="dxa"/>
              <w:left w:w="-1" w:type="dxa"/>
              <w:bottom w:w="-1" w:type="dxa"/>
              <w:right w:w="-1" w:type="dxa"/>
            </w:tcMar>
            <w:vAlign w:val="center"/>
          </w:tcPr>
          <w:p w14:paraId="5AFE92D7">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mA</w:t>
            </w:r>
            <w:r>
              <w:rPr>
                <w:rFonts w:hint="eastAsia" w:ascii="Cambria Math" w:cs="Times New Roman"/>
                <w:b/>
                <w:bCs w:val="0"/>
                <w:color w:val="000000"/>
                <w:kern w:val="0"/>
                <w:sz w:val="21"/>
                <w:szCs w:val="21"/>
                <w:lang w:val="en-US" w:eastAsia="zh-CN" w:bidi="ar"/>
              </w:rPr>
              <w:t>P</w:t>
            </w:r>
          </w:p>
        </w:tc>
      </w:tr>
      <w:tr w14:paraId="48C13345">
        <w:tblPrEx>
          <w:tblCellMar>
            <w:top w:w="0" w:type="dxa"/>
            <w:left w:w="108" w:type="dxa"/>
            <w:bottom w:w="0" w:type="dxa"/>
            <w:right w:w="108" w:type="dxa"/>
          </w:tblCellMar>
        </w:tblPrEx>
        <w:trPr>
          <w:trHeight w:val="340" w:hRule="atLeast"/>
          <w:jc w:val="center"/>
        </w:trPr>
        <w:tc>
          <w:tcPr>
            <w:tcW w:w="3048" w:type="dxa"/>
            <w:tcBorders>
              <w:top w:val="single" w:color="000000" w:sz="4" w:space="0"/>
              <w:left w:val="nil"/>
              <w:bottom w:val="nil"/>
              <w:right w:val="nil"/>
            </w:tcBorders>
            <w:noWrap w:val="0"/>
            <w:tcMar>
              <w:top w:w="-1" w:type="dxa"/>
              <w:left w:w="-1" w:type="dxa"/>
              <w:bottom w:w="-1" w:type="dxa"/>
              <w:right w:w="-1" w:type="dxa"/>
            </w:tcMar>
            <w:vAlign w:val="center"/>
          </w:tcPr>
          <w:p w14:paraId="237E923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基准</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6276C1E8">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10/16</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34063FD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5/16</w:t>
            </w:r>
          </w:p>
        </w:tc>
        <w:tc>
          <w:tcPr>
            <w:tcW w:w="1522" w:type="dxa"/>
            <w:tcBorders>
              <w:top w:val="single" w:color="000000" w:sz="4" w:space="0"/>
              <w:left w:val="nil"/>
              <w:bottom w:val="nil"/>
              <w:right w:val="nil"/>
            </w:tcBorders>
            <w:noWrap w:val="0"/>
            <w:tcMar>
              <w:top w:w="-1" w:type="dxa"/>
              <w:left w:w="-1" w:type="dxa"/>
              <w:bottom w:w="-1" w:type="dxa"/>
              <w:right w:w="-1" w:type="dxa"/>
            </w:tcMar>
            <w:vAlign w:val="center"/>
          </w:tcPr>
          <w:p w14:paraId="7F1F0C7F">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ascii="Times New Roman" w:eastAsia="宋体" w:cs="Times New Roman"/>
                <w:b/>
                <w:bCs/>
                <w:color w:val="000000"/>
                <w:kern w:val="0"/>
                <w:sz w:val="21"/>
                <w:szCs w:val="21"/>
                <w:lang w:val="en-US" w:eastAsia="zh-CN" w:bidi="ar"/>
              </w:rPr>
              <w:t>1/16</w:t>
            </w:r>
          </w:p>
        </w:tc>
        <w:tc>
          <w:tcPr>
            <w:tcW w:w="1355" w:type="dxa"/>
            <w:tcBorders>
              <w:top w:val="single" w:color="000000" w:sz="4" w:space="0"/>
              <w:left w:val="nil"/>
              <w:bottom w:val="nil"/>
              <w:right w:val="nil"/>
            </w:tcBorders>
            <w:noWrap w:val="0"/>
            <w:tcMar>
              <w:top w:w="-1" w:type="dxa"/>
              <w:left w:w="-1" w:type="dxa"/>
              <w:bottom w:w="-1" w:type="dxa"/>
              <w:right w:w="-1" w:type="dxa"/>
            </w:tcMar>
            <w:vAlign w:val="center"/>
          </w:tcPr>
          <w:p w14:paraId="09248E99">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0.</w:t>
            </w:r>
            <w:r>
              <w:rPr>
                <w:rFonts w:hint="eastAsia" w:ascii="Times New Roman" w:eastAsia="宋体" w:cs="Times New Roman"/>
                <w:b/>
                <w:bCs/>
                <w:sz w:val="21"/>
                <w:szCs w:val="21"/>
                <w:lang w:val="en-US" w:eastAsia="zh-CN"/>
              </w:rPr>
              <w:t>741</w:t>
            </w:r>
          </w:p>
        </w:tc>
      </w:tr>
      <w:tr w14:paraId="3434AB6F">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07D46F7D">
            <w:pPr>
              <w:snapToGrid w:val="0"/>
              <w:spacing w:line="240" w:lineRule="auto"/>
              <w:ind w:left="0" w:leftChars="0" w:right="0" w:rightChars="0" w:firstLine="0" w:firstLineChars="0"/>
              <w:jc w:val="center"/>
              <w:rPr>
                <w:rFonts w:hint="eastAsia" w:ascii="Times New Roman" w:hAnsi="Times New Roman" w:eastAsia="宋体" w:cs="Times New Roman"/>
                <w:b/>
                <w:bCs w:val="0"/>
                <w:color w:val="000000"/>
                <w:kern w:val="0"/>
                <w:sz w:val="21"/>
                <w:szCs w:val="21"/>
                <w:lang w:val="en-US" w:eastAsia="zh-CN" w:bidi="ar"/>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trip</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减半</w:t>
            </w:r>
          </w:p>
        </w:tc>
        <w:tc>
          <w:tcPr>
            <w:tcW w:w="1366" w:type="dxa"/>
            <w:tcBorders>
              <w:top w:val="nil"/>
              <w:left w:val="nil"/>
              <w:bottom w:val="nil"/>
              <w:right w:val="nil"/>
            </w:tcBorders>
            <w:noWrap w:val="0"/>
            <w:tcMar>
              <w:top w:w="-1" w:type="dxa"/>
              <w:left w:w="-1" w:type="dxa"/>
              <w:bottom w:w="-1" w:type="dxa"/>
              <w:right w:w="-1" w:type="dxa"/>
            </w:tcMar>
            <w:vAlign w:val="center"/>
          </w:tcPr>
          <w:p w14:paraId="41B516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366" w:type="dxa"/>
            <w:tcBorders>
              <w:top w:val="nil"/>
              <w:left w:val="nil"/>
              <w:bottom w:val="nil"/>
              <w:right w:val="nil"/>
            </w:tcBorders>
            <w:noWrap w:val="0"/>
            <w:tcMar>
              <w:top w:w="-1" w:type="dxa"/>
              <w:left w:w="-1" w:type="dxa"/>
              <w:bottom w:w="-1" w:type="dxa"/>
              <w:right w:w="-1" w:type="dxa"/>
            </w:tcMar>
            <w:vAlign w:val="center"/>
          </w:tcPr>
          <w:p w14:paraId="6F977B1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nil"/>
              <w:right w:val="nil"/>
            </w:tcBorders>
            <w:noWrap w:val="0"/>
            <w:tcMar>
              <w:top w:w="-1" w:type="dxa"/>
              <w:left w:w="-1" w:type="dxa"/>
              <w:bottom w:w="-1" w:type="dxa"/>
              <w:right w:w="-1" w:type="dxa"/>
            </w:tcMar>
            <w:vAlign w:val="center"/>
          </w:tcPr>
          <w:p w14:paraId="01EDC9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noWrap w:val="0"/>
            <w:tcMar>
              <w:top w:w="-1" w:type="dxa"/>
              <w:left w:w="-1" w:type="dxa"/>
              <w:bottom w:w="-1" w:type="dxa"/>
              <w:right w:w="-1" w:type="dxa"/>
            </w:tcMar>
            <w:vAlign w:val="center"/>
          </w:tcPr>
          <w:p w14:paraId="15C2EB4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eastAsia="宋体" w:cs="Times New Roman"/>
                <w:b w:val="0"/>
                <w:bCs w:val="0"/>
                <w:sz w:val="21"/>
                <w:szCs w:val="21"/>
                <w:lang w:val="en-US" w:eastAsia="zh-CN"/>
              </w:rPr>
              <w:t>715</w:t>
            </w:r>
          </w:p>
        </w:tc>
      </w:tr>
      <w:tr w14:paraId="207840FD">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2384467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降为1/5</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A1D0EF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50E9490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39E30AF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3400AADE">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698</w:t>
            </w:r>
          </w:p>
        </w:tc>
      </w:tr>
      <w:tr w14:paraId="2160EAAC">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69F748E3">
            <w:pPr>
              <w:snapToGrid w:val="0"/>
              <w:spacing w:line="240" w:lineRule="auto"/>
              <w:ind w:left="0" w:leftChars="0" w:right="0" w:rightChars="0" w:firstLine="0" w:firstLineChars="0"/>
              <w:jc w:val="center"/>
              <w:rPr>
                <w:rFonts w:hint="eastAsia"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加倍</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12F92D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40FDCDF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62CCD22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0B934AB8">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738</w:t>
            </w:r>
          </w:p>
        </w:tc>
      </w:tr>
      <w:tr w14:paraId="3B981E64">
        <w:tblPrEx>
          <w:tblCellMar>
            <w:top w:w="0" w:type="dxa"/>
            <w:left w:w="108" w:type="dxa"/>
            <w:bottom w:w="0" w:type="dxa"/>
            <w:right w:w="108" w:type="dxa"/>
          </w:tblCellMar>
        </w:tblPrEx>
        <w:trPr>
          <w:trHeight w:val="340" w:hRule="atLeast"/>
          <w:jc w:val="center"/>
        </w:trPr>
        <w:tc>
          <w:tcPr>
            <w:tcW w:w="3048"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DE965FF">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quant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增为5倍</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71EBB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ED2C90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E45A2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5/16</w:t>
            </w:r>
          </w:p>
        </w:tc>
        <w:tc>
          <w:tcPr>
            <w:tcW w:w="135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322D6B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732</w:t>
            </w:r>
          </w:p>
        </w:tc>
      </w:tr>
    </w:tbl>
    <w:p w14:paraId="79B2719E">
      <w:pPr>
        <w:pStyle w:val="3"/>
        <w:spacing w:before="193"/>
        <w:rPr>
          <w:rFonts w:hint="eastAsia" w:eastAsia="黑体"/>
          <w:lang w:val="en-US" w:eastAsia="zh-CN"/>
        </w:rPr>
      </w:pPr>
      <w:bookmarkStart w:id="137" w:name="_Toc18827"/>
      <w:bookmarkStart w:id="138" w:name="_Toc25037"/>
      <w:r>
        <w:rPr>
          <w:rFonts w:hint="eastAsia"/>
        </w:rPr>
        <w:t>3.5 本章</w:t>
      </w:r>
      <w:bookmarkEnd w:id="137"/>
      <w:r>
        <w:rPr>
          <w:rFonts w:hint="eastAsia"/>
          <w:lang w:val="en-US" w:eastAsia="zh-CN"/>
        </w:rPr>
        <w:t>小结</w:t>
      </w:r>
      <w:bookmarkEnd w:id="138"/>
    </w:p>
    <w:bookmarkEnd w:id="88"/>
    <w:bookmarkEnd w:id="89"/>
    <w:bookmarkEnd w:id="90"/>
    <w:p w14:paraId="4DBDBCB3">
      <w:pPr>
        <w:ind w:firstLine="420"/>
        <w:rPr>
          <w:rFonts w:hint="eastAsia" w:eastAsia="宋体"/>
          <w:lang w:val="en-US" w:eastAsia="zh-CN"/>
        </w:rPr>
        <w:sectPr>
          <w:headerReference r:id="rId21" w:type="default"/>
          <w:headerReference r:id="rId22"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M模型的整体架构，按照图像与位置特征编码层、多模态融合层、哈希层和检索层的层次关系，深入说明各模块的技术原理与实现细节，重点阐述了多路融合策略验证过程，包括多损失联合优化与在线难例挖掘策略。为验证模型有效性，本章在iNaturalist 2018和自建BFATH数据集上开展实验，说明了数据预处理流程、评价指标定义和实验环境配置。最后通过与HashNet、DCH和MDSH三个基线模型的对比实验，融合策略对比实验、iNaturalist 2018上的消融实验以及超参数敏感性分析，验证了DHLM模型的有效性和优越性，为古树名木多模态展示与检索系统提供了算法支撑。</w:t>
      </w:r>
    </w:p>
    <w:p w14:paraId="02FCF413">
      <w:pPr>
        <w:pStyle w:val="2"/>
        <w:spacing w:before="193" w:after="193"/>
        <w:rPr>
          <w:rFonts w:hint="default"/>
          <w:lang w:val="en-US"/>
        </w:rPr>
      </w:pPr>
      <w:bookmarkStart w:id="139" w:name="_Toc5835"/>
      <w:bookmarkStart w:id="140" w:name="_Toc5482"/>
      <w:r>
        <w:rPr>
          <w:rFonts w:hint="eastAsia"/>
        </w:rPr>
        <w:t>4</w:t>
      </w:r>
      <w:r>
        <w:rPr>
          <w:rFonts w:hint="eastAsia"/>
          <w:lang w:val="en-US" w:eastAsia="zh-CN"/>
        </w:rPr>
        <w:t xml:space="preserve"> </w:t>
      </w:r>
      <w:r>
        <w:rPr>
          <w:rFonts w:hint="eastAsia"/>
        </w:rPr>
        <w:t>古树名木</w:t>
      </w:r>
      <w:r>
        <w:rPr>
          <w:rFonts w:hint="eastAsia"/>
          <w:lang w:val="en-US" w:eastAsia="zh-CN"/>
        </w:rPr>
        <w:t>多模态</w:t>
      </w:r>
      <w:bookmarkEnd w:id="139"/>
      <w:r>
        <w:rPr>
          <w:rFonts w:hint="eastAsia"/>
          <w:lang w:val="en-US" w:eastAsia="zh-CN"/>
        </w:rPr>
        <w:t>展示与检索系统</w:t>
      </w:r>
      <w:bookmarkEnd w:id="140"/>
    </w:p>
    <w:p w14:paraId="3D2C3699">
      <w:pPr>
        <w:ind w:firstLine="420"/>
      </w:pPr>
      <w:r>
        <w:rPr>
          <w:rFonts w:hint="eastAsia"/>
        </w:rPr>
        <w:t>本章将结合第三章</w:t>
      </w:r>
      <w:r>
        <w:rPr>
          <w:rFonts w:hint="eastAsia"/>
          <w:lang w:eastAsia="zh-CN"/>
        </w:rPr>
        <w:t>DHLM</w:t>
      </w:r>
      <w:r>
        <w:rPr>
          <w:rFonts w:hint="eastAsia"/>
        </w:rPr>
        <w:t>模型，针对古树名木保护和管理中存在的检索难等实际问题，设计实现一套基于图像</w:t>
      </w:r>
      <w:r>
        <w:rPr>
          <w:rFonts w:hint="eastAsia"/>
          <w:lang w:val="en-US" w:eastAsia="zh-CN"/>
        </w:rPr>
        <w:t>与</w:t>
      </w:r>
      <w:r>
        <w:rPr>
          <w:rFonts w:hint="eastAsia"/>
        </w:rPr>
        <w:t>地理位置元数据多模态的</w:t>
      </w:r>
      <w:r>
        <w:rPr>
          <w:rFonts w:hint="eastAsia"/>
          <w:lang w:eastAsia="zh-CN"/>
        </w:rPr>
        <w:t>古树名木多模态展示与检索</w:t>
      </w:r>
      <w:r>
        <w:rPr>
          <w:rFonts w:hint="eastAsia"/>
        </w:rPr>
        <w:t>系统。以系统需求分析、系统概要设计、数据库设计以及关键功能模块设计作为切入点，建立集</w:t>
      </w:r>
      <w:r>
        <w:rPr>
          <w:rFonts w:hint="eastAsia"/>
          <w:lang w:val="en-US" w:eastAsia="zh-CN"/>
        </w:rPr>
        <w:t>多模态</w:t>
      </w:r>
      <w:r>
        <w:rPr>
          <w:rFonts w:hint="eastAsia"/>
        </w:rPr>
        <w:t>检索与</w:t>
      </w:r>
      <w:r>
        <w:rPr>
          <w:rFonts w:hint="eastAsia"/>
          <w:lang w:val="en-US" w:eastAsia="zh-CN"/>
        </w:rPr>
        <w:t>数据</w:t>
      </w:r>
      <w:r>
        <w:rPr>
          <w:rFonts w:hint="eastAsia"/>
        </w:rPr>
        <w:t>管理为一体的系统平台。本系统采用Browser/Server（B/S）架构设计</w:t>
      </w:r>
      <w:r>
        <w:rPr>
          <w:rFonts w:hint="eastAsia"/>
          <w:lang w:eastAsia="zh-CN"/>
        </w:rPr>
        <w:t>古树名木多模态展示与检索</w:t>
      </w:r>
      <w:r>
        <w:rPr>
          <w:rFonts w:hint="eastAsia"/>
        </w:rPr>
        <w:t>功能以及系统管理员的资源管理等功能。</w:t>
      </w:r>
    </w:p>
    <w:p w14:paraId="6437602D">
      <w:pPr>
        <w:pStyle w:val="3"/>
        <w:spacing w:before="193"/>
      </w:pPr>
      <w:bookmarkStart w:id="141" w:name="_Toc6561"/>
      <w:bookmarkStart w:id="142" w:name="_Toc10250"/>
      <w:bookmarkStart w:id="143" w:name="_Toc28823"/>
      <w:r>
        <w:rPr>
          <w:rFonts w:hint="eastAsia"/>
        </w:rPr>
        <w:t>4</w:t>
      </w:r>
      <w:r>
        <w:t>.1</w:t>
      </w:r>
      <w:r>
        <w:rPr>
          <w:rFonts w:hint="eastAsia"/>
          <w:lang w:val="en-US" w:eastAsia="zh-CN"/>
        </w:rPr>
        <w:t xml:space="preserve"> </w:t>
      </w:r>
      <w:r>
        <w:t>系统需求分析</w:t>
      </w:r>
      <w:bookmarkEnd w:id="141"/>
      <w:bookmarkEnd w:id="142"/>
      <w:bookmarkEnd w:id="143"/>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w:t>
      </w:r>
      <w:r>
        <w:rPr>
          <w:rFonts w:hint="eastAsia"/>
          <w:lang w:eastAsia="zh-CN"/>
        </w:rPr>
        <w:t>古树名木多模态展示与检索</w:t>
      </w:r>
      <w:r>
        <w:rPr>
          <w:rFonts w:hint="eastAsia"/>
        </w:rPr>
        <w:t>系统，以实现古树名木管理</w:t>
      </w:r>
      <w:r>
        <w:rPr>
          <w:rFonts w:hint="eastAsia"/>
          <w:lang w:val="en-US" w:eastAsia="zh-CN"/>
        </w:rPr>
        <w:t>和检索</w:t>
      </w:r>
      <w:r>
        <w:rPr>
          <w:rFonts w:hint="eastAsia"/>
        </w:rPr>
        <w:t>工作的</w:t>
      </w:r>
      <w:r>
        <w:rPr>
          <w:rFonts w:hint="eastAsia"/>
          <w:lang w:val="en-US" w:eastAsia="zh-CN"/>
        </w:rPr>
        <w:t>高效</w:t>
      </w:r>
      <w:r>
        <w:rPr>
          <w:rFonts w:hint="eastAsia"/>
        </w:rPr>
        <w:t>化。本系统主要分为前端展示界面及后端管理部分，系统包括</w:t>
      </w:r>
      <w:r>
        <w:rPr>
          <w:rFonts w:hint="eastAsia"/>
          <w:lang w:val="en-US" w:eastAsia="zh-CN"/>
        </w:rPr>
        <w:t>古树名木数据上传、古树名木信息查询和古树名木多模态检索</w:t>
      </w:r>
      <w:r>
        <w:rPr>
          <w:rFonts w:hint="eastAsia"/>
        </w:rPr>
        <w:t>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4" w:name="_Toc21759"/>
      <w:bookmarkStart w:id="145" w:name="_Toc25165"/>
      <w:bookmarkStart w:id="146" w:name="_Toc24109"/>
      <w:r>
        <w:rPr>
          <w:rFonts w:hint="eastAsia"/>
        </w:rPr>
        <w:t>4</w:t>
      </w:r>
      <w:r>
        <w:t>.1.1</w:t>
      </w:r>
      <w:r>
        <w:rPr>
          <w:rFonts w:hint="eastAsia"/>
          <w:lang w:val="en-US" w:eastAsia="zh-CN"/>
        </w:rPr>
        <w:t xml:space="preserve"> </w:t>
      </w:r>
      <w:r>
        <w:rPr>
          <w:rFonts w:hint="eastAsia"/>
        </w:rPr>
        <w:t>功能性</w:t>
      </w:r>
      <w:r>
        <w:t>需求分析</w:t>
      </w:r>
      <w:bookmarkEnd w:id="144"/>
      <w:bookmarkEnd w:id="145"/>
      <w:bookmarkEnd w:id="146"/>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rPr>
        <w:t>本系统的设计目标主要是通过古树名木</w:t>
      </w:r>
      <w:r>
        <w:rPr>
          <w:rFonts w:hint="eastAsia"/>
          <w:lang w:val="en-US" w:eastAsia="zh-CN"/>
        </w:rPr>
        <w:t>数据</w:t>
      </w:r>
      <w:r>
        <w:rPr>
          <w:rFonts w:hint="eastAsia"/>
        </w:rPr>
        <w:t>上传、</w:t>
      </w:r>
      <w:r>
        <w:rPr>
          <w:rFonts w:hint="eastAsia"/>
          <w:lang w:val="en-US" w:eastAsia="zh-CN"/>
        </w:rPr>
        <w:t>古树名木信息查询</w:t>
      </w:r>
      <w:r>
        <w:rPr>
          <w:rFonts w:hint="eastAsia"/>
        </w:rPr>
        <w:t>和</w:t>
      </w:r>
      <w:r>
        <w:rPr>
          <w:rFonts w:hint="eastAsia"/>
          <w:lang w:val="en-US" w:eastAsia="zh-CN"/>
        </w:rPr>
        <w:t>古树名木多模态</w:t>
      </w:r>
      <w:r>
        <w:rPr>
          <w:rFonts w:hint="eastAsia"/>
        </w:rPr>
        <w:t>索等功能，提高古树名木保护和管理工作的效率和水平。具体而言，系统应具备管理古树名木信息</w:t>
      </w:r>
      <w:r>
        <w:rPr>
          <w:rFonts w:hint="eastAsia"/>
          <w:lang w:val="en-US" w:eastAsia="zh-CN"/>
        </w:rPr>
        <w:t>查询</w:t>
      </w:r>
      <w:r>
        <w:rPr>
          <w:rFonts w:hint="eastAsia"/>
        </w:rPr>
        <w:t>和快速检索、用户管理和权限控制等主要功能。根据需求分析和实际业务情况，古树名木检索系统角色分为用户端和管理员端两大角色，在系统中完成不同角色、不同权限的设置，是为了满足用户不同的古树</w:t>
      </w:r>
      <w:r>
        <w:rPr>
          <w:rFonts w:hint="eastAsia"/>
          <w:lang w:val="en-US" w:eastAsia="zh-CN"/>
        </w:rPr>
        <w:t>名木</w:t>
      </w:r>
      <w:r>
        <w:rPr>
          <w:rFonts w:hint="eastAsia"/>
        </w:rPr>
        <w:t>知识需求，并为了系统的安全性、维护的便捷性等需求所作的必要划分。管理员进行古树名木</w:t>
      </w:r>
      <w:r>
        <w:rPr>
          <w:rFonts w:hint="eastAsia"/>
          <w:lang w:val="en-US" w:eastAsia="zh-CN"/>
        </w:rPr>
        <w:t>数据</w:t>
      </w:r>
      <w:r>
        <w:rPr>
          <w:rFonts w:hint="eastAsia"/>
        </w:rPr>
        <w:t>上传与管理功能，包括用户管理等功能。用户端进行用户登录注册、个人信息管理和古树名木检索等功能</w:t>
      </w:r>
      <w:r>
        <w:rPr>
          <w:rFonts w:hint="eastAsia"/>
          <w:lang w:eastAsia="zh-CN"/>
        </w:rPr>
        <w:t>，</w:t>
      </w:r>
      <w:r>
        <w:rPr>
          <w:rFonts w:hint="eastAsia"/>
          <w:lang w:val="en-US" w:eastAsia="zh-CN"/>
        </w:rPr>
        <w:t>系统用户端</w:t>
      </w:r>
      <w:r>
        <w:rPr>
          <w:rFonts w:hint="eastAsia"/>
        </w:rPr>
        <w:t>用例图如图4.1所示</w:t>
      </w:r>
      <w:r>
        <w:rPr>
          <w:rFonts w:hint="eastAsia"/>
          <w:lang w:eastAsia="zh-CN"/>
        </w:rPr>
        <w:t>。</w:t>
      </w:r>
    </w:p>
    <w:p w14:paraId="28D41D82">
      <w:pPr>
        <w:rPr>
          <w:rFonts w:hint="eastAsia"/>
        </w:rPr>
      </w:pPr>
    </w:p>
    <w:p w14:paraId="63B56142">
      <w:pPr>
        <w:pStyle w:val="46"/>
        <w:spacing w:line="30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372100" cy="4657725"/>
            <wp:effectExtent l="0" t="0" r="0" b="3175"/>
            <wp:docPr id="21" name="图片 21" descr="第四章-图4.1 系统整体用例图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第四章-图4.1 系统整体用例图222"/>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5372100" cy="4657725"/>
                    </a:xfrm>
                    <a:prstGeom prst="rect">
                      <a:avLst/>
                    </a:prstGeom>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1 用户端</w:t>
      </w:r>
      <w:r>
        <w:rPr>
          <w:rFonts w:hint="eastAsia"/>
          <w:sz w:val="21"/>
          <w:szCs w:val="21"/>
        </w:rPr>
        <w:t>用例图</w:t>
      </w:r>
    </w:p>
    <w:p w14:paraId="636636E4">
      <w:pPr>
        <w:pStyle w:val="46"/>
        <w:spacing w:line="300" w:lineRule="auto"/>
        <w:jc w:val="center"/>
        <w:rPr>
          <w:sz w:val="21"/>
          <w:szCs w:val="21"/>
        </w:rPr>
      </w:pPr>
      <w:r>
        <w:rPr>
          <w:sz w:val="21"/>
          <w:szCs w:val="21"/>
        </w:rPr>
        <w:t xml:space="preserve">Figure 4.1 </w:t>
      </w:r>
      <w:r>
        <w:rPr>
          <w:rFonts w:hint="eastAsia"/>
          <w:sz w:val="21"/>
          <w:szCs w:val="21"/>
        </w:rPr>
        <w:t>U</w:t>
      </w:r>
      <w:r>
        <w:rPr>
          <w:sz w:val="21"/>
          <w:szCs w:val="21"/>
        </w:rPr>
        <w:t>se</w:t>
      </w:r>
      <w:r>
        <w:rPr>
          <w:rFonts w:hint="eastAsia"/>
          <w:sz w:val="21"/>
          <w:szCs w:val="21"/>
          <w:lang w:val="en-US" w:eastAsia="zh-CN"/>
        </w:rPr>
        <w:t>r</w:t>
      </w:r>
      <w:r>
        <w:rPr>
          <w:sz w:val="21"/>
          <w:szCs w:val="21"/>
        </w:rPr>
        <w:t xml:space="preserve"> </w:t>
      </w:r>
      <w:r>
        <w:rPr>
          <w:rFonts w:hint="eastAsia"/>
          <w:sz w:val="21"/>
          <w:szCs w:val="21"/>
          <w:lang w:val="en-US" w:eastAsia="zh-CN"/>
        </w:rPr>
        <w:t xml:space="preserve">Use </w:t>
      </w:r>
      <w:r>
        <w:rPr>
          <w:rFonts w:hint="eastAsia"/>
          <w:sz w:val="21"/>
          <w:szCs w:val="21"/>
        </w:rPr>
        <w:t>C</w:t>
      </w:r>
      <w:r>
        <w:rPr>
          <w:sz w:val="21"/>
          <w:szCs w:val="21"/>
        </w:rPr>
        <w:t xml:space="preserve">ase </w:t>
      </w:r>
      <w:r>
        <w:rPr>
          <w:rFonts w:hint="eastAsia"/>
          <w:sz w:val="21"/>
          <w:szCs w:val="21"/>
        </w:rPr>
        <w:t>D</w:t>
      </w:r>
      <w:r>
        <w:rPr>
          <w:sz w:val="21"/>
          <w:szCs w:val="21"/>
        </w:rPr>
        <w:t>iagram</w:t>
      </w:r>
    </w:p>
    <w:p w14:paraId="6354A510">
      <w:pPr>
        <w:pStyle w:val="46"/>
        <w:spacing w:line="300" w:lineRule="auto"/>
      </w:pPr>
    </w:p>
    <w:p w14:paraId="4CC2C0A3">
      <w:pPr>
        <w:rPr>
          <w:rFonts w:hint="default" w:ascii="宋体" w:hAnsi="宋体" w:eastAsia="宋体" w:cs="宋体"/>
          <w:lang w:val="en-US" w:eastAsia="zh-CN"/>
        </w:rPr>
      </w:pPr>
      <w:bookmarkStart w:id="147" w:name="_Toc7430"/>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数据上传功能</w:t>
      </w:r>
    </w:p>
    <w:p w14:paraId="3503D285">
      <w:pPr>
        <w:keepNext w:val="0"/>
        <w:keepLines w:val="0"/>
        <w:pageBreakBefore w:val="0"/>
        <w:widowControl w:val="0"/>
        <w:kinsoku/>
        <w:wordWrap w:val="0"/>
        <w:overflowPunct/>
        <w:topLinePunct w:val="0"/>
        <w:autoSpaceDE/>
        <w:autoSpaceDN/>
        <w:bidi w:val="0"/>
        <w:adjustRightInd/>
        <w:snapToGrid/>
        <w:ind w:firstLine="420"/>
        <w:textAlignment w:val="auto"/>
        <w:rPr>
          <w:rFonts w:hint="eastAsia"/>
        </w:rPr>
      </w:pPr>
      <w:r>
        <w:rPr>
          <w:rFonts w:hint="eastAsia"/>
        </w:rPr>
        <w:t>系统支持管理员录入古树名木基础信息，包括古树名称、科、属、树种、保护级别、树龄、树高、地理位置坐标及备注描述，并上传关联图像。前端调用POST /tree/upload接口将图像文件以MultipartFile形式发送至后端，后端采用UUID重命名并写入文件系统。管理员确认信息后点击提交，前端组装TreeSaveReq请求体调用POST /tree/save接口，后端自动解析treeCod</w:t>
      </w:r>
      <w:r>
        <w:rPr>
          <w:rFonts w:hint="eastAsia"/>
          <w:lang w:val="en-US" w:eastAsia="zh-CN"/>
        </w:rPr>
        <w:t>e</w:t>
      </w:r>
      <w:r>
        <w:rPr>
          <w:rFonts w:hint="eastAsia"/>
        </w:rPr>
        <w:t>取最大值加1，通过String.format(</w:t>
      </w:r>
      <w:r>
        <w:rPr>
          <w:rFonts w:hint="eastAsia"/>
          <w:lang w:eastAsia="zh-CN"/>
        </w:rPr>
        <w:t>“</w:t>
      </w:r>
      <w:r>
        <w:rPr>
          <w:rFonts w:hint="eastAsia"/>
        </w:rPr>
        <w:t>%03d</w:t>
      </w:r>
      <w:r>
        <w:rPr>
          <w:rFonts w:hint="eastAsia"/>
          <w:lang w:eastAsia="zh-CN"/>
        </w:rPr>
        <w:t>”</w:t>
      </w:r>
      <w:r>
        <w:rPr>
          <w:rFonts w:hint="eastAsia"/>
        </w:rPr>
        <w:t>, ...)格式化为3位字符串生成唯一编号。同时后端调用DHLM模型的generate方法，基于图像文件路径与地理位置坐标生成128位二进制哈希码，完成古树数据与关联图像的持久化存储。系统支持对已存数据进行修改和删除，保证数据的准确性及实时性。</w:t>
      </w:r>
    </w:p>
    <w:p w14:paraId="4CDAD51C">
      <w:pPr>
        <w:ind w:firstLine="420"/>
        <w:rPr>
          <w:rFonts w:hint="default" w:ascii="宋体" w:hAnsi="宋体" w:eastAsia="宋体" w:cs="宋体"/>
          <w:lang w:val="en-US" w:eastAsia="zh-CN"/>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w:t>
      </w:r>
      <w:r>
        <w:rPr>
          <w:rFonts w:hint="eastAsia" w:ascii="宋体" w:hAnsi="宋体" w:cs="宋体"/>
          <w:lang w:val="en-US" w:eastAsia="zh-CN"/>
        </w:rPr>
        <w:t>用户管理与权限控制功能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注册登录及权限管理功能，不同类型的用户操作权限不同，以保障数据的安全性。用户注册需输入登录名与密码，登录名校验规则为8-12位，包含数字、区分大小写字母与符号；密码通过MD5加盐值哈希算法加密存储。系统采用基于角色的</w:t>
      </w:r>
      <w:r>
        <w:rPr>
          <w:rFonts w:hint="eastAsia"/>
          <w:lang w:val="en-US" w:eastAsia="zh-CN"/>
        </w:rPr>
        <w:t>简易</w:t>
      </w:r>
      <w:r>
        <w:rPr>
          <w:rFonts w:hint="eastAsia"/>
        </w:rPr>
        <w:t>RBAC访问控制模型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管理员可进行用户信息查看、修改及删除；普通用户仅限个人信息管理和检索功能。用户登录后可通过个人信息管理选项修改昵称和密码，系统对输入内容进行严格验证，确保账号安全。</w:t>
      </w:r>
    </w:p>
    <w:p w14:paraId="022E7E53">
      <w:pPr>
        <w:ind w:firstLine="420"/>
        <w:rPr>
          <w:rFonts w:hint="default" w:eastAsia="宋体"/>
          <w:lang w:val="en-US" w:eastAsia="zh-CN"/>
        </w:rPr>
      </w:pPr>
      <w:r>
        <w:rPr>
          <w:rFonts w:hint="eastAsia"/>
        </w:rPr>
        <w:t>（3）</w:t>
      </w:r>
      <w:r>
        <w:rPr>
          <w:rFonts w:hint="eastAsia"/>
          <w:lang w:val="en-US" w:eastAsia="zh-CN"/>
        </w:rPr>
        <w:t>古树名木信息查询功能</w:t>
      </w:r>
    </w:p>
    <w:p w14:paraId="3889E7F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两种信息查询模式。科属种查询：页面配置科→属→种三级级联下拉框，用户选择科后系统自动加载该科下所有属，选择属后加载该属下所有种，选择具体树种后返回该树种下的古树名木记录列表。树种名称查询：用户在输入框中输入树种名称关键词，系统执行模糊匹配查询。查询结果支持多维度属性组合筛选，包括保护级别筛选（一级/二级/三级）和树龄区间筛选（0~2000年），各筛选维度之间为</w:t>
      </w:r>
      <w:r>
        <w:rPr>
          <w:rFonts w:hint="eastAsia"/>
          <w:lang w:eastAsia="zh-CN"/>
        </w:rPr>
        <w:t>“</w:t>
      </w:r>
      <w:r>
        <w:rPr>
          <w:rFonts w:hint="eastAsia"/>
        </w:rPr>
        <w:t>与</w:t>
      </w:r>
      <w:r>
        <w:rPr>
          <w:rFonts w:hint="eastAsia"/>
          <w:lang w:eastAsia="zh-CN"/>
        </w:rPr>
        <w:t>”</w:t>
      </w:r>
      <w:r>
        <w:rPr>
          <w:rFonts w:hint="eastAsia"/>
        </w:rPr>
        <w:t>逻辑关系。系统为每株古树名木提供独立详情展示页面，通过右侧抽屉展示完整档案信息，包括高清图像、地理位置坐标、科属种三级分类信息、保护级别及描述等。</w:t>
      </w:r>
    </w:p>
    <w:bookmarkEnd w:id="147"/>
    <w:p w14:paraId="1D952A81">
      <w:pPr>
        <w:ind w:firstLine="420"/>
        <w:rPr>
          <w:rFonts w:hint="default" w:eastAsia="宋体"/>
          <w:lang w:val="en-US" w:eastAsia="zh-CN"/>
        </w:rPr>
      </w:pPr>
      <w:r>
        <w:rPr>
          <w:rFonts w:hint="eastAsia"/>
        </w:rPr>
        <w:t>（</w:t>
      </w:r>
      <w:r>
        <w:rPr>
          <w:rFonts w:hint="eastAsia"/>
          <w:lang w:val="en-US" w:eastAsia="zh-CN"/>
        </w:rPr>
        <w:t>4</w:t>
      </w:r>
      <w:r>
        <w:rPr>
          <w:rFonts w:hint="eastAsia"/>
        </w:rPr>
        <w:t>）</w:t>
      </w:r>
      <w:r>
        <w:rPr>
          <w:rFonts w:hint="eastAsia"/>
          <w:lang w:val="en-US" w:eastAsia="zh-CN"/>
        </w:rPr>
        <w:t>古树名木多模态检索功能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三种多模态哈希检索模式。以图搜图：用户上传古树名木图像，系统提取视觉特征并生成128位哈希码，在海量图像库中快速检索相似图像，返回Top-K相似图像及相似度排名；以图搜位置：用户上传古树名木图像，系统通过多模态融合检索返回数据库中相似古树名木记录的已知地理位置；以位置搜图：用户输入地理位置坐标，系统生成位置哈希码，检索该坐标附近的古树名木图像。系统集成DHLM模型，实现图像特征提取、地理位置编码、多模态融合及哈希码生成等功能</w:t>
      </w:r>
      <w:r>
        <w:t>。</w:t>
      </w:r>
    </w:p>
    <w:p w14:paraId="5CE35201">
      <w:pPr>
        <w:pStyle w:val="4"/>
      </w:pPr>
      <w:bookmarkStart w:id="148" w:name="_Toc2296"/>
      <w:bookmarkStart w:id="149" w:name="_Toc3858"/>
      <w:bookmarkStart w:id="150" w:name="_Toc13448"/>
      <w:r>
        <w:rPr>
          <w:rFonts w:hint="eastAsia"/>
        </w:rPr>
        <w:t>4.1.2</w:t>
      </w:r>
      <w:r>
        <w:rPr>
          <w:rFonts w:hint="eastAsia"/>
          <w:lang w:val="en-US" w:eastAsia="zh-CN"/>
        </w:rPr>
        <w:t xml:space="preserve"> </w:t>
      </w:r>
      <w:r>
        <w:t>非功能性需求分析</w:t>
      </w:r>
      <w:bookmarkEnd w:id="148"/>
      <w:bookmarkEnd w:id="149"/>
      <w:bookmarkEnd w:id="150"/>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w:t>
      </w:r>
      <w:r>
        <w:rPr>
          <w:rFonts w:hint="eastAsia"/>
          <w:lang w:eastAsia="zh-CN"/>
        </w:rPr>
        <w:t>古树名木多模态展示与检索</w:t>
      </w:r>
      <w:r>
        <w:rPr>
          <w:rFonts w:hint="eastAsia"/>
        </w:rPr>
        <w:t>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w:t>
      </w:r>
      <w:r>
        <w:rPr>
          <w:rFonts w:hint="eastAsia"/>
          <w:lang w:eastAsia="zh-CN"/>
        </w:rPr>
        <w:t>MD5加盐值</w:t>
      </w:r>
      <w:r>
        <w:rPr>
          <w:rFonts w:hint="eastAsia"/>
        </w:rPr>
        <w:t>哈希算法进行不可逆加密，以此杜绝泄露和黑客入侵。第二，权限管控，系统采用角色访问控制的</w:t>
      </w:r>
      <w:r>
        <w:rPr>
          <w:rFonts w:hint="eastAsia"/>
          <w:lang w:val="en-US" w:eastAsia="zh-CN"/>
        </w:rPr>
        <w:t>简易</w:t>
      </w:r>
      <w:r>
        <w:rPr>
          <w:rFonts w:hint="eastAsia"/>
        </w:rPr>
        <w:t>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51" w:name="_Toc28919"/>
      <w:bookmarkStart w:id="152" w:name="_Toc26033"/>
      <w:bookmarkStart w:id="153" w:name="_Toc16086"/>
      <w:r>
        <w:rPr>
          <w:rFonts w:hint="eastAsia"/>
        </w:rPr>
        <w:t>4</w:t>
      </w:r>
      <w:r>
        <w:t>.2</w:t>
      </w:r>
      <w:bookmarkEnd w:id="151"/>
      <w:r>
        <w:rPr>
          <w:rFonts w:hint="eastAsia"/>
          <w:lang w:val="en-US" w:eastAsia="zh-CN"/>
        </w:rPr>
        <w:t xml:space="preserve"> </w:t>
      </w:r>
      <w:r>
        <w:t>系统概要设计</w:t>
      </w:r>
      <w:bookmarkEnd w:id="152"/>
      <w:bookmarkEnd w:id="153"/>
    </w:p>
    <w:p w14:paraId="20767264">
      <w:pPr>
        <w:ind w:firstLine="420"/>
      </w:pPr>
      <w:bookmarkStart w:id="154" w:name="_Toc1822"/>
      <w:r>
        <w:rPr>
          <w:rFonts w:hint="eastAsia"/>
        </w:rPr>
        <w:t>本节将根据该系统的需求分析，全面地设计系统总体结构、功能模块和数据库表。</w:t>
      </w:r>
    </w:p>
    <w:p w14:paraId="7B0F25B7">
      <w:pPr>
        <w:pStyle w:val="4"/>
        <w:rPr>
          <w:rFonts w:hint="eastAsia" w:eastAsia="宋体"/>
          <w:lang w:val="en-US" w:eastAsia="zh-CN"/>
        </w:rPr>
      </w:pPr>
      <w:bookmarkStart w:id="155" w:name="_Toc10756"/>
      <w:bookmarkStart w:id="156" w:name="_Toc30653"/>
      <w:r>
        <w:rPr>
          <w:rFonts w:hint="eastAsia"/>
        </w:rPr>
        <w:t>4</w:t>
      </w:r>
      <w:r>
        <w:t>.2.1</w:t>
      </w:r>
      <w:r>
        <w:rPr>
          <w:rFonts w:hint="eastAsia"/>
          <w:lang w:val="en-US" w:eastAsia="zh-CN"/>
        </w:rPr>
        <w:t xml:space="preserve"> </w:t>
      </w:r>
      <w:r>
        <w:t>系统架构</w:t>
      </w:r>
      <w:bookmarkEnd w:id="154"/>
      <w:bookmarkEnd w:id="155"/>
      <w:r>
        <w:rPr>
          <w:rFonts w:hint="eastAsia"/>
          <w:lang w:val="en-US" w:eastAsia="zh-CN"/>
        </w:rPr>
        <w:t>设计</w:t>
      </w:r>
      <w:bookmarkEnd w:id="156"/>
    </w:p>
    <w:p w14:paraId="5F2AAA4E">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02D45CBD">
      <w:pPr>
        <w:widowControl/>
        <w:jc w:val="center"/>
        <w:rPr>
          <w:rFonts w:hint="eastAsia" w:eastAsia="宋体"/>
          <w:lang w:eastAsia="zh-CN"/>
        </w:rPr>
      </w:pPr>
      <w:r>
        <w:rPr>
          <w:rFonts w:hint="eastAsia" w:eastAsia="宋体"/>
          <w:lang w:eastAsia="zh-CN"/>
        </w:rPr>
        <w:drawing>
          <wp:inline distT="0" distB="0" distL="114300" distR="114300">
            <wp:extent cx="3353435" cy="3832225"/>
            <wp:effectExtent l="0" t="0" r="12065" b="3175"/>
            <wp:docPr id="45" name="图片 45" descr="第四章-图4.2 系统架构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第四章-图4.2 系统架构设计"/>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3353435" cy="383222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w:t>
      </w:r>
      <w:r>
        <w:rPr>
          <w:rFonts w:hint="eastAsia"/>
          <w:sz w:val="21"/>
          <w:szCs w:val="21"/>
        </w:rPr>
        <w:t>System Architecture Design</w:t>
      </w:r>
    </w:p>
    <w:p w14:paraId="47CEFF7B">
      <w:pPr>
        <w:widowControl/>
        <w:jc w:val="center"/>
        <w:rPr>
          <w:rFonts w:hint="eastAsia"/>
          <w:sz w:val="21"/>
          <w:szCs w:val="21"/>
        </w:rPr>
      </w:pP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w:t>
      </w:r>
      <w:r>
        <w:rPr>
          <w:rFonts w:hint="eastAsia"/>
          <w:lang w:val="en-US" w:eastAsia="zh-CN"/>
        </w:rPr>
        <w:t>上</w:t>
      </w:r>
      <w:r>
        <w:rPr>
          <w:rFonts w:hint="eastAsia"/>
        </w:rPr>
        <w:t>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7" w:name="_Toc16453"/>
      <w:bookmarkStart w:id="158" w:name="_Toc9556"/>
      <w:bookmarkStart w:id="159" w:name="_Toc1473"/>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57"/>
      <w:bookmarkEnd w:id="158"/>
      <w:bookmarkEnd w:id="159"/>
    </w:p>
    <w:p w14:paraId="370C7121">
      <w:pPr>
        <w:ind w:firstLine="420"/>
        <w:rPr>
          <w:rFonts w:hint="eastAsia" w:eastAsia="宋体"/>
          <w:lang w:val="en-US" w:eastAsia="zh-CN"/>
        </w:rPr>
      </w:pPr>
      <w:r>
        <w:rPr>
          <w:rFonts w:hint="eastAsia"/>
        </w:rPr>
        <w:t>如下图4.3所示，展示系统功能模块设计。通过深入分析系统需求，本系统划分为管理员端和用户端两大部分。管理员端包含用户管理与古树名木数据上传两个模块；用户端包含注册登录、个人信息管理、古树名木信息查询和古树名木多模态检索四个模块。管理员拥有普通用户的全部操作权限，可通过继承用户端功能完成信息查询与多模态检索。</w:t>
      </w:r>
    </w:p>
    <w:p w14:paraId="006206AF"/>
    <w:p w14:paraId="177EB78D">
      <w:pPr>
        <w:widowControl/>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644900" cy="3489325"/>
            <wp:effectExtent l="0" t="0" r="0" b="3175"/>
            <wp:docPr id="48" name="图片 48" descr="第四章-图4.3 系统功能模块设计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第四章-图4.3 系统功能模块设计333"/>
                    <pic:cNvPicPr>
                      <a:picLocks noChangeAspect="1"/>
                    </pic:cNvPicPr>
                  </pic:nvPicPr>
                  <pic:blipFill>
                    <a:blip r:embed="rId64"/>
                    <a:stretch>
                      <a:fillRect/>
                    </a:stretch>
                  </pic:blipFill>
                  <pic:spPr>
                    <a:xfrm>
                      <a:off x="0" y="0"/>
                      <a:ext cx="3644900" cy="3489325"/>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116C3E2D">
      <w:pPr>
        <w:widowControl/>
        <w:jc w:val="cente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rPr>
          <w:rFonts w:hint="eastAsia"/>
        </w:rPr>
        <w:t>用户管理模块面向管理员，提供用户信息的全生命周期维护。管理员可根据登录名查询用户信息，并对用户进行重置密码、编辑和删除等维护操作。系统采用</w:t>
      </w:r>
      <w:r>
        <w:rPr>
          <w:rFonts w:hint="eastAsia"/>
          <w:lang w:val="en-US" w:eastAsia="zh-CN"/>
        </w:rPr>
        <w:t>简易</w:t>
      </w:r>
      <w:r>
        <w:rPr>
          <w:rFonts w:hint="eastAsia"/>
        </w:rPr>
        <w:t>RBAC访问控制模型，支持管理员为普通用户分配角色权限，保障系统数据安全。</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古树名木数据上传模块</w:t>
      </w:r>
    </w:p>
    <w:p w14:paraId="02036C40">
      <w:pPr>
        <w:ind w:firstLine="420"/>
      </w:pPr>
      <w:r>
        <w:rPr>
          <w:rFonts w:hint="eastAsia"/>
        </w:rPr>
        <w:t>古树名木数据上传模块是系统的核心数据入口，管理员通过该模块录入古树名木基础信息，包括古树名称、科、属、树种、保护级别、树龄、树高、地理位置坐标及备注描述，并上传关联图像。系统基于现有记录自动生成唯一古树编号（treeCode），同时调用DHLM模型生成128位二进制哈希码，完成古树数据与关联图像的持久化存储。管理员可对已存数据进行修改和删除，保证数据的准确性及实时性。</w:t>
      </w:r>
    </w:p>
    <w:p w14:paraId="585C9509">
      <w:pPr>
        <w:ind w:firstLine="420"/>
      </w:pPr>
      <w:r>
        <w:rPr>
          <w:rFonts w:hint="eastAsia"/>
        </w:rPr>
        <w:t>用户端：</w:t>
      </w:r>
    </w:p>
    <w:p w14:paraId="10E56426">
      <w:pPr>
        <w:ind w:firstLine="420"/>
        <w:rPr>
          <w:rFonts w:hint="eastAsia"/>
        </w:rPr>
      </w:pPr>
      <w:r>
        <w:rPr>
          <w:rFonts w:hint="eastAsia"/>
        </w:rPr>
        <w:t>（1）注册登录模块</w:t>
      </w:r>
    </w:p>
    <w:p w14:paraId="4950E145">
      <w:pPr>
        <w:ind w:firstLine="420"/>
        <w:rPr>
          <w:rFonts w:hint="eastAsia"/>
        </w:rPr>
      </w:pPr>
      <w:r>
        <w:rPr>
          <w:rFonts w:hint="eastAsia"/>
        </w:rPr>
        <w:t>注册登录模块为系统的入口模块，支持用户通过登录名和密码完成注册与登录。注册时系统对登录名进行格式校验（8-12位，包含数字、字母与符号），并通过邮箱唯一性判断实现幂等校验；密码通过MD5加盐值哈希算法加密存储。登录成功后用户进入系统首页，可访问个人信息管理、古树名木信息查询及多模态检索等功能。</w:t>
      </w:r>
    </w:p>
    <w:p w14:paraId="2E4279E5">
      <w:pPr>
        <w:ind w:firstLine="420"/>
      </w:pPr>
      <w:r>
        <w:rPr>
          <w:rFonts w:hint="eastAsia"/>
        </w:rPr>
        <w:t>（2）个人信息管理模块</w:t>
      </w:r>
    </w:p>
    <w:p w14:paraId="474B019C">
      <w:pPr>
        <w:ind w:firstLine="420"/>
        <w:rPr>
          <w:rFonts w:hint="eastAsia"/>
          <w:lang w:eastAsia="zh-CN"/>
        </w:rPr>
      </w:pPr>
      <w:bookmarkStart w:id="160" w:name="_Toc10515"/>
      <w:r>
        <w:rPr>
          <w:rFonts w:hint="eastAsia"/>
        </w:rPr>
        <w:t>个人信息管理模块提供给用户查看和修改个人信息，包括登录名称、个人简介和密码修改等功能。系统对输入内容进行严格验证，如昵称长度限制在8~16个字符范围内，修改密码时必须先使用旧密码验证且新密码不可与旧密码一致，确保账号安全</w:t>
      </w:r>
      <w:r>
        <w:rPr>
          <w:rFonts w:hint="eastAsia"/>
          <w:lang w:eastAsia="zh-CN"/>
        </w:rPr>
        <w:t>。</w:t>
      </w:r>
    </w:p>
    <w:p w14:paraId="1C92E4FB">
      <w:pPr>
        <w:ind w:firstLine="420"/>
        <w:rPr>
          <w:rFonts w:hint="eastAsia"/>
          <w:lang w:eastAsia="zh-CN"/>
        </w:rPr>
      </w:pPr>
      <w:r>
        <w:rPr>
          <w:rFonts w:hint="eastAsia"/>
          <w:lang w:eastAsia="zh-CN"/>
        </w:rPr>
        <w:t>（</w:t>
      </w:r>
      <w:r>
        <w:rPr>
          <w:rFonts w:hint="eastAsia"/>
          <w:lang w:val="en-US" w:eastAsia="zh-CN"/>
        </w:rPr>
        <w:t>3</w:t>
      </w:r>
      <w:r>
        <w:rPr>
          <w:rFonts w:hint="eastAsia"/>
          <w:lang w:eastAsia="zh-CN"/>
        </w:rPr>
        <w:t>）古树名木信息查询模块</w:t>
      </w:r>
    </w:p>
    <w:p w14:paraId="3CC7C4D4">
      <w:pPr>
        <w:ind w:firstLine="420"/>
        <w:rPr>
          <w:rFonts w:hint="eastAsia"/>
          <w:lang w:eastAsia="zh-CN"/>
        </w:rPr>
      </w:pPr>
      <w:r>
        <w:rPr>
          <w:rFonts w:hint="eastAsia"/>
          <w:lang w:eastAsia="zh-CN"/>
        </w:rPr>
        <w:t>古树名木信息查询模块支持两种查询模式及多维度属性筛选。科属种查询模式提供科→属→种三级级联下拉框，用户逐级选择后系统返回对应分类下的古树名木记录；树种名称查询模式支持关键词模糊匹配。查询结果可通过保护级别（一级/二级/三级）和树龄区间进行组合筛选。系统为每株古树提供详情展示功能，点击结果卡片后右侧滑出详情抽屉，展示古树完整档案信息。</w:t>
      </w:r>
    </w:p>
    <w:p w14:paraId="7D4C36B5">
      <w:pPr>
        <w:numPr>
          <w:ilvl w:val="0"/>
          <w:numId w:val="0"/>
        </w:numPr>
        <w:ind w:leftChars="200"/>
        <w:rPr>
          <w:rFonts w:hint="eastAsia"/>
          <w:lang w:eastAsia="zh-CN"/>
        </w:rPr>
      </w:pPr>
      <w:r>
        <w:rPr>
          <w:rFonts w:hint="eastAsia"/>
          <w:lang w:eastAsia="zh-CN"/>
        </w:rPr>
        <w:t>（</w:t>
      </w:r>
      <w:r>
        <w:rPr>
          <w:rFonts w:hint="eastAsia"/>
          <w:lang w:val="en-US" w:eastAsia="zh-CN"/>
        </w:rPr>
        <w:t>4</w:t>
      </w:r>
      <w:r>
        <w:rPr>
          <w:rFonts w:hint="eastAsia"/>
          <w:lang w:eastAsia="zh-CN"/>
        </w:rPr>
        <w:t>）古树名木多模态检索模块</w:t>
      </w:r>
    </w:p>
    <w:p w14:paraId="70173D9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古树名木多模态检索模块支持三种检索模式。以图搜图：用户上传古树图像，系统基于DHLM模型提取视觉特征生成哈希码，返回Top-K相似图像及相似度排名；以图搜位置：用户上传图像，系统通过多模态融合检索返回数据库中相似记录的已知地理位置；以位置搜图：用户输入地理位置坐标，系统检索该坐标附近的古树名木图像。系统支持JPG和PNG两种格式的图像上传，检索结果以可视化形式展现。</w:t>
      </w:r>
    </w:p>
    <w:p w14:paraId="23899916">
      <w:pPr>
        <w:pStyle w:val="4"/>
        <w:spacing w:before="193"/>
      </w:pPr>
      <w:bookmarkStart w:id="161" w:name="_Toc15302"/>
      <w:bookmarkStart w:id="162" w:name="_Toc12539"/>
      <w:r>
        <w:rPr>
          <w:rFonts w:hint="eastAsia"/>
        </w:rPr>
        <w:t>4</w:t>
      </w:r>
      <w:r>
        <w:t>.2.</w:t>
      </w:r>
      <w:r>
        <w:rPr>
          <w:rFonts w:hint="eastAsia"/>
        </w:rPr>
        <w:t>3</w:t>
      </w:r>
      <w:r>
        <w:rPr>
          <w:rFonts w:hint="eastAsia"/>
          <w:lang w:val="en-US" w:eastAsia="zh-CN"/>
        </w:rPr>
        <w:t xml:space="preserve"> </w:t>
      </w:r>
      <w:r>
        <w:t>数据库设计</w:t>
      </w:r>
      <w:bookmarkEnd w:id="160"/>
      <w:bookmarkEnd w:id="161"/>
      <w:bookmarkEnd w:id="162"/>
    </w:p>
    <w:p w14:paraId="6C7EB221">
      <w:pPr>
        <w:ind w:firstLine="420"/>
        <w:rPr>
          <w:rFonts w:hint="eastAsia"/>
        </w:rPr>
      </w:pPr>
      <w:r>
        <w:rPr>
          <w:rFonts w:hint="eastAsia"/>
        </w:rPr>
        <w:t>本系统采用实体关系</w:t>
      </w:r>
      <w:r>
        <w:rPr>
          <w:rFonts w:hint="eastAsia"/>
          <w:lang w:val="en-US" w:eastAsia="zh-CN"/>
        </w:rPr>
        <w:t>ER</w:t>
      </w:r>
      <w:r>
        <w:rPr>
          <w:rFonts w:hint="eastAsia"/>
        </w:rPr>
        <w:t>（</w:t>
      </w:r>
      <w:r>
        <w:rPr>
          <w:rFonts w:eastAsia="Segoe UI"/>
          <w:color w:val="0D0D0D"/>
          <w:shd w:val="clear" w:color="auto" w:fill="FFFFFF"/>
        </w:rPr>
        <w:t>Entity-Relationshi</w:t>
      </w:r>
      <w:r>
        <w:rPr>
          <w:rFonts w:hint="eastAsia"/>
          <w:color w:val="0D0D0D"/>
          <w:shd w:val="clear" w:color="auto" w:fill="FFFFFF"/>
        </w:rPr>
        <w:t>p</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eastAsia" w:eastAsia="宋体"/>
          <w:lang w:val="en-US" w:eastAsia="zh-CN"/>
        </w:rPr>
      </w:pPr>
      <w:r>
        <w:rPr>
          <w:rFonts w:hint="eastAsia"/>
        </w:rPr>
        <w:t>根据ER图中所呈现出的实体属性和实体关系，本系统使用关系型数据库MySQL对数据进行存储和管理，以下以数据库表的形式，说明古树名木检索系统数据库中数据组织方式和关系，本系统主要涉及4张核心数据库表，即用户信息表、图像表、树木表和权限角色表。其中，用户信息表用于存储系统用户的基本信息，通过用户</w:t>
      </w:r>
      <w:r>
        <w:rPr>
          <w:rFonts w:hint="eastAsia"/>
          <w:lang w:val="en-US" w:eastAsia="zh-CN"/>
        </w:rPr>
        <w:t>id</w:t>
      </w:r>
      <w:r>
        <w:rPr>
          <w:rFonts w:hint="eastAsia"/>
        </w:rPr>
        <w:t>作为主键唯一标识每个用户，并通过per_role_id外键与权限角色表建立关联；图像表则用于管理用户上传的古树名木图像数据，图像</w:t>
      </w:r>
      <w:r>
        <w:rPr>
          <w:rFonts w:hint="eastAsia"/>
          <w:lang w:val="en-US" w:eastAsia="zh-CN"/>
        </w:rPr>
        <w:t>id</w:t>
      </w:r>
      <w:r>
        <w:rPr>
          <w:rFonts w:hint="eastAsia"/>
        </w:rPr>
        <w:t>为主键，确保每幅图像的唯一性，并通过tree_id外键与树木表建立关联，实现图像与树木信息的对应；树木表是核心数据表之一，记录古树名木的属性，树木</w:t>
      </w:r>
      <w:r>
        <w:rPr>
          <w:rFonts w:hint="eastAsia"/>
          <w:lang w:val="en-US" w:eastAsia="zh-CN"/>
        </w:rPr>
        <w:t>id</w:t>
      </w:r>
      <w:r>
        <w:rPr>
          <w:rFonts w:hint="eastAsia"/>
        </w:rPr>
        <w:t>作为主键</w:t>
      </w:r>
      <w:r>
        <w:rPr>
          <w:rFonts w:hint="eastAsia"/>
          <w:lang w:eastAsia="zh-CN"/>
        </w:rPr>
        <w:t>，</w:t>
      </w:r>
      <w:r>
        <w:rPr>
          <w:rFonts w:hint="eastAsia"/>
          <w:lang w:val="en-US" w:eastAsia="zh-CN"/>
        </w:rPr>
        <w:t>其余属性其中包括古树名称、树种名称、科属、保护级别、树龄、树高和经纬坐标等</w:t>
      </w:r>
      <w:r>
        <w:rPr>
          <w:rFonts w:hint="eastAsia"/>
        </w:rPr>
        <w:t>；权限角色表主要用于系统的权限管理，角色</w:t>
      </w:r>
      <w:r>
        <w:rPr>
          <w:rFonts w:hint="eastAsia"/>
          <w:lang w:val="en-US" w:eastAsia="zh-CN"/>
        </w:rPr>
        <w:t>id</w:t>
      </w:r>
      <w:r>
        <w:rPr>
          <w:rFonts w:hint="eastAsia"/>
        </w:rPr>
        <w:t>为主键，从而为不同用户分配相应的操作权限，保障系统数据的安全与规范访问。</w:t>
      </w:r>
    </w:p>
    <w:p w14:paraId="7003B0C4">
      <w:pPr>
        <w:ind w:firstLine="420"/>
        <w:rPr>
          <w:rFonts w:hint="default"/>
          <w:lang w:val="en-US" w:eastAsia="zh-CN"/>
        </w:rPr>
      </w:pPr>
    </w:p>
    <w:p w14:paraId="551D25F6">
      <w:pPr>
        <w:widowControl/>
        <w:ind w:left="0" w:leftChars="0" w:firstLine="0" w:firstLineChars="0"/>
        <w:jc w:val="both"/>
        <w:rPr>
          <w:b/>
          <w:bCs/>
        </w:rPr>
      </w:pPr>
      <w:r>
        <w:drawing>
          <wp:inline distT="0" distB="0" distL="114300" distR="114300">
            <wp:extent cx="5456555" cy="1414780"/>
            <wp:effectExtent l="0" t="0" r="4445" b="7620"/>
            <wp:docPr id="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9"/>
                    <pic:cNvPicPr>
                      <a:picLocks noChangeAspect="1"/>
                    </pic:cNvPicPr>
                  </pic:nvPicPr>
                  <pic:blipFill>
                    <a:blip r:embed="rId65"/>
                    <a:stretch>
                      <a:fillRect/>
                    </a:stretch>
                  </pic:blipFill>
                  <pic:spPr>
                    <a:xfrm>
                      <a:off x="0" y="0"/>
                      <a:ext cx="5456555" cy="1414780"/>
                    </a:xfrm>
                    <a:prstGeom prst="rect">
                      <a:avLst/>
                    </a:prstGeom>
                    <a:noFill/>
                    <a:ln>
                      <a:noFill/>
                    </a:ln>
                  </pic:spPr>
                </pic:pic>
              </a:graphicData>
            </a:graphic>
          </wp:inline>
        </w:drawing>
      </w:r>
    </w:p>
    <w:p w14:paraId="7AAF337D">
      <w:pPr>
        <w:ind w:left="0" w:leftChars="0" w:firstLine="0" w:firstLineChars="0"/>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213672A2">
      <w:pPr>
        <w:widowControl/>
        <w:ind w:left="0" w:leftChars="0" w:firstLine="0" w:firstLineChars="0"/>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70374E9">
      <w:pPr>
        <w:ind w:firstLine="420"/>
        <w:rPr>
          <w:rFonts w:hint="eastAsia"/>
        </w:rPr>
      </w:pPr>
    </w:p>
    <w:p w14:paraId="36CE277D">
      <w:pPr>
        <w:widowControl/>
        <w:numPr>
          <w:ilvl w:val="0"/>
          <w:numId w:val="15"/>
        </w:numPr>
        <w:ind w:firstLine="420"/>
        <w:jc w:val="left"/>
      </w:pPr>
      <w:r>
        <w:t>用户</w:t>
      </w:r>
      <w:r>
        <w:rPr>
          <w:rFonts w:hint="eastAsia"/>
        </w:rPr>
        <w:t>信息</w:t>
      </w:r>
      <w:r>
        <w:t>表</w:t>
      </w:r>
    </w:p>
    <w:p w14:paraId="23473DFF">
      <w:pPr>
        <w:widowControl/>
        <w:numPr>
          <w:ilvl w:val="0"/>
          <w:numId w:val="0"/>
        </w:numPr>
        <w:ind w:firstLine="420" w:firstLineChars="0"/>
        <w:jc w:val="left"/>
      </w:pPr>
      <w:r>
        <w:rPr>
          <w:rFonts w:hint="eastAsia"/>
          <w:lang w:eastAsia="zh-CN"/>
        </w:rPr>
        <w:t>见</w:t>
      </w:r>
      <w:r>
        <w:rPr>
          <w:rFonts w:hint="eastAsia"/>
          <w:lang w:val="en-US" w:eastAsia="zh-CN"/>
        </w:rPr>
        <w:t>下</w:t>
      </w:r>
      <w:r>
        <w:rPr>
          <w:rFonts w:hint="eastAsia"/>
          <w:lang w:eastAsia="zh-CN"/>
        </w:rPr>
        <w:t>表</w:t>
      </w:r>
      <w:r>
        <w:rPr>
          <w:rFonts w:hint="eastAsia"/>
        </w:rPr>
        <w:t>4.1所示，存储用户信息。</w:t>
      </w:r>
      <w:r>
        <w:t>主要包括</w:t>
      </w:r>
      <w:r>
        <w:rPr>
          <w:rFonts w:hint="eastAsia"/>
        </w:rPr>
        <w:t>自增</w:t>
      </w:r>
      <w:r>
        <w:t>主键、</w:t>
      </w:r>
      <w:r>
        <w:rPr>
          <w:rFonts w:hint="eastAsia"/>
          <w:lang w:eastAsia="zh-CN"/>
        </w:rPr>
        <w:t>登录名</w:t>
      </w:r>
      <w:r>
        <w:t>、密码（通过</w:t>
      </w:r>
      <w:r>
        <w:rPr>
          <w:rFonts w:hint="eastAsia"/>
          <w:lang w:eastAsia="zh-CN"/>
        </w:rPr>
        <w:t>MD5加盐值</w:t>
      </w:r>
      <w:r>
        <w:rPr>
          <w:rFonts w:hint="eastAsia"/>
          <w:lang w:val="en-US" w:eastAsia="zh-CN"/>
        </w:rPr>
        <w:t>哈希算法加密</w:t>
      </w:r>
      <w:r>
        <w:t>）</w:t>
      </w:r>
      <w:r>
        <w:rPr>
          <w:rFonts w:hint="eastAsia"/>
        </w:rPr>
        <w:t>和</w:t>
      </w:r>
      <w:r>
        <w:t>用户</w:t>
      </w:r>
      <w:r>
        <w:rPr>
          <w:rFonts w:hint="eastAsia"/>
        </w:rPr>
        <w:t>角色</w:t>
      </w:r>
      <w:r>
        <w:t>等信息。</w:t>
      </w:r>
    </w:p>
    <w:p w14:paraId="50FC2E5B">
      <w:pPr>
        <w:widowControl/>
        <w:numPr>
          <w:ilvl w:val="0"/>
          <w:numId w:val="0"/>
        </w:numPr>
        <w:ind w:firstLine="420" w:firstLineChars="0"/>
        <w:jc w:val="left"/>
      </w:pPr>
    </w:p>
    <w:p w14:paraId="73BC9DF4">
      <w:pPr>
        <w:pStyle w:val="41"/>
        <w:ind w:left="0" w:leftChars="0"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login_name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hint="eastAsia" w:eastAsia="宋体" w:cs="Times New Roman"/>
                <w:sz w:val="21"/>
                <w:szCs w:val="21"/>
                <w:lang w:eastAsia="zh-CN"/>
              </w:rPr>
            </w:pPr>
            <w:r>
              <w:rPr>
                <w:rFonts w:hint="eastAsia" w:cs="Times New Roman"/>
                <w:sz w:val="21"/>
                <w:szCs w:val="21"/>
                <w:lang w:eastAsia="zh-CN"/>
              </w:rPr>
              <w:t>登录名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nil"/>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nil"/>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838982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0D97A36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last_login_time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2C1C9CF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3917BEB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711625F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上次登录时间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6F251A49">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456F60E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是</w:t>
            </w:r>
          </w:p>
        </w:tc>
      </w:tr>
    </w:tbl>
    <w:p w14:paraId="3B24EDE0">
      <w:pPr>
        <w:numPr>
          <w:ilvl w:val="0"/>
          <w:numId w:val="0"/>
        </w:numPr>
      </w:pPr>
    </w:p>
    <w:p w14:paraId="2005038A">
      <w:pPr>
        <w:numPr>
          <w:ilvl w:val="0"/>
          <w:numId w:val="15"/>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w:t>
      </w:r>
      <w:r>
        <w:rPr>
          <w:rFonts w:hint="eastAsia"/>
          <w:lang w:val="en-US" w:eastAsia="zh-CN"/>
        </w:rPr>
        <w:t>下</w:t>
      </w:r>
      <w:r>
        <w:rPr>
          <w:rFonts w:hint="eastAsia"/>
          <w:lang w:eastAsia="zh-CN"/>
        </w:rPr>
        <w:t>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1"/>
        <w:gridCol w:w="1190"/>
        <w:gridCol w:w="903"/>
        <w:gridCol w:w="2055"/>
        <w:gridCol w:w="1274"/>
        <w:gridCol w:w="1484"/>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751"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90"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3"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5"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4"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4"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90"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4"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4"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90"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4"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4"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90"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5"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4"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90"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5"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4"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90"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3"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5"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4"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4"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90"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3"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4"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90"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4"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90"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4"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3A5DF12C">
      <w:pPr>
        <w:widowControl/>
        <w:numPr>
          <w:ilvl w:val="0"/>
          <w:numId w:val="15"/>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w:t>
      </w:r>
      <w:r>
        <w:rPr>
          <w:rFonts w:hint="eastAsia"/>
          <w:lang w:val="en-US" w:eastAsia="zh-CN"/>
        </w:rPr>
        <w:t>下</w:t>
      </w:r>
      <w:r>
        <w:rPr>
          <w:rFonts w:hint="eastAsia"/>
          <w:lang w:eastAsia="zh-CN"/>
        </w:rPr>
        <w:t>表</w:t>
      </w:r>
      <w:r>
        <w:rPr>
          <w:rFonts w:hint="eastAsia"/>
        </w:rPr>
        <w:t>4.3所示，存储了系统内部的树木及位置信息</w:t>
      </w:r>
      <w:r>
        <w:rPr>
          <w:rFonts w:hint="eastAsia"/>
          <w:lang w:eastAsia="zh-CN"/>
        </w:rPr>
        <w:t>。主要包括古树名木名称、纬度坐标、经度坐标、树龄、树高、科、属、树种名称、保护级别和描述等信息。科属字段支持系统的科属种三级级联检索功能，保护级别字段（一级</w:t>
      </w:r>
      <w:r>
        <w:rPr>
          <w:rFonts w:hint="eastAsia"/>
          <w:lang w:val="en-US" w:eastAsia="zh-CN"/>
        </w:rPr>
        <w:t>/</w:t>
      </w:r>
      <w:r>
        <w:rPr>
          <w:rFonts w:hint="eastAsia"/>
          <w:lang w:eastAsia="zh-CN"/>
        </w:rPr>
        <w:t>二级/三级）支持按保护等级筛选功能。由于部分古树</w:t>
      </w:r>
      <w:r>
        <w:rPr>
          <w:rFonts w:hint="eastAsia"/>
          <w:lang w:val="en-US" w:eastAsia="zh-CN"/>
        </w:rPr>
        <w:t>名木</w:t>
      </w:r>
      <w:r>
        <w:rPr>
          <w:rFonts w:hint="eastAsia"/>
          <w:lang w:eastAsia="zh-CN"/>
        </w:rPr>
        <w:t>因缺乏历史记载无法确定确切树龄或难以精确测量树高，树龄和树高字段允许为空。</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31"/>
        <w:gridCol w:w="899"/>
        <w:gridCol w:w="2042"/>
        <w:gridCol w:w="1266"/>
        <w:gridCol w:w="1477"/>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1742"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31"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9"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2"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7"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31"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7"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11D6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35B35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tree_code</w:t>
            </w:r>
          </w:p>
        </w:tc>
        <w:tc>
          <w:tcPr>
            <w:tcW w:w="1231" w:type="dxa"/>
            <w:tcBorders>
              <w:top w:val="nil"/>
              <w:left w:val="nil"/>
              <w:bottom w:val="nil"/>
              <w:right w:val="nil"/>
            </w:tcBorders>
            <w:noWrap w:val="0"/>
            <w:tcMar>
              <w:top w:w="-1" w:type="dxa"/>
              <w:left w:w="-1" w:type="dxa"/>
              <w:bottom w:w="-1" w:type="dxa"/>
              <w:right w:w="-1" w:type="dxa"/>
            </w:tcMar>
            <w:vAlign w:val="center"/>
          </w:tcPr>
          <w:p w14:paraId="00309E29">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0EF33AA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noWrap w:val="0"/>
            <w:tcMar>
              <w:top w:w="-1" w:type="dxa"/>
              <w:left w:w="-1" w:type="dxa"/>
              <w:bottom w:w="-1" w:type="dxa"/>
              <w:right w:w="-1" w:type="dxa"/>
            </w:tcMar>
            <w:vAlign w:val="center"/>
          </w:tcPr>
          <w:p w14:paraId="62772BB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古树名木编号</w:t>
            </w:r>
          </w:p>
        </w:tc>
        <w:tc>
          <w:tcPr>
            <w:tcW w:w="1266" w:type="dxa"/>
            <w:tcBorders>
              <w:top w:val="nil"/>
              <w:left w:val="nil"/>
              <w:bottom w:val="nil"/>
              <w:right w:val="nil"/>
            </w:tcBorders>
            <w:noWrap w:val="0"/>
            <w:tcMar>
              <w:top w:w="-1" w:type="dxa"/>
              <w:left w:w="-1" w:type="dxa"/>
              <w:bottom w:w="-1" w:type="dxa"/>
              <w:right w:w="-1" w:type="dxa"/>
            </w:tcMar>
            <w:vAlign w:val="center"/>
          </w:tcPr>
          <w:p w14:paraId="1CA0160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276874CA">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080C0AF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69D8CF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name</w:t>
            </w:r>
          </w:p>
        </w:tc>
        <w:tc>
          <w:tcPr>
            <w:tcW w:w="1231" w:type="dxa"/>
            <w:tcBorders>
              <w:top w:val="nil"/>
              <w:left w:val="nil"/>
              <w:bottom w:val="nil"/>
              <w:right w:val="nil"/>
            </w:tcBorders>
            <w:noWrap w:val="0"/>
            <w:tcMar>
              <w:top w:w="-1" w:type="dxa"/>
              <w:left w:w="-1" w:type="dxa"/>
              <w:bottom w:w="-1" w:type="dxa"/>
              <w:right w:w="-1" w:type="dxa"/>
            </w:tcMar>
            <w:vAlign w:val="center"/>
          </w:tcPr>
          <w:p w14:paraId="01AABA2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6B5961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128</w:t>
            </w:r>
          </w:p>
        </w:tc>
        <w:tc>
          <w:tcPr>
            <w:tcW w:w="2042" w:type="dxa"/>
            <w:tcBorders>
              <w:top w:val="nil"/>
              <w:left w:val="nil"/>
              <w:bottom w:val="nil"/>
              <w:right w:val="nil"/>
            </w:tcBorders>
            <w:noWrap w:val="0"/>
            <w:tcMar>
              <w:top w:w="-1" w:type="dxa"/>
              <w:left w:w="-1" w:type="dxa"/>
              <w:bottom w:w="-1" w:type="dxa"/>
              <w:right w:w="-1" w:type="dxa"/>
            </w:tcMar>
            <w:vAlign w:val="center"/>
          </w:tcPr>
          <w:p w14:paraId="1BA28C6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古树名木名称</w:t>
            </w:r>
          </w:p>
        </w:tc>
        <w:tc>
          <w:tcPr>
            <w:tcW w:w="1266" w:type="dxa"/>
            <w:tcBorders>
              <w:top w:val="nil"/>
              <w:left w:val="nil"/>
              <w:bottom w:val="nil"/>
              <w:right w:val="nil"/>
            </w:tcBorders>
            <w:noWrap w:val="0"/>
            <w:tcMar>
              <w:top w:w="-1" w:type="dxa"/>
              <w:left w:w="-1" w:type="dxa"/>
              <w:bottom w:w="-1" w:type="dxa"/>
              <w:right w:w="-1" w:type="dxa"/>
            </w:tcMar>
            <w:vAlign w:val="center"/>
          </w:tcPr>
          <w:p w14:paraId="3F3948C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9299268">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否</w:t>
            </w:r>
          </w:p>
        </w:tc>
      </w:tr>
      <w:tr w14:paraId="15C1379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2A1668B">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s</w:t>
            </w:r>
            <w:r>
              <w:rPr>
                <w:rFonts w:cs="Times New Roman"/>
                <w:sz w:val="21"/>
                <w:szCs w:val="21"/>
              </w:rPr>
              <w:t>pecies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3F9763A">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60FB38F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256</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6537213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树种名称</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6F835850">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7FE4B6D">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6197273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7F830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family</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D2B93C4">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0565860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48598C25">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科</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8C058DE">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78BC668C">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30E954F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22DB23BE">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genus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E238A9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AED8E9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0FFF310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E7AE65F">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98F5704">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2A2EB91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4BDF871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protection_level</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2F4878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77D6CDA5">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A152CD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6F46D9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53F1B41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31"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9"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2"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31"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4FB9F04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1B8FE93">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latitude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7609F464">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41AE5BF">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10,8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5981098">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纬度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CA0C346">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362A8BD5">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0F3801B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F64D7E">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longitude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2D0E83CF">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4322842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11,8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2C947D6A">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经度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AB30F3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61F3DA9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31"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9"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31"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9"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31"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31"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20CB9BAF">
      <w:pPr>
        <w:widowControl/>
        <w:numPr>
          <w:ilvl w:val="0"/>
          <w:numId w:val="0"/>
        </w:numPr>
        <w:jc w:val="left"/>
      </w:pPr>
    </w:p>
    <w:p w14:paraId="19B369A1">
      <w:pPr>
        <w:widowControl/>
        <w:numPr>
          <w:ilvl w:val="0"/>
          <w:numId w:val="15"/>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w:t>
      </w:r>
      <w:r>
        <w:rPr>
          <w:rFonts w:hint="eastAsia"/>
          <w:lang w:val="en-US" w:eastAsia="zh-CN"/>
        </w:rPr>
        <w:t>下</w:t>
      </w:r>
      <w:r>
        <w:rPr>
          <w:rFonts w:hint="eastAsia"/>
          <w:lang w:eastAsia="zh-CN"/>
        </w:rPr>
        <w:t>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0B477022">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63" w:name="_Toc7457"/>
    </w:p>
    <w:p w14:paraId="4EAD23BB">
      <w:pPr>
        <w:ind w:firstLine="420"/>
        <w:rPr>
          <w:ins w:id="426" w:author="小宋" w:date="2026-07-07T00:50:54Z"/>
          <w:rFonts w:hint="eastAsia"/>
        </w:rPr>
      </w:pPr>
      <w:ins w:id="427" w:author="小宋" w:date="2026-07-07T00:50:54Z">
        <w:r>
          <w:rPr>
            <w:rFonts w:hint="eastAsia"/>
          </w:rPr>
          <w:t>本系统数据库中所有时间字段（create_time、update_time</w:t>
        </w:r>
      </w:ins>
      <w:ins w:id="428" w:author="小宋" w:date="2026-07-07T00:51:55Z">
        <w:r>
          <w:rPr>
            <w:rFonts w:hint="eastAsia"/>
            <w:lang w:val="en-US" w:eastAsia="zh-CN"/>
          </w:rPr>
          <w:t>和</w:t>
        </w:r>
      </w:ins>
      <w:ins w:id="429" w:author="小宋" w:date="2026-07-07T00:50:54Z">
        <w:r>
          <w:rPr>
            <w:rFonts w:hint="eastAsia"/>
          </w:rPr>
          <w:t>last_login_time）均采用bigint类型存储Unix毫秒时间戳，并以UTC为时间基准，由应用层在数据写入时统一赋值。其中，create_time字段在记录首次插入时写入，后续不可更新；update_time字段在每次记录发生变更时由应用层重新赋值，确保记录最后修改时间的准确性；last_login_time字段在用户每次成功登录后更新，用于支撑用户活跃度分析。该设计在保证时序一致性的同时，便于系统跨时区部署及后续按时间范围进行查询与审计。</w:t>
        </w:r>
      </w:ins>
    </w:p>
    <w:p w14:paraId="66107390">
      <w:pPr>
        <w:ind w:firstLine="420"/>
      </w:pPr>
      <w:r>
        <w:rPr>
          <w:rFonts w:hint="eastAsia"/>
        </w:rPr>
        <w:t>综上所述，古树名木检索系统涉及到以上4张主要数据库表，分别对应用户信息、图像</w:t>
      </w:r>
      <w:r>
        <w:rPr>
          <w:rFonts w:hint="eastAsia"/>
          <w:lang w:val="en-US" w:eastAsia="zh-CN"/>
        </w:rPr>
        <w:t>数据</w:t>
      </w:r>
      <w:r>
        <w:rPr>
          <w:rFonts w:hint="eastAsia"/>
        </w:rPr>
        <w:t>、树木信息和权限角色信息等4个实体。通过对数据库表进行合理的设计，可以有效地减少系统的开发难度，并对其进行有效的组织与管理，为保障系统的高效运行打下良好的基础。</w:t>
      </w:r>
    </w:p>
    <w:p w14:paraId="202E426B">
      <w:pPr>
        <w:pStyle w:val="3"/>
        <w:bidi w:val="0"/>
      </w:pPr>
      <w:bookmarkStart w:id="164" w:name="_Toc5799"/>
      <w:bookmarkStart w:id="165" w:name="_Toc28973"/>
      <w:r>
        <w:rPr>
          <w:rFonts w:hint="eastAsia"/>
        </w:rPr>
        <w:t>4.3</w:t>
      </w:r>
      <w:r>
        <w:rPr>
          <w:rFonts w:hint="eastAsia"/>
          <w:lang w:val="en-US" w:eastAsia="zh-CN"/>
        </w:rPr>
        <w:t xml:space="preserve"> </w:t>
      </w:r>
      <w:r>
        <w:t>系统详细设计与实现</w:t>
      </w:r>
      <w:bookmarkEnd w:id="164"/>
      <w:bookmarkEnd w:id="165"/>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w:t>
      </w:r>
      <w:r>
        <w:rPr>
          <w:rFonts w:hint="eastAsia"/>
          <w:lang w:val="en-US" w:eastAsia="zh-CN"/>
        </w:rPr>
        <w:t>三</w:t>
      </w:r>
      <w:r>
        <w:rPr>
          <w:rFonts w:hint="eastAsia"/>
        </w:rPr>
        <w:t>个核心模块进行了详细的设计。本节在此基础上采用时序图与文本说明相结合的方式，明确各关键功能模块的实现过程，并通过UI界面展示，使其能够更清楚地表达出该系统的特定功能与实现逻辑</w:t>
      </w:r>
      <w:r>
        <w:t>。</w:t>
      </w:r>
    </w:p>
    <w:p w14:paraId="3E6E3587">
      <w:pPr>
        <w:pStyle w:val="4"/>
        <w:bidi w:val="0"/>
      </w:pPr>
      <w:bookmarkStart w:id="166" w:name="_Toc26082"/>
      <w:r>
        <w:rPr>
          <w:rFonts w:hint="eastAsia"/>
        </w:rPr>
        <w:t>4.3.</w:t>
      </w:r>
      <w:r>
        <w:rPr>
          <w:rFonts w:hint="eastAsia"/>
          <w:lang w:val="en-US" w:eastAsia="zh-CN"/>
        </w:rPr>
        <w:t xml:space="preserve">1 </w:t>
      </w:r>
      <w:r>
        <w:rPr>
          <w:rFonts w:hint="eastAsia"/>
        </w:rPr>
        <w:t>古树名木</w:t>
      </w:r>
      <w:r>
        <w:rPr>
          <w:rFonts w:hint="eastAsia"/>
          <w:lang w:val="en-US" w:eastAsia="zh-CN"/>
        </w:rPr>
        <w:t>数据上传</w:t>
      </w:r>
      <w:r>
        <w:rPr>
          <w:rFonts w:hint="eastAsia"/>
        </w:rPr>
        <w:t>详细设计与实现</w:t>
      </w:r>
      <w:bookmarkEnd w:id="166"/>
    </w:p>
    <w:p w14:paraId="6E7D493A">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古树名木</w:t>
      </w:r>
      <w:r>
        <w:rPr>
          <w:rFonts w:hint="eastAsia"/>
          <w:lang w:val="en-US" w:eastAsia="zh-CN"/>
        </w:rPr>
        <w:t>数据上传</w:t>
      </w:r>
      <w:r>
        <w:rPr>
          <w:rFonts w:hint="eastAsia"/>
        </w:rPr>
        <w:t>详细设计</w:t>
      </w:r>
    </w:p>
    <w:p w14:paraId="3A0F9822">
      <w:pPr>
        <w:numPr>
          <w:ilvl w:val="0"/>
          <w:numId w:val="0"/>
        </w:numPr>
        <w:ind w:firstLine="420" w:firstLineChars="0"/>
        <w:rPr>
          <w:rFonts w:hint="eastAsia"/>
        </w:rPr>
      </w:pPr>
      <w:r>
        <w:rPr>
          <w:rFonts w:hint="eastAsia"/>
        </w:rPr>
        <w:t>如下图4.</w:t>
      </w:r>
      <w:r>
        <w:rPr>
          <w:rFonts w:hint="eastAsia"/>
          <w:lang w:val="en-US" w:eastAsia="zh-CN"/>
        </w:rPr>
        <w:t>5</w:t>
      </w:r>
      <w:r>
        <w:rPr>
          <w:rFonts w:hint="eastAsia"/>
        </w:rPr>
        <w:t>所示，展示了古树名木数据上传模块的时序图。管理员登录后访问数据上传页面，在左侧表单填写古树名称、树种、科、属、保护级别、树龄、树高、地理位置及备注，其中古树名称、树种与地理位置为必填项；在右侧拖拽上传古树图像，前端调用POST /tree/upload将图像文件发送至TreeController</w:t>
      </w:r>
      <w:r>
        <w:rPr>
          <w:rFonts w:hint="eastAsia"/>
          <w:lang w:eastAsia="zh-CN"/>
        </w:rPr>
        <w:t>，</w:t>
      </w:r>
      <w:r>
        <w:rPr>
          <w:rFonts w:hint="eastAsia"/>
        </w:rPr>
        <w:t>Controller采用UUID 重命名并写入文件系统后返回服务端文件名，前端通过URL.createObjectURL实现图像即时预览。</w:t>
      </w:r>
    </w:p>
    <w:p w14:paraId="4B845E9E">
      <w:pPr>
        <w:numPr>
          <w:ilvl w:val="0"/>
          <w:numId w:val="0"/>
        </w:numPr>
        <w:rPr>
          <w:rFonts w:hint="eastAsia"/>
        </w:rPr>
      </w:pPr>
      <w:r>
        <w:drawing>
          <wp:inline distT="0" distB="0" distL="114300" distR="114300">
            <wp:extent cx="5254625" cy="3655695"/>
            <wp:effectExtent l="0" t="0" r="3175" b="190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66"/>
                    <a:stretch>
                      <a:fillRect/>
                    </a:stretch>
                  </pic:blipFill>
                  <pic:spPr>
                    <a:xfrm>
                      <a:off x="0" y="0"/>
                      <a:ext cx="5254625" cy="3655695"/>
                    </a:xfrm>
                    <a:prstGeom prst="rect">
                      <a:avLst/>
                    </a:prstGeom>
                    <a:noFill/>
                    <a:ln>
                      <a:noFill/>
                    </a:ln>
                  </pic:spPr>
                </pic:pic>
              </a:graphicData>
            </a:graphic>
          </wp:inline>
        </w:drawing>
      </w:r>
    </w:p>
    <w:p w14:paraId="2BC206E2">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5</w:t>
      </w:r>
      <w:r>
        <w:rPr>
          <w:sz w:val="21"/>
          <w:szCs w:val="21"/>
          <w:highlight w:val="none"/>
        </w:rPr>
        <w:t xml:space="preserve"> </w:t>
      </w:r>
      <w:r>
        <w:rPr>
          <w:rFonts w:hint="eastAsia"/>
          <w:sz w:val="21"/>
          <w:szCs w:val="21"/>
          <w:highlight w:val="none"/>
          <w:lang w:val="en-US" w:eastAsia="zh-CN"/>
        </w:rPr>
        <w:t>古树名木数据上传时序图</w:t>
      </w:r>
    </w:p>
    <w:p w14:paraId="6D6E3A5D">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5 </w:t>
      </w:r>
      <w:r>
        <w:rPr>
          <w:rFonts w:hint="eastAsia"/>
          <w:sz w:val="21"/>
          <w:szCs w:val="21"/>
        </w:rPr>
        <w:t>Upload sequence diagram of ancient and famous trees data</w:t>
      </w:r>
    </w:p>
    <w:p w14:paraId="5E61894A">
      <w:pPr>
        <w:numPr>
          <w:ilvl w:val="0"/>
          <w:numId w:val="0"/>
        </w:numPr>
        <w:ind w:firstLine="420" w:firstLineChars="0"/>
        <w:rPr>
          <w:rFonts w:hint="eastAsia"/>
        </w:rPr>
      </w:pPr>
    </w:p>
    <w:p w14:paraId="572FC8E0">
      <w:pPr>
        <w:numPr>
          <w:ilvl w:val="0"/>
          <w:numId w:val="0"/>
        </w:numPr>
        <w:ind w:firstLine="420" w:firstLineChars="0"/>
        <w:rPr>
          <w:rFonts w:hint="eastAsia"/>
          <w:lang w:eastAsia="zh-CN"/>
        </w:rPr>
      </w:pPr>
      <w:r>
        <w:rPr>
          <w:rFonts w:hint="eastAsia"/>
        </w:rPr>
        <w:t>管理员确认信息无误后点击</w:t>
      </w:r>
      <w:r>
        <w:rPr>
          <w:rFonts w:hint="eastAsia"/>
          <w:lang w:eastAsia="zh-CN"/>
        </w:rPr>
        <w:t>“</w:t>
      </w:r>
      <w:r>
        <w:rPr>
          <w:rFonts w:hint="eastAsia"/>
        </w:rPr>
        <w:t>提交数据</w:t>
      </w:r>
      <w:r>
        <w:rPr>
          <w:rFonts w:hint="eastAsia"/>
          <w:lang w:eastAsia="zh-CN"/>
        </w:rPr>
        <w:t>”</w:t>
      </w:r>
      <w:r>
        <w:rPr>
          <w:rFonts w:hint="eastAsia"/>
        </w:rPr>
        <w:t>按钮，前端组装TreeSaveReq请求体调用POST /tree/save接口。TreeController校验必填项后，调用selectAll()查询全部记录，解析treeCode取最大值加 1，通过String.format(</w:t>
      </w:r>
      <w:r>
        <w:rPr>
          <w:rFonts w:hint="eastAsia"/>
          <w:lang w:eastAsia="zh-CN"/>
        </w:rPr>
        <w:t>“</w:t>
      </w:r>
      <w:r>
        <w:rPr>
          <w:rFonts w:hint="eastAsia"/>
        </w:rPr>
        <w:t>%03d</w:t>
      </w:r>
      <w:r>
        <w:rPr>
          <w:rFonts w:hint="eastAsia"/>
          <w:lang w:eastAsia="zh-CN"/>
        </w:rPr>
        <w:t>”</w:t>
      </w:r>
      <w:r>
        <w:rPr>
          <w:rFonts w:hint="eastAsia"/>
        </w:rPr>
        <w:t>, ...)格式化为 3 位字符串生成唯一编号。随后构建Tree实体调用insert()写入数据库，同步插入family</w:t>
      </w:r>
      <w:r>
        <w:rPr>
          <w:rFonts w:hint="eastAsia"/>
          <w:lang w:eastAsia="zh-CN"/>
        </w:rPr>
        <w:t>、</w:t>
      </w:r>
      <w:r>
        <w:rPr>
          <w:rFonts w:hint="eastAsia"/>
        </w:rPr>
        <w:t>genus、protection_level等扩展字段。对于每张关联图像，Controller调用DHLM模型的generate()方法生成128位二进制哈希码</w:t>
      </w:r>
      <w:r>
        <w:rPr>
          <w:rFonts w:hint="eastAsia"/>
          <w:lang w:eastAsia="zh-CN"/>
        </w:rPr>
        <w:t>。</w:t>
      </w:r>
      <w:r>
        <w:rPr>
          <w:rFonts w:hint="eastAsia"/>
        </w:rPr>
        <w:t>最终Controller将图像路径与哈希码遍历写入image表，完成古树数据与关联图像的持久化存储。</w:t>
      </w:r>
    </w:p>
    <w:p w14:paraId="2285CB25">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rPr>
        <w:t>古树名木</w:t>
      </w:r>
      <w:r>
        <w:rPr>
          <w:rFonts w:hint="eastAsia"/>
          <w:lang w:val="en-US" w:eastAsia="zh-CN"/>
        </w:rPr>
        <w:t>数据上传实现</w:t>
      </w:r>
    </w:p>
    <w:p w14:paraId="64C496F6">
      <w:pPr>
        <w:numPr>
          <w:ilvl w:val="0"/>
          <w:numId w:val="0"/>
        </w:numPr>
        <w:ind w:firstLine="420" w:firstLineChars="0"/>
        <w:rPr>
          <w:rFonts w:hint="eastAsia"/>
          <w:lang w:val="en-US" w:eastAsia="zh-CN"/>
        </w:rPr>
      </w:pPr>
      <w:r>
        <w:rPr>
          <w:rFonts w:hint="eastAsia"/>
          <w:lang w:val="en-US" w:eastAsia="zh-CN"/>
        </w:rPr>
        <w:t>如下图4.6所示，展示了古树名木数据上传模块的前端界面。页面采用左右分栏布局，左侧为信息录入区域，右侧为图像上传区域。</w:t>
      </w:r>
    </w:p>
    <w:p w14:paraId="14940939">
      <w:pPr>
        <w:numPr>
          <w:ilvl w:val="0"/>
          <w:numId w:val="0"/>
        </w:numPr>
        <w:ind w:firstLine="420" w:firstLineChars="0"/>
        <w:rPr>
          <w:rFonts w:hint="eastAsia"/>
          <w:lang w:val="en-US" w:eastAsia="zh-CN"/>
        </w:rPr>
      </w:pPr>
      <w:r>
        <w:rPr>
          <w:rFonts w:hint="eastAsia"/>
          <w:lang w:val="en-US" w:eastAsia="zh-CN"/>
        </w:rPr>
        <w:t>左侧信息录入区包含六个字段：古树名称、物种分类、地理位置（纬度与经度双输入框）、树龄、树高及备注描述，其中古树名称、物种分类与地理位置以红色星号标注为必填项。地理位置输入框下方配置坐标提示文本，辅助管理员正确录入位置坐标。右侧图像上传区采用拖拽上传交互，支持单张或多张JPG/PNG格式图像上传，单张大小限制为5MB。图像上传成功后，下方以缩略图形式展示预览。</w:t>
      </w:r>
    </w:p>
    <w:p w14:paraId="28ED88FC">
      <w:pPr>
        <w:numPr>
          <w:ilvl w:val="0"/>
          <w:numId w:val="0"/>
        </w:numPr>
        <w:ind w:firstLine="420" w:firstLineChars="0"/>
        <w:rPr>
          <w:rFonts w:hint="eastAsia"/>
          <w:lang w:val="en-US" w:eastAsia="zh-CN"/>
        </w:rPr>
      </w:pPr>
    </w:p>
    <w:p w14:paraId="6A305D59">
      <w:pPr>
        <w:numPr>
          <w:ilvl w:val="0"/>
          <w:numId w:val="0"/>
        </w:numPr>
        <w:jc w:val="left"/>
        <w:rPr>
          <w:rFonts w:hint="default"/>
          <w:lang w:val="en-US" w:eastAsia="zh-CN"/>
        </w:rPr>
      </w:pPr>
      <w:r>
        <w:drawing>
          <wp:inline distT="0" distB="0" distL="114300" distR="114300">
            <wp:extent cx="5568950" cy="2287905"/>
            <wp:effectExtent l="9525" t="9525" r="9525" b="1397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67"/>
                    <a:stretch>
                      <a:fillRect/>
                    </a:stretch>
                  </pic:blipFill>
                  <pic:spPr>
                    <a:xfrm>
                      <a:off x="0" y="0"/>
                      <a:ext cx="5568950" cy="2287905"/>
                    </a:xfrm>
                    <a:prstGeom prst="rect">
                      <a:avLst/>
                    </a:prstGeom>
                    <a:noFill/>
                    <a:ln>
                      <a:solidFill>
                        <a:schemeClr val="tx1"/>
                      </a:solidFill>
                    </a:ln>
                  </pic:spPr>
                </pic:pic>
              </a:graphicData>
            </a:graphic>
          </wp:inline>
        </w:drawing>
      </w:r>
    </w:p>
    <w:p w14:paraId="1D4FDE11">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6</w:t>
      </w:r>
      <w:r>
        <w:rPr>
          <w:sz w:val="21"/>
          <w:szCs w:val="21"/>
          <w:highlight w:val="none"/>
        </w:rPr>
        <w:t xml:space="preserve"> </w:t>
      </w:r>
      <w:r>
        <w:rPr>
          <w:rFonts w:hint="eastAsia"/>
          <w:sz w:val="21"/>
          <w:szCs w:val="21"/>
          <w:highlight w:val="none"/>
          <w:lang w:val="en-US" w:eastAsia="zh-CN"/>
        </w:rPr>
        <w:t>古树名木数据上传</w:t>
      </w:r>
      <w:r>
        <w:rPr>
          <w:rFonts w:hint="eastAsia"/>
          <w:sz w:val="21"/>
          <w:szCs w:val="21"/>
          <w:highlight w:val="none"/>
        </w:rPr>
        <w:t>页面</w:t>
      </w:r>
    </w:p>
    <w:p w14:paraId="3C79E47F">
      <w:pPr>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6</w:t>
      </w:r>
      <w:r>
        <w:rPr>
          <w:rFonts w:hint="eastAsia"/>
          <w:sz w:val="21"/>
          <w:szCs w:val="21"/>
        </w:rPr>
        <w:t xml:space="preserve"> Data </w:t>
      </w:r>
      <w:r>
        <w:rPr>
          <w:rFonts w:hint="eastAsia"/>
          <w:sz w:val="21"/>
          <w:szCs w:val="21"/>
          <w:lang w:val="en-US" w:eastAsia="zh-CN"/>
        </w:rPr>
        <w:t>U</w:t>
      </w:r>
      <w:r>
        <w:rPr>
          <w:rFonts w:hint="eastAsia"/>
          <w:sz w:val="21"/>
          <w:szCs w:val="21"/>
        </w:rPr>
        <w:t xml:space="preserve">pload of </w:t>
      </w:r>
      <w:r>
        <w:rPr>
          <w:rFonts w:hint="eastAsia"/>
          <w:sz w:val="21"/>
          <w:szCs w:val="21"/>
          <w:lang w:val="en-US" w:eastAsia="zh-CN"/>
        </w:rPr>
        <w:t>A</w:t>
      </w:r>
      <w:r>
        <w:rPr>
          <w:rFonts w:hint="eastAsia"/>
          <w:sz w:val="21"/>
          <w:szCs w:val="21"/>
        </w:rPr>
        <w:t xml:space="preserve">ncient and </w:t>
      </w:r>
      <w:r>
        <w:rPr>
          <w:rFonts w:hint="eastAsia"/>
          <w:sz w:val="21"/>
          <w:szCs w:val="21"/>
          <w:lang w:val="en-US" w:eastAsia="zh-CN"/>
        </w:rPr>
        <w:t>F</w:t>
      </w:r>
      <w:r>
        <w:rPr>
          <w:rFonts w:hint="eastAsia"/>
          <w:sz w:val="21"/>
          <w:szCs w:val="21"/>
        </w:rPr>
        <w:t xml:space="preserve">amous </w:t>
      </w:r>
      <w:r>
        <w:rPr>
          <w:rFonts w:hint="eastAsia"/>
          <w:sz w:val="21"/>
          <w:szCs w:val="21"/>
          <w:lang w:val="en-US" w:eastAsia="zh-CN"/>
        </w:rPr>
        <w:t>T</w:t>
      </w:r>
      <w:r>
        <w:rPr>
          <w:rFonts w:hint="eastAsia"/>
          <w:sz w:val="21"/>
          <w:szCs w:val="21"/>
        </w:rPr>
        <w:t>rees</w:t>
      </w:r>
      <w:r>
        <w:rPr>
          <w:rFonts w:hint="eastAsia"/>
          <w:sz w:val="21"/>
          <w:szCs w:val="21"/>
          <w:lang w:val="en-US" w:eastAsia="zh-CN"/>
        </w:rPr>
        <w:t xml:space="preserve"> Page</w:t>
      </w:r>
    </w:p>
    <w:p w14:paraId="30A23617">
      <w:pPr>
        <w:jc w:val="center"/>
        <w:rPr>
          <w:rFonts w:hint="eastAsia"/>
          <w:sz w:val="21"/>
          <w:szCs w:val="21"/>
          <w:lang w:val="en-US" w:eastAsia="zh-CN"/>
        </w:rPr>
      </w:pPr>
    </w:p>
    <w:p w14:paraId="68140187">
      <w:pPr>
        <w:pStyle w:val="4"/>
        <w:bidi w:val="0"/>
        <w:rPr>
          <w:rFonts w:hint="eastAsia"/>
          <w:lang w:val="en-US" w:eastAsia="zh-CN"/>
        </w:rPr>
      </w:pPr>
      <w:bookmarkStart w:id="167" w:name="_Toc14102"/>
      <w:r>
        <w:rPr>
          <w:rFonts w:hint="eastAsia"/>
        </w:rPr>
        <w:t>4.3.</w:t>
      </w:r>
      <w:r>
        <w:rPr>
          <w:rFonts w:hint="eastAsia"/>
          <w:lang w:val="en-US" w:eastAsia="zh-CN"/>
        </w:rPr>
        <w:t>2 古树名木信息查询详细设计与实现</w:t>
      </w:r>
      <w:bookmarkEnd w:id="167"/>
    </w:p>
    <w:p w14:paraId="28319E60">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lang w:val="en-US" w:eastAsia="zh-CN"/>
        </w:rPr>
        <w:t>古树名木信息查询</w:t>
      </w:r>
      <w:r>
        <w:rPr>
          <w:rFonts w:hint="eastAsia"/>
        </w:rPr>
        <w:t>详细设计</w:t>
      </w:r>
    </w:p>
    <w:p w14:paraId="2C15A55B">
      <w:pPr>
        <w:numPr>
          <w:ilvl w:val="0"/>
          <w:numId w:val="0"/>
        </w:numPr>
        <w:ind w:firstLine="420" w:firstLineChars="0"/>
        <w:rPr>
          <w:rFonts w:hint="eastAsia"/>
        </w:rPr>
      </w:pPr>
      <w:r>
        <w:rPr>
          <w:rFonts w:hint="eastAsia"/>
          <w:lang w:val="en-US" w:eastAsia="zh-CN"/>
        </w:rPr>
        <w:t>如</w:t>
      </w:r>
      <w:r>
        <w:rPr>
          <w:rFonts w:hint="eastAsia"/>
        </w:rPr>
        <w:t>下图4.</w:t>
      </w:r>
      <w:r>
        <w:rPr>
          <w:rFonts w:hint="eastAsia"/>
          <w:lang w:val="en-US" w:eastAsia="zh-CN"/>
        </w:rPr>
        <w:t>7</w:t>
      </w:r>
      <w:r>
        <w:rPr>
          <w:rFonts w:hint="eastAsia"/>
        </w:rPr>
        <w:t>所示，展示了古树名木信息查询模块的时序图。用户访问信息查询页面时，前端自动调用GET /tree/taxonomy/families接口加载全部科数据，渲染科下拉框选项。信息查询模块提供两种查询模式，通过顶部Tab切换。</w:t>
      </w:r>
    </w:p>
    <w:p w14:paraId="5D0BAF31">
      <w:pPr>
        <w:numPr>
          <w:ilvl w:val="0"/>
          <w:numId w:val="0"/>
        </w:numPr>
        <w:ind w:firstLine="420" w:firstLineChars="0"/>
        <w:rPr>
          <w:rFonts w:hint="eastAsia"/>
        </w:rPr>
      </w:pPr>
      <w:r>
        <w:rPr>
          <w:rFonts w:hint="eastAsia"/>
        </w:rPr>
        <w:t>科属种查询模式：用户依次选择科、属、种三级分类，前端采用级联策略减少无效选项</w:t>
      </w:r>
      <w:r>
        <w:rPr>
          <w:rFonts w:hint="eastAsia"/>
          <w:lang w:eastAsia="zh-CN"/>
        </w:rPr>
        <w:t>，</w:t>
      </w:r>
      <w:r>
        <w:rPr>
          <w:rFonts w:hint="eastAsia"/>
        </w:rPr>
        <w:t>选择科后调用GET /taxonomy/genera加载该科下属全部属；选择属后调用 GET /taxonomy/species加载该科属组合下的全部种。用户还可设置保护级别（一级/二级/三级）和树龄范围（0~2000年双滑块）作为附加筛选条件。点击</w:t>
      </w:r>
      <w:r>
        <w:rPr>
          <w:rFonts w:hint="eastAsia"/>
          <w:lang w:eastAsia="zh-CN"/>
        </w:rPr>
        <w:t>“</w:t>
      </w:r>
      <w:r>
        <w:rPr>
          <w:rFonts w:hint="eastAsia"/>
        </w:rPr>
        <w:t>查询古树</w:t>
      </w:r>
      <w:r>
        <w:rPr>
          <w:rFonts w:hint="eastAsia"/>
          <w:lang w:eastAsia="zh-CN"/>
        </w:rPr>
        <w:t>”</w:t>
      </w:r>
      <w:r>
        <w:rPr>
          <w:rFonts w:hint="eastAsia"/>
        </w:rPr>
        <w:t>后，前端组装全部条件调用GET /tree/filter接口</w:t>
      </w:r>
      <w:r>
        <w:rPr>
          <w:rFonts w:hint="eastAsia"/>
          <w:lang w:eastAsia="zh-CN"/>
        </w:rPr>
        <w:t>，</w:t>
      </w:r>
      <w:r>
        <w:rPr>
          <w:rFonts w:hint="eastAsia"/>
        </w:rPr>
        <w:t>TreeController通过TreeMapper的 selectByFilter</w:t>
      </w:r>
      <w:r>
        <w:rPr>
          <w:rFonts w:hint="eastAsia"/>
          <w:lang w:val="en-US" w:eastAsia="zh-CN"/>
        </w:rPr>
        <w:t>()</w:t>
      </w:r>
      <w:r>
        <w:rPr>
          <w:rFonts w:hint="eastAsia"/>
        </w:rPr>
        <w:t>方法执行动态条件查询（family/genus/species/protection_level/age范围），返回满足条件的古树列表。前端以卡片网格形式渲染结果，每张卡片展示古树图像、名称、保护级别标签、科属种信息、树龄及位置描述。</w:t>
      </w:r>
    </w:p>
    <w:p w14:paraId="17FE4F03">
      <w:pPr>
        <w:numPr>
          <w:ilvl w:val="0"/>
          <w:numId w:val="0"/>
        </w:numPr>
        <w:ind w:firstLine="420" w:firstLineChars="0"/>
        <w:rPr>
          <w:rFonts w:hint="eastAsia"/>
          <w:lang w:eastAsia="zh-CN"/>
        </w:rPr>
      </w:pPr>
      <w:r>
        <w:rPr>
          <w:rFonts w:hint="eastAsia"/>
        </w:rPr>
        <w:t>树种名称查询模式：用户在输入框中键入树种名称，支持模糊匹配，同时可通过树龄范围滑块限定查询区间。点击</w:t>
      </w:r>
      <w:r>
        <w:rPr>
          <w:rFonts w:hint="eastAsia"/>
          <w:lang w:eastAsia="zh-CN"/>
        </w:rPr>
        <w:t>“</w:t>
      </w:r>
      <w:r>
        <w:rPr>
          <w:rFonts w:hint="eastAsia"/>
        </w:rPr>
        <w:t>查询</w:t>
      </w:r>
      <w:r>
        <w:rPr>
          <w:rFonts w:hint="eastAsia"/>
          <w:lang w:eastAsia="zh-CN"/>
        </w:rPr>
        <w:t>”</w:t>
      </w:r>
      <w:r>
        <w:rPr>
          <w:rFonts w:hint="eastAsia"/>
        </w:rPr>
        <w:t>后，前端调用POST /tree/retrieve接口并设置type=NAME</w:t>
      </w:r>
      <w:r>
        <w:rPr>
          <w:rFonts w:hint="eastAsia"/>
          <w:lang w:eastAsia="zh-CN"/>
        </w:rPr>
        <w:t>，</w:t>
      </w:r>
      <w:r>
        <w:rPr>
          <w:rFonts w:hint="eastAsia"/>
        </w:rPr>
        <w:t>TreeController通过调用TreeMapper的selectByNameLike()执行模糊查询，返回匹配记录。前端以表格形式渲染结果，包含序号、古树名称、树种</w:t>
      </w:r>
      <w:r>
        <w:rPr>
          <w:rFonts w:hint="eastAsia"/>
          <w:lang w:val="en-US" w:eastAsia="zh-CN"/>
        </w:rPr>
        <w:t>和</w:t>
      </w:r>
      <w:r>
        <w:rPr>
          <w:rFonts w:hint="eastAsia"/>
        </w:rPr>
        <w:t>树龄及位置共5列，表格底部分页组件默认单页展示5条记录。</w:t>
      </w:r>
    </w:p>
    <w:p w14:paraId="7328C95F">
      <w:pPr>
        <w:numPr>
          <w:ilvl w:val="0"/>
          <w:numId w:val="0"/>
        </w:numPr>
        <w:ind w:firstLine="420" w:firstLineChars="0"/>
        <w:rPr>
          <w:rFonts w:hint="eastAsia"/>
        </w:rPr>
      </w:pPr>
    </w:p>
    <w:p w14:paraId="7C191C97">
      <w:pPr>
        <w:numPr>
          <w:ilvl w:val="0"/>
          <w:numId w:val="0"/>
        </w:numPr>
        <w:jc w:val="center"/>
        <w:rPr>
          <w:rFonts w:hint="eastAsia"/>
        </w:rPr>
      </w:pPr>
      <w:r>
        <w:drawing>
          <wp:inline distT="0" distB="0" distL="114300" distR="114300">
            <wp:extent cx="4806315" cy="4685030"/>
            <wp:effectExtent l="0" t="0" r="6985" b="127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68"/>
                    <a:stretch>
                      <a:fillRect/>
                    </a:stretch>
                  </pic:blipFill>
                  <pic:spPr>
                    <a:xfrm>
                      <a:off x="0" y="0"/>
                      <a:ext cx="4806315" cy="4685030"/>
                    </a:xfrm>
                    <a:prstGeom prst="rect">
                      <a:avLst/>
                    </a:prstGeom>
                    <a:noFill/>
                    <a:ln>
                      <a:noFill/>
                    </a:ln>
                  </pic:spPr>
                </pic:pic>
              </a:graphicData>
            </a:graphic>
          </wp:inline>
        </w:drawing>
      </w:r>
    </w:p>
    <w:p w14:paraId="58C5FD5D">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7</w:t>
      </w:r>
      <w:r>
        <w:rPr>
          <w:sz w:val="21"/>
          <w:szCs w:val="21"/>
          <w:highlight w:val="none"/>
        </w:rPr>
        <w:t xml:space="preserve"> </w:t>
      </w:r>
      <w:r>
        <w:rPr>
          <w:rFonts w:hint="eastAsia"/>
          <w:sz w:val="21"/>
          <w:szCs w:val="21"/>
          <w:highlight w:val="none"/>
          <w:lang w:val="en-US" w:eastAsia="zh-CN"/>
        </w:rPr>
        <w:t>古树名木信息查询时序图</w:t>
      </w:r>
    </w:p>
    <w:p w14:paraId="5A3D9EFB">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7</w:t>
      </w:r>
      <w:r>
        <w:rPr>
          <w:rFonts w:hint="eastAsia"/>
          <w:sz w:val="21"/>
          <w:szCs w:val="21"/>
        </w:rPr>
        <w:t xml:space="preserve"> Information query sequence diagram of ancient and famous trees</w:t>
      </w:r>
    </w:p>
    <w:p w14:paraId="0B01606A">
      <w:pPr>
        <w:numPr>
          <w:ilvl w:val="0"/>
          <w:numId w:val="0"/>
        </w:numPr>
        <w:ind w:firstLine="420" w:firstLineChars="0"/>
        <w:rPr>
          <w:rFonts w:hint="eastAsia"/>
        </w:rPr>
      </w:pPr>
    </w:p>
    <w:p w14:paraId="1A990F88">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古树名木信息查询实现</w:t>
      </w:r>
    </w:p>
    <w:p w14:paraId="1F70715A">
      <w:pPr>
        <w:numPr>
          <w:ilvl w:val="0"/>
          <w:numId w:val="0"/>
        </w:numPr>
        <w:ind w:firstLine="420" w:firstLineChars="0"/>
        <w:rPr>
          <w:rFonts w:hint="eastAsia"/>
          <w:sz w:val="21"/>
          <w:szCs w:val="21"/>
        </w:rPr>
      </w:pPr>
      <w:r>
        <w:rPr>
          <w:rFonts w:hint="eastAsia"/>
          <w:lang w:val="en-US" w:eastAsia="zh-CN"/>
        </w:rPr>
        <w:t>如下图4.8所示，展示了科属种查询页面的前端界面。左侧查询条件区包含两个卡片：上方“科属种导航”卡片配置三个级联下拉框（选择科、选择属、选择种），属和种下拉框在未选择上级分类时处于禁用状态；下方“属性筛选”卡片配置保护级别下拉框（一级/二级/三级）和树龄范围双滑块（0~2000 年）。左侧底部设置“查询古树”按钮，点击后调用后端/tree/filter接口。右侧结果展示区以卡片网格形式呈现古树列表，每张卡片包含封面图像、古树名称、保护级别彩色标签、科/属/种分类信息、树龄及位置描述。用户点击任意卡片，右侧滑出详情抽屉，以结构化描述列表展示古树编号、科属种、保护级别、树龄、树高、位置坐标及描述等完整字段。</w:t>
      </w:r>
    </w:p>
    <w:p w14:paraId="47D0C332">
      <w:pPr>
        <w:numPr>
          <w:ilvl w:val="0"/>
          <w:numId w:val="0"/>
        </w:numPr>
        <w:ind w:firstLine="420" w:firstLineChars="0"/>
        <w:rPr>
          <w:rFonts w:hint="eastAsia"/>
          <w:lang w:val="en-US" w:eastAsia="zh-CN"/>
        </w:rPr>
      </w:pPr>
    </w:p>
    <w:p w14:paraId="66DE31F0">
      <w:pPr>
        <w:numPr>
          <w:ilvl w:val="0"/>
          <w:numId w:val="0"/>
        </w:numPr>
        <w:jc w:val="center"/>
        <w:rPr>
          <w:rFonts w:hint="default"/>
          <w:lang w:val="en-US" w:eastAsia="zh-CN"/>
        </w:rPr>
      </w:pPr>
      <w:r>
        <w:drawing>
          <wp:inline distT="0" distB="0" distL="114300" distR="114300">
            <wp:extent cx="4918075" cy="2724785"/>
            <wp:effectExtent l="9525" t="9525" r="12700" b="2159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69"/>
                    <a:stretch>
                      <a:fillRect/>
                    </a:stretch>
                  </pic:blipFill>
                  <pic:spPr>
                    <a:xfrm>
                      <a:off x="0" y="0"/>
                      <a:ext cx="4918075" cy="2724785"/>
                    </a:xfrm>
                    <a:prstGeom prst="rect">
                      <a:avLst/>
                    </a:prstGeom>
                    <a:noFill/>
                    <a:ln>
                      <a:solidFill>
                        <a:schemeClr val="tx1"/>
                      </a:solidFill>
                    </a:ln>
                  </pic:spPr>
                </pic:pic>
              </a:graphicData>
            </a:graphic>
          </wp:inline>
        </w:drawing>
      </w:r>
    </w:p>
    <w:p w14:paraId="2E404DCB">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lang w:val="en-US" w:eastAsia="zh-CN"/>
        </w:rPr>
        <w:t>科属种查询</w:t>
      </w:r>
      <w:r>
        <w:rPr>
          <w:rFonts w:hint="eastAsia"/>
          <w:sz w:val="21"/>
          <w:szCs w:val="21"/>
          <w:highlight w:val="none"/>
        </w:rPr>
        <w:t>页面</w:t>
      </w:r>
    </w:p>
    <w:p w14:paraId="193D939E">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8</w:t>
      </w:r>
      <w:r>
        <w:rPr>
          <w:rFonts w:hint="eastAsia"/>
          <w:sz w:val="21"/>
          <w:szCs w:val="21"/>
        </w:rPr>
        <w:t xml:space="preserve"> </w:t>
      </w:r>
      <w:r>
        <w:rPr>
          <w:rFonts w:hint="eastAsia"/>
          <w:sz w:val="21"/>
          <w:szCs w:val="21"/>
          <w:lang w:val="en-US" w:eastAsia="zh-CN"/>
        </w:rPr>
        <w:t xml:space="preserve">Tree </w:t>
      </w:r>
      <w:r>
        <w:rPr>
          <w:rFonts w:hint="eastAsia"/>
          <w:sz w:val="21"/>
          <w:szCs w:val="21"/>
        </w:rPr>
        <w:t xml:space="preserve">Family, </w:t>
      </w:r>
      <w:r>
        <w:rPr>
          <w:rFonts w:hint="eastAsia"/>
          <w:sz w:val="21"/>
          <w:szCs w:val="21"/>
          <w:lang w:val="en-US" w:eastAsia="zh-CN"/>
        </w:rPr>
        <w:t>G</w:t>
      </w:r>
      <w:r>
        <w:rPr>
          <w:rFonts w:hint="eastAsia"/>
          <w:sz w:val="21"/>
          <w:szCs w:val="21"/>
        </w:rPr>
        <w:t xml:space="preserve">enus and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Q</w:t>
      </w:r>
      <w:r>
        <w:rPr>
          <w:rFonts w:hint="eastAsia"/>
          <w:sz w:val="21"/>
          <w:szCs w:val="21"/>
        </w:rPr>
        <w:t xml:space="preserve">uery </w:t>
      </w:r>
      <w:r>
        <w:rPr>
          <w:rFonts w:hint="eastAsia"/>
          <w:sz w:val="21"/>
          <w:szCs w:val="21"/>
          <w:lang w:val="en-US" w:eastAsia="zh-CN"/>
        </w:rPr>
        <w:t>P</w:t>
      </w:r>
      <w:r>
        <w:rPr>
          <w:rFonts w:hint="eastAsia"/>
          <w:sz w:val="21"/>
          <w:szCs w:val="21"/>
        </w:rPr>
        <w:t>age</w:t>
      </w:r>
    </w:p>
    <w:p w14:paraId="243476EC">
      <w:pPr>
        <w:numPr>
          <w:ilvl w:val="0"/>
          <w:numId w:val="0"/>
        </w:numPr>
        <w:rPr>
          <w:rFonts w:hint="default"/>
          <w:lang w:val="en-US" w:eastAsia="zh-CN"/>
        </w:rPr>
      </w:pPr>
    </w:p>
    <w:p w14:paraId="430BE57B">
      <w:pPr>
        <w:ind w:left="0" w:leftChars="0" w:firstLine="0" w:firstLineChars="0"/>
        <w:jc w:val="center"/>
        <w:rPr>
          <w:b/>
          <w:bCs/>
          <w:color w:val="FF0000"/>
        </w:rPr>
      </w:pPr>
      <w:r>
        <w:drawing>
          <wp:inline distT="0" distB="0" distL="114300" distR="114300">
            <wp:extent cx="4907280" cy="2407920"/>
            <wp:effectExtent l="9525" t="9525" r="10795" b="2095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70"/>
                    <a:stretch>
                      <a:fillRect/>
                    </a:stretch>
                  </pic:blipFill>
                  <pic:spPr>
                    <a:xfrm>
                      <a:off x="0" y="0"/>
                      <a:ext cx="4907280" cy="2407920"/>
                    </a:xfrm>
                    <a:prstGeom prst="rect">
                      <a:avLst/>
                    </a:prstGeom>
                    <a:noFill/>
                    <a:ln>
                      <a:solidFill>
                        <a:schemeClr val="tx1"/>
                      </a:solidFill>
                    </a:ln>
                  </pic:spPr>
                </pic:pic>
              </a:graphicData>
            </a:graphic>
          </wp:inline>
        </w:drawing>
      </w:r>
    </w:p>
    <w:p w14:paraId="21BA8968">
      <w:pPr>
        <w:ind w:left="0" w:leftChars="0" w:firstLine="0" w:firstLineChars="0"/>
        <w:jc w:val="center"/>
        <w:rPr>
          <w:sz w:val="21"/>
          <w:szCs w:val="21"/>
          <w:highlight w:val="none"/>
        </w:rPr>
      </w:pPr>
      <w:bookmarkStart w:id="168" w:name="_Toc17730"/>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lang w:val="en-US" w:eastAsia="zh-CN"/>
        </w:rPr>
        <w:t>树种名称</w:t>
      </w:r>
      <w:r>
        <w:rPr>
          <w:rFonts w:hint="eastAsia"/>
          <w:sz w:val="21"/>
          <w:szCs w:val="21"/>
          <w:highlight w:val="none"/>
        </w:rPr>
        <w:t>页面</w:t>
      </w:r>
    </w:p>
    <w:p w14:paraId="5895C9A3">
      <w:pPr>
        <w:bidi w:val="0"/>
        <w:ind w:left="0" w:leftChars="0" w:firstLine="0" w:firstLineChars="0"/>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9</w:t>
      </w:r>
      <w:r>
        <w:rPr>
          <w:rFonts w:hint="eastAsia"/>
          <w:sz w:val="21"/>
          <w:szCs w:val="21"/>
        </w:rPr>
        <w:t xml:space="preserve"> Tree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N</w:t>
      </w:r>
      <w:r>
        <w:rPr>
          <w:rFonts w:hint="eastAsia"/>
          <w:sz w:val="21"/>
          <w:szCs w:val="21"/>
        </w:rPr>
        <w:t xml:space="preserve">ame </w:t>
      </w:r>
      <w:r>
        <w:rPr>
          <w:rFonts w:hint="eastAsia"/>
          <w:sz w:val="21"/>
          <w:szCs w:val="21"/>
          <w:lang w:val="en-US" w:eastAsia="zh-CN"/>
        </w:rPr>
        <w:t>Q</w:t>
      </w:r>
      <w:r>
        <w:rPr>
          <w:rFonts w:hint="eastAsia"/>
          <w:sz w:val="21"/>
          <w:szCs w:val="21"/>
        </w:rPr>
        <w:t>uery</w:t>
      </w:r>
      <w:r>
        <w:rPr>
          <w:rFonts w:hint="eastAsia"/>
          <w:sz w:val="21"/>
          <w:szCs w:val="21"/>
          <w:lang w:val="en-US" w:eastAsia="zh-CN"/>
        </w:rPr>
        <w:t xml:space="preserve"> Page</w:t>
      </w:r>
    </w:p>
    <w:p w14:paraId="29D7DD59">
      <w:pPr>
        <w:numPr>
          <w:ilvl w:val="0"/>
          <w:numId w:val="0"/>
        </w:numPr>
        <w:ind w:firstLine="420" w:firstLineChars="0"/>
        <w:rPr>
          <w:rFonts w:hint="eastAsia"/>
        </w:rPr>
      </w:pPr>
      <w:r>
        <w:rPr>
          <w:rFonts w:hint="default"/>
          <w:lang w:val="en-US" w:eastAsia="zh-CN"/>
        </w:rPr>
        <w:t>如</w:t>
      </w:r>
      <w:r>
        <w:rPr>
          <w:rFonts w:hint="eastAsia"/>
          <w:lang w:val="en-US" w:eastAsia="zh-CN"/>
        </w:rPr>
        <w:t>上</w:t>
      </w:r>
      <w:r>
        <w:rPr>
          <w:rFonts w:hint="default"/>
          <w:lang w:val="en-US" w:eastAsia="zh-CN"/>
        </w:rPr>
        <w:t>图4.</w:t>
      </w:r>
      <w:r>
        <w:rPr>
          <w:rFonts w:hint="eastAsia"/>
          <w:lang w:val="en-US" w:eastAsia="zh-CN"/>
        </w:rPr>
        <w:t>9</w:t>
      </w:r>
      <w:r>
        <w:rPr>
          <w:rFonts w:hint="default"/>
          <w:lang w:val="en-US" w:eastAsia="zh-CN"/>
        </w:rPr>
        <w:t>所示，展示了树种名称查询页面的前端界面。左侧查询条件区配置树种名称输入框和树龄范围双滑块，底部设置</w:t>
      </w:r>
      <w:r>
        <w:rPr>
          <w:rFonts w:hint="eastAsia"/>
          <w:lang w:val="en-US" w:eastAsia="zh-CN"/>
        </w:rPr>
        <w:t>“</w:t>
      </w:r>
      <w:r>
        <w:rPr>
          <w:rFonts w:hint="default"/>
          <w:lang w:val="en-US" w:eastAsia="zh-CN"/>
        </w:rPr>
        <w:t>查询</w:t>
      </w:r>
      <w:r>
        <w:rPr>
          <w:rFonts w:hint="eastAsia"/>
          <w:lang w:val="en-US" w:eastAsia="zh-CN"/>
        </w:rPr>
        <w:t>”</w:t>
      </w:r>
      <w:r>
        <w:rPr>
          <w:rFonts w:hint="default"/>
          <w:lang w:val="en-US" w:eastAsia="zh-CN"/>
        </w:rPr>
        <w:t>按钮。右侧结果展示区以表格形式呈现查询结果，包含序号、古树名称、树种、树龄及位置共5列。当查询关键词为空时，右侧展示空状态提示；查询完成后顶部以a-alert组件提示共查询到多少条记录，表格支持分页浏览。</w:t>
      </w:r>
    </w:p>
    <w:p w14:paraId="6D779172">
      <w:pPr>
        <w:pStyle w:val="4"/>
        <w:bidi w:val="0"/>
      </w:pPr>
      <w:bookmarkStart w:id="169" w:name="_Toc2036"/>
      <w:r>
        <w:rPr>
          <w:rFonts w:hint="eastAsia"/>
        </w:rPr>
        <w:t>4.3.</w:t>
      </w:r>
      <w:r>
        <w:rPr>
          <w:rFonts w:hint="eastAsia"/>
          <w:lang w:val="en-US" w:eastAsia="zh-CN"/>
        </w:rPr>
        <w:t xml:space="preserve">3 </w:t>
      </w:r>
      <w:r>
        <w:rPr>
          <w:rFonts w:hint="eastAsia"/>
        </w:rPr>
        <w:t>古树名木</w:t>
      </w:r>
      <w:r>
        <w:rPr>
          <w:rFonts w:hint="eastAsia"/>
          <w:lang w:val="en-US" w:eastAsia="zh-CN"/>
        </w:rPr>
        <w:t>多模态检索</w:t>
      </w:r>
      <w:r>
        <w:rPr>
          <w:rFonts w:hint="eastAsia"/>
        </w:rPr>
        <w:t>详细设计与实现</w:t>
      </w:r>
      <w:bookmarkEnd w:id="168"/>
      <w:bookmarkEnd w:id="169"/>
    </w:p>
    <w:p w14:paraId="12E0CD2B">
      <w:pPr>
        <w:numPr>
          <w:ilvl w:val="0"/>
          <w:numId w:val="0"/>
        </w:numPr>
        <w:ind w:firstLine="420" w:firstLineChars="0"/>
        <w:rPr>
          <w:rFonts w:hint="eastAsia"/>
        </w:rPr>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多模态检索</w:t>
      </w:r>
      <w:r>
        <w:rPr>
          <w:rFonts w:hint="eastAsia"/>
        </w:rPr>
        <w:t>详细设计</w:t>
      </w:r>
    </w:p>
    <w:p w14:paraId="7D327BE7">
      <w:pPr>
        <w:ind w:left="0" w:leftChars="0" w:firstLine="0" w:firstLineChars="0"/>
        <w:jc w:val="center"/>
      </w:pPr>
      <w:r>
        <w:drawing>
          <wp:inline distT="0" distB="0" distL="114300" distR="114300">
            <wp:extent cx="5390515" cy="3221355"/>
            <wp:effectExtent l="0" t="0" r="6985" b="444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71"/>
                    <a:stretch>
                      <a:fillRect/>
                    </a:stretch>
                  </pic:blipFill>
                  <pic:spPr>
                    <a:xfrm>
                      <a:off x="0" y="0"/>
                      <a:ext cx="5390515" cy="3221355"/>
                    </a:xfrm>
                    <a:prstGeom prst="rect">
                      <a:avLst/>
                    </a:prstGeom>
                    <a:noFill/>
                    <a:ln>
                      <a:noFill/>
                    </a:ln>
                  </pic:spPr>
                </pic:pic>
              </a:graphicData>
            </a:graphic>
          </wp:inline>
        </w:drawing>
      </w:r>
    </w:p>
    <w:p w14:paraId="10AA0484">
      <w:pPr>
        <w:jc w:val="center"/>
        <w:rPr>
          <w:sz w:val="21"/>
          <w:szCs w:val="21"/>
        </w:rPr>
      </w:pPr>
      <w:r>
        <w:rPr>
          <w:sz w:val="21"/>
          <w:szCs w:val="21"/>
        </w:rPr>
        <w:t>图</w:t>
      </w:r>
      <w:r>
        <w:rPr>
          <w:rFonts w:hint="eastAsia"/>
          <w:sz w:val="21"/>
          <w:szCs w:val="21"/>
        </w:rPr>
        <w:t>4</w:t>
      </w:r>
      <w:r>
        <w:rPr>
          <w:sz w:val="21"/>
          <w:szCs w:val="21"/>
        </w:rPr>
        <w:t>.</w:t>
      </w:r>
      <w:r>
        <w:rPr>
          <w:rFonts w:hint="eastAsia"/>
          <w:sz w:val="21"/>
          <w:szCs w:val="21"/>
          <w:lang w:val="en-US" w:eastAsia="zh-CN"/>
        </w:rPr>
        <w:t>10</w:t>
      </w:r>
      <w:r>
        <w:rPr>
          <w:sz w:val="21"/>
          <w:szCs w:val="21"/>
        </w:rPr>
        <w:t xml:space="preserve"> </w:t>
      </w:r>
      <w:r>
        <w:rPr>
          <w:rFonts w:hint="eastAsia"/>
          <w:sz w:val="21"/>
          <w:szCs w:val="21"/>
        </w:rPr>
        <w:t>古树名木</w:t>
      </w:r>
      <w:r>
        <w:rPr>
          <w:rFonts w:hint="eastAsia"/>
          <w:sz w:val="21"/>
          <w:szCs w:val="21"/>
          <w:lang w:val="en-US" w:eastAsia="zh-CN"/>
        </w:rPr>
        <w:t>多模态检索</w:t>
      </w:r>
      <w:r>
        <w:rPr>
          <w:rFonts w:hint="eastAsia"/>
          <w:sz w:val="21"/>
          <w:szCs w:val="21"/>
        </w:rPr>
        <w:t>时序图</w:t>
      </w:r>
    </w:p>
    <w:p w14:paraId="6E6FCB77">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10 </w:t>
      </w:r>
      <w:r>
        <w:rPr>
          <w:rFonts w:hint="eastAsia"/>
          <w:sz w:val="21"/>
          <w:szCs w:val="21"/>
        </w:rPr>
        <w:t xml:space="preserve">Multimodal Retrieval Sequence Diagram of Ancient and Famous Trees </w:t>
      </w:r>
    </w:p>
    <w:p w14:paraId="5210B60D">
      <w:pPr>
        <w:bidi w:val="0"/>
        <w:ind w:left="0" w:leftChars="0" w:firstLine="420" w:firstLineChars="0"/>
        <w:rPr>
          <w:rFonts w:hint="eastAsia" w:ascii="Times New Roman" w:hAnsi="Times New Roman" w:cs="Times New Roman"/>
          <w:sz w:val="24"/>
          <w:lang w:val="en-US" w:eastAsia="zh-CN"/>
        </w:rPr>
      </w:pPr>
    </w:p>
    <w:p w14:paraId="4815DB51">
      <w:pPr>
        <w:bidi w:val="0"/>
        <w:ind w:left="0" w:leftChars="0" w:firstLine="420" w:firstLineChars="0"/>
      </w:pPr>
      <w:r>
        <w:rPr>
          <w:rFonts w:hint="eastAsia" w:ascii="Times New Roman" w:hAnsi="Times New Roman" w:cs="Times New Roman"/>
          <w:sz w:val="24"/>
          <w:lang w:val="en-US" w:eastAsia="zh-CN"/>
        </w:rPr>
        <w:t>如上图4.</w:t>
      </w:r>
      <w:r>
        <w:rPr>
          <w:rFonts w:hint="eastAsia" w:cs="Times New Roman"/>
          <w:sz w:val="24"/>
          <w:lang w:val="en-US" w:eastAsia="zh-CN"/>
        </w:rPr>
        <w:t>10</w:t>
      </w:r>
      <w:r>
        <w:rPr>
          <w:rFonts w:hint="eastAsia" w:ascii="Times New Roman" w:hAnsi="Times New Roman" w:cs="Times New Roman"/>
          <w:sz w:val="24"/>
          <w:lang w:val="en-US" w:eastAsia="zh-CN"/>
        </w:rPr>
        <w:t>所示，展示了古树名木检索时序图。用户登录后进入检索界面，上传查询图像或输入地理位置坐标，前端POST调用/tree/retrieve接口，请求经TreeController路由至TreeService。Service层调用</w:t>
      </w:r>
      <w:r>
        <w:rPr>
          <w:rFonts w:hint="eastAsia" w:cs="Times New Roman"/>
          <w:sz w:val="24"/>
          <w:lang w:val="en-US" w:eastAsia="zh-CN"/>
        </w:rPr>
        <w:t>DHLM</w:t>
      </w:r>
      <w:r>
        <w:rPr>
          <w:rFonts w:hint="eastAsia" w:ascii="Times New Roman" w:hAnsi="Times New Roman" w:cs="Times New Roman"/>
          <w:sz w:val="24"/>
          <w:lang w:val="en-US" w:eastAsia="zh-CN"/>
        </w:rPr>
        <w:t>模型服务</w:t>
      </w:r>
      <w:r>
        <w:rPr>
          <w:rFonts w:hint="eastAsia" w:cs="Times New Roman"/>
          <w:sz w:val="24"/>
          <w:lang w:val="en-US" w:eastAsia="zh-CN"/>
        </w:rPr>
        <w:t>，</w:t>
      </w:r>
      <w:r>
        <w:rPr>
          <w:rFonts w:hint="eastAsia" w:ascii="Times New Roman" w:hAnsi="Times New Roman" w:cs="Times New Roman"/>
          <w:sz w:val="24"/>
          <w:lang w:val="en-US" w:eastAsia="zh-CN"/>
        </w:rPr>
        <w:t>由</w:t>
      </w:r>
      <w:r>
        <w:rPr>
          <w:rFonts w:hint="eastAsia" w:cs="Times New Roman"/>
          <w:sz w:val="24"/>
          <w:lang w:val="en-US" w:eastAsia="zh-CN"/>
        </w:rPr>
        <w:t>图像与位置特征编码器</w:t>
      </w:r>
      <w:r>
        <w:rPr>
          <w:rFonts w:hint="eastAsia" w:ascii="Times New Roman" w:hAnsi="Times New Roman" w:cs="Times New Roman"/>
          <w:sz w:val="24"/>
          <w:lang w:val="en-US" w:eastAsia="zh-CN"/>
        </w:rPr>
        <w:t>提取图像和位置特征，经多模态融合后由哈希层生成128位二进制哈希码，返回后通过TreeMapper关联查询树木与图像哈希记录，Service层计算汉明距离并排序取Top-</w:t>
      </w:r>
      <w:r>
        <w:rPr>
          <w:rFonts w:hint="eastAsia" w:cs="Times New Roman"/>
          <w:sz w:val="24"/>
          <w:lang w:val="en-US" w:eastAsia="zh-CN"/>
        </w:rPr>
        <w:t>k</w:t>
      </w:r>
      <w:r>
        <w:rPr>
          <w:rFonts w:hint="eastAsia" w:ascii="Times New Roman" w:hAnsi="Times New Roman" w:cs="Times New Roman"/>
          <w:sz w:val="24"/>
          <w:lang w:val="en-US" w:eastAsia="zh-CN"/>
        </w:rPr>
        <w:t>结果，最终经</w:t>
      </w:r>
      <w:r>
        <w:rPr>
          <w:rFonts w:hint="eastAsia" w:cs="Times New Roman"/>
          <w:sz w:val="24"/>
          <w:lang w:val="en-US" w:eastAsia="zh-CN"/>
        </w:rPr>
        <w:t>控制层</w:t>
      </w:r>
      <w:r>
        <w:rPr>
          <w:rFonts w:hint="eastAsia" w:ascii="Times New Roman" w:hAnsi="Times New Roman" w:cs="Times New Roman"/>
          <w:sz w:val="24"/>
          <w:lang w:val="en-US" w:eastAsia="zh-CN"/>
        </w:rPr>
        <w:t>封装响应返回前端渲染展示。</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多模态检索</w:t>
      </w:r>
      <w:r>
        <w:rPr>
          <w:rFonts w:ascii="宋体" w:hAnsi="宋体" w:cs="宋体"/>
        </w:rPr>
        <w:t>实现</w:t>
      </w:r>
    </w:p>
    <w:p w14:paraId="23921A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如下</w:t>
      </w:r>
      <w:r>
        <w:rPr>
          <w:rFonts w:hint="eastAsia"/>
        </w:rPr>
        <w:t>图4.</w:t>
      </w:r>
      <w:r>
        <w:rPr>
          <w:rFonts w:hint="eastAsia"/>
          <w:lang w:val="en-US" w:eastAsia="zh-CN"/>
        </w:rPr>
        <w:t>11到图</w:t>
      </w:r>
      <w:r>
        <w:rPr>
          <w:rFonts w:hint="eastAsia"/>
        </w:rPr>
        <w:t>4.1</w:t>
      </w:r>
      <w:r>
        <w:rPr>
          <w:rFonts w:hint="eastAsia"/>
          <w:lang w:val="en-US" w:eastAsia="zh-CN"/>
        </w:rPr>
        <w:t>3</w:t>
      </w:r>
      <w:r>
        <w:rPr>
          <w:rFonts w:hint="eastAsia"/>
        </w:rPr>
        <w:t>展示了系统三种</w:t>
      </w:r>
      <w:r>
        <w:rPr>
          <w:rFonts w:hint="eastAsia"/>
          <w:lang w:val="en-US" w:eastAsia="zh-CN"/>
        </w:rPr>
        <w:t>多模态</w:t>
      </w:r>
      <w:r>
        <w:rPr>
          <w:rFonts w:hint="eastAsia"/>
        </w:rPr>
        <w:t>检索模式：以图搜图、以图搜位置及以位置搜图。</w:t>
      </w:r>
    </w:p>
    <w:p w14:paraId="0B5D17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w:t>
      </w:r>
      <w:r>
        <w:rPr>
          <w:rFonts w:hint="eastAsia"/>
        </w:rPr>
        <w:t>图4.</w:t>
      </w:r>
      <w:r>
        <w:rPr>
          <w:rFonts w:hint="eastAsia"/>
          <w:lang w:val="en-US" w:eastAsia="zh-CN"/>
        </w:rPr>
        <w:t>11</w:t>
      </w:r>
      <w:r>
        <w:rPr>
          <w:rFonts w:hint="eastAsia"/>
        </w:rPr>
        <w:t>用户上传查询图像</w:t>
      </w:r>
      <w:r>
        <w:rPr>
          <w:rFonts w:hint="eastAsia"/>
          <w:lang w:val="en-US" w:eastAsia="zh-CN"/>
        </w:rPr>
        <w:t>后</w:t>
      </w:r>
      <w:r>
        <w:rPr>
          <w:rFonts w:hint="eastAsia"/>
        </w:rPr>
        <w:t>，</w:t>
      </w:r>
      <w:r>
        <w:rPr>
          <w:rFonts w:hint="eastAsia"/>
          <w:lang w:val="en-US" w:eastAsia="zh-CN"/>
        </w:rPr>
        <w:t>点击开始检索，</w:t>
      </w:r>
      <w:r>
        <w:rPr>
          <w:rFonts w:hint="eastAsia"/>
        </w:rPr>
        <w:t>系统返回相似古树</w:t>
      </w:r>
      <w:r>
        <w:rPr>
          <w:rFonts w:hint="eastAsia"/>
          <w:lang w:val="en-US" w:eastAsia="zh-CN"/>
        </w:rPr>
        <w:t>名木</w:t>
      </w:r>
      <w:r>
        <w:rPr>
          <w:rFonts w:hint="eastAsia"/>
        </w:rPr>
        <w:t>列表并按相似度排序</w:t>
      </w:r>
      <w:r>
        <w:rPr>
          <w:rFonts w:hint="eastAsia"/>
          <w:lang w:eastAsia="zh-CN"/>
        </w:rPr>
        <w:t>。</w:t>
      </w:r>
      <w:r>
        <w:rPr>
          <w:rFonts w:hint="eastAsia"/>
          <w:lang w:val="en-US" w:eastAsia="zh-CN"/>
        </w:rPr>
        <w:t>如</w:t>
      </w:r>
      <w:r>
        <w:rPr>
          <w:rFonts w:hint="eastAsia"/>
        </w:rPr>
        <w:t>图4.</w:t>
      </w:r>
      <w:r>
        <w:rPr>
          <w:rFonts w:hint="eastAsia"/>
          <w:lang w:val="en-US" w:eastAsia="zh-CN"/>
        </w:rPr>
        <w:t>12用户上传查询图像后，点击定位查询，系统</w:t>
      </w:r>
      <w:r>
        <w:rPr>
          <w:rFonts w:hint="eastAsia"/>
        </w:rPr>
        <w:t>返回古树</w:t>
      </w:r>
      <w:r>
        <w:rPr>
          <w:rFonts w:hint="eastAsia"/>
          <w:lang w:val="en-US" w:eastAsia="zh-CN"/>
        </w:rPr>
        <w:t>名木检索位置等信息</w:t>
      </w:r>
      <w:r>
        <w:rPr>
          <w:rFonts w:hint="eastAsia"/>
          <w:lang w:eastAsia="zh-CN"/>
        </w:rPr>
        <w:t>。</w:t>
      </w:r>
      <w:r>
        <w:rPr>
          <w:rFonts w:hint="eastAsia"/>
          <w:lang w:val="en-US" w:eastAsia="zh-CN"/>
        </w:rPr>
        <w:t>如</w:t>
      </w:r>
      <w:r>
        <w:rPr>
          <w:rFonts w:hint="eastAsia"/>
        </w:rPr>
        <w:t>图4.1</w:t>
      </w:r>
      <w:r>
        <w:rPr>
          <w:rFonts w:hint="eastAsia"/>
          <w:lang w:val="en-US" w:eastAsia="zh-CN"/>
        </w:rPr>
        <w:t>3用户</w:t>
      </w:r>
      <w:r>
        <w:rPr>
          <w:rFonts w:hint="eastAsia"/>
        </w:rPr>
        <w:t>输入</w:t>
      </w:r>
      <w:r>
        <w:rPr>
          <w:rFonts w:hint="eastAsia"/>
          <w:lang w:val="en-US" w:eastAsia="zh-CN"/>
        </w:rPr>
        <w:t>地理位置</w:t>
      </w:r>
      <w:r>
        <w:rPr>
          <w:rFonts w:hint="eastAsia"/>
        </w:rPr>
        <w:t>坐标</w:t>
      </w:r>
      <w:r>
        <w:rPr>
          <w:rFonts w:hint="eastAsia"/>
          <w:lang w:val="en-US" w:eastAsia="zh-CN"/>
        </w:rPr>
        <w:t>后，点击</w:t>
      </w:r>
      <w:r>
        <w:rPr>
          <w:rFonts w:hint="eastAsia"/>
        </w:rPr>
        <w:t>检索</w:t>
      </w:r>
      <w:r>
        <w:rPr>
          <w:rFonts w:hint="eastAsia"/>
          <w:lang w:val="en-US" w:eastAsia="zh-CN"/>
        </w:rPr>
        <w:t>附近</w:t>
      </w:r>
      <w:r>
        <w:rPr>
          <w:rFonts w:hint="eastAsia"/>
        </w:rPr>
        <w:t>古树</w:t>
      </w:r>
      <w:r>
        <w:rPr>
          <w:rFonts w:hint="eastAsia"/>
          <w:lang w:eastAsia="zh-CN"/>
        </w:rPr>
        <w:t>，</w:t>
      </w:r>
      <w:r>
        <w:rPr>
          <w:rFonts w:hint="eastAsia"/>
          <w:lang w:val="en-US" w:eastAsia="zh-CN"/>
        </w:rPr>
        <w:t>系统</w:t>
      </w:r>
      <w:r>
        <w:rPr>
          <w:rFonts w:hint="eastAsia"/>
        </w:rPr>
        <w:t>返回</w:t>
      </w:r>
      <w:r>
        <w:rPr>
          <w:rFonts w:hint="eastAsia"/>
          <w:lang w:val="en-US" w:eastAsia="zh-CN"/>
        </w:rPr>
        <w:t>位置坐标相应附近的</w:t>
      </w:r>
      <w:r>
        <w:rPr>
          <w:rFonts w:hint="eastAsia"/>
        </w:rPr>
        <w:t>古树</w:t>
      </w:r>
      <w:r>
        <w:rPr>
          <w:rFonts w:hint="eastAsia"/>
          <w:lang w:val="en-US" w:eastAsia="zh-CN"/>
        </w:rPr>
        <w:t>名木列表。</w:t>
      </w:r>
    </w:p>
    <w:p w14:paraId="6432C1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7C56C5E0">
      <w:pPr>
        <w:ind w:left="0" w:leftChars="0" w:firstLine="0" w:firstLineChars="0"/>
        <w:jc w:val="center"/>
      </w:pPr>
      <w:r>
        <w:drawing>
          <wp:inline distT="0" distB="0" distL="114300" distR="114300">
            <wp:extent cx="4142105" cy="2526030"/>
            <wp:effectExtent l="9525" t="9525" r="13970" b="1714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72"/>
                    <a:stretch>
                      <a:fillRect/>
                    </a:stretch>
                  </pic:blipFill>
                  <pic:spPr>
                    <a:xfrm>
                      <a:off x="0" y="0"/>
                      <a:ext cx="4142105" cy="252603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11</w:t>
      </w:r>
      <w:r>
        <w:rPr>
          <w:sz w:val="21"/>
          <w:szCs w:val="21"/>
          <w:highlight w:val="none"/>
        </w:rPr>
        <w:t xml:space="preserve"> </w:t>
      </w:r>
      <w:r>
        <w:rPr>
          <w:rFonts w:hint="eastAsia"/>
          <w:sz w:val="21"/>
          <w:szCs w:val="21"/>
          <w:highlight w:val="none"/>
        </w:rPr>
        <w:t>以图搜图检索结果界面</w:t>
      </w:r>
    </w:p>
    <w:p w14:paraId="49C3838B">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11</w:t>
      </w:r>
      <w:r>
        <w:rPr>
          <w:rFonts w:hint="eastAsia"/>
          <w:sz w:val="21"/>
          <w:szCs w:val="21"/>
        </w:rPr>
        <w:t xml:space="preserve"> Image-to-Image Retrieval Result Interface </w:t>
      </w:r>
    </w:p>
    <w:p w14:paraId="3249324E">
      <w:pPr>
        <w:jc w:val="center"/>
        <w:rPr>
          <w:rFonts w:hint="eastAsia"/>
          <w:sz w:val="21"/>
          <w:szCs w:val="21"/>
        </w:rPr>
      </w:pPr>
    </w:p>
    <w:p w14:paraId="3184CD6A">
      <w:pPr>
        <w:ind w:left="0" w:leftChars="0" w:firstLine="0" w:firstLineChars="0"/>
        <w:jc w:val="center"/>
      </w:pPr>
      <w:bookmarkStart w:id="170" w:name="_Toc1202"/>
      <w:r>
        <w:drawing>
          <wp:inline distT="0" distB="0" distL="114300" distR="114300">
            <wp:extent cx="4192270" cy="2190115"/>
            <wp:effectExtent l="9525" t="9525" r="14605" b="1016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73"/>
                    <a:stretch>
                      <a:fillRect/>
                    </a:stretch>
                  </pic:blipFill>
                  <pic:spPr>
                    <a:xfrm>
                      <a:off x="0" y="0"/>
                      <a:ext cx="4192270" cy="219011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12</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5C5A6A67">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12</w:t>
      </w:r>
      <w:r>
        <w:rPr>
          <w:rFonts w:hint="eastAsia"/>
          <w:sz w:val="21"/>
          <w:szCs w:val="21"/>
        </w:rPr>
        <w:t xml:space="preserve"> Image-to-Location Retrieval Result Interface </w:t>
      </w:r>
    </w:p>
    <w:p w14:paraId="17D89A98">
      <w:pPr>
        <w:ind w:left="0" w:leftChars="0" w:firstLine="0" w:firstLineChars="0"/>
        <w:jc w:val="center"/>
      </w:pPr>
      <w:r>
        <w:drawing>
          <wp:inline distT="0" distB="0" distL="114300" distR="114300">
            <wp:extent cx="4159250" cy="2210435"/>
            <wp:effectExtent l="9525" t="9525" r="9525" b="1524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74"/>
                    <a:stretch>
                      <a:fillRect/>
                    </a:stretch>
                  </pic:blipFill>
                  <pic:spPr>
                    <a:xfrm>
                      <a:off x="0" y="0"/>
                      <a:ext cx="4159250" cy="2210435"/>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13</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794EA99B">
      <w:pPr>
        <w:jc w:val="center"/>
      </w:pPr>
      <w:r>
        <w:rPr>
          <w:sz w:val="21"/>
          <w:szCs w:val="21"/>
        </w:rPr>
        <w:t xml:space="preserve">Figure </w:t>
      </w:r>
      <w:r>
        <w:rPr>
          <w:rFonts w:hint="eastAsia"/>
          <w:sz w:val="21"/>
          <w:szCs w:val="21"/>
        </w:rPr>
        <w:t>4.</w:t>
      </w:r>
      <w:r>
        <w:rPr>
          <w:rFonts w:hint="eastAsia"/>
          <w:sz w:val="21"/>
          <w:szCs w:val="21"/>
          <w:lang w:val="en-US" w:eastAsia="zh-CN"/>
        </w:rPr>
        <w:t>13</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p>
    <w:p w14:paraId="4670FDCD">
      <w:pPr>
        <w:pStyle w:val="3"/>
        <w:spacing w:before="193"/>
      </w:pPr>
      <w:bookmarkStart w:id="171" w:name="_Toc4251"/>
      <w:r>
        <w:t>4.4</w:t>
      </w:r>
      <w:r>
        <w:rPr>
          <w:rFonts w:hint="eastAsia"/>
          <w:lang w:val="en-US" w:eastAsia="zh-CN"/>
        </w:rPr>
        <w:t xml:space="preserve"> </w:t>
      </w:r>
      <w:r>
        <w:t>系统测试</w:t>
      </w:r>
      <w:bookmarkEnd w:id="170"/>
      <w:bookmarkEnd w:id="171"/>
      <w:r>
        <w:t xml:space="preserve"> </w:t>
      </w:r>
    </w:p>
    <w:p w14:paraId="705D239C">
      <w:pPr>
        <w:pStyle w:val="4"/>
      </w:pPr>
      <w:bookmarkStart w:id="172" w:name="_Toc8060"/>
      <w:bookmarkStart w:id="173" w:name="_Toc27348"/>
      <w:r>
        <w:rPr>
          <w:rFonts w:hint="eastAsia"/>
        </w:rPr>
        <w:t>4.4.1</w:t>
      </w:r>
      <w:r>
        <w:rPr>
          <w:rFonts w:hint="eastAsia"/>
          <w:lang w:val="en-US" w:eastAsia="zh-CN"/>
        </w:rPr>
        <w:t xml:space="preserve"> </w:t>
      </w:r>
      <w:r>
        <w:rPr>
          <w:rFonts w:hint="eastAsia"/>
        </w:rPr>
        <w:t>功能测试</w:t>
      </w:r>
      <w:bookmarkEnd w:id="172"/>
      <w:bookmarkEnd w:id="173"/>
      <w:r>
        <w:rPr>
          <w:rFonts w:hint="eastAsia"/>
        </w:rPr>
        <w:t xml:space="preserve"> </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5897BB02">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8"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8"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8" w:type="dxa"/>
            <w:tcBorders>
              <w:top w:val="nil"/>
              <w:left w:val="nil"/>
              <w:bottom w:val="nil"/>
              <w:right w:val="nil"/>
            </w:tcBorders>
            <w:noWrap w:val="0"/>
            <w:tcMar>
              <w:top w:w="-1" w:type="dxa"/>
              <w:left w:w="-1" w:type="dxa"/>
              <w:bottom w:w="-1" w:type="dxa"/>
              <w:right w:w="-1" w:type="dxa"/>
            </w:tcMar>
            <w:vAlign w:val="center"/>
          </w:tcPr>
          <w:p w14:paraId="7963217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8" w:type="dxa"/>
            <w:tcBorders>
              <w:top w:val="nil"/>
              <w:left w:val="nil"/>
              <w:bottom w:val="nil"/>
              <w:right w:val="nil"/>
            </w:tcBorders>
            <w:noWrap w:val="0"/>
            <w:tcMar>
              <w:top w:w="-1" w:type="dxa"/>
              <w:left w:w="-1" w:type="dxa"/>
              <w:bottom w:w="-1" w:type="dxa"/>
              <w:right w:w="-1" w:type="dxa"/>
            </w:tcMar>
            <w:vAlign w:val="center"/>
          </w:tcPr>
          <w:p w14:paraId="03B5A1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2E6D05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3FDD277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4</w:t>
            </w:r>
          </w:p>
        </w:tc>
        <w:tc>
          <w:tcPr>
            <w:tcW w:w="1626" w:type="dxa"/>
            <w:tcBorders>
              <w:top w:val="nil"/>
              <w:left w:val="nil"/>
              <w:bottom w:val="nil"/>
              <w:right w:val="nil"/>
            </w:tcBorders>
            <w:noWrap w:val="0"/>
            <w:tcMar>
              <w:top w:w="-1" w:type="dxa"/>
              <w:left w:w="-1" w:type="dxa"/>
              <w:bottom w:w="-1" w:type="dxa"/>
              <w:right w:w="-1" w:type="dxa"/>
            </w:tcMar>
            <w:vAlign w:val="center"/>
          </w:tcPr>
          <w:p w14:paraId="0C227D7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树种名称条件查询</w:t>
            </w:r>
          </w:p>
        </w:tc>
        <w:tc>
          <w:tcPr>
            <w:tcW w:w="3436" w:type="dxa"/>
            <w:tcBorders>
              <w:top w:val="nil"/>
              <w:left w:val="nil"/>
              <w:bottom w:val="nil"/>
              <w:right w:val="nil"/>
            </w:tcBorders>
            <w:noWrap w:val="0"/>
            <w:tcMar>
              <w:top w:w="-1" w:type="dxa"/>
              <w:left w:w="-1" w:type="dxa"/>
              <w:bottom w:w="-1" w:type="dxa"/>
              <w:right w:w="-1" w:type="dxa"/>
            </w:tcMar>
            <w:vAlign w:val="center"/>
          </w:tcPr>
          <w:p w14:paraId="55B1B0D1">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输入“银杏”并查看系统返回列表</w:t>
            </w:r>
          </w:p>
        </w:tc>
        <w:tc>
          <w:tcPr>
            <w:tcW w:w="2020" w:type="dxa"/>
            <w:tcBorders>
              <w:top w:val="nil"/>
              <w:left w:val="nil"/>
              <w:bottom w:val="nil"/>
              <w:right w:val="nil"/>
            </w:tcBorders>
            <w:noWrap w:val="0"/>
            <w:tcMar>
              <w:top w:w="-1" w:type="dxa"/>
              <w:left w:w="-1" w:type="dxa"/>
              <w:bottom w:w="-1" w:type="dxa"/>
              <w:right w:w="-1" w:type="dxa"/>
            </w:tcMar>
            <w:vAlign w:val="center"/>
          </w:tcPr>
          <w:p w14:paraId="4754621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检索成功，返回银杏相关古树名木列表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A86A6C2">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C625F6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043D689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5</w:t>
            </w:r>
          </w:p>
        </w:tc>
        <w:tc>
          <w:tcPr>
            <w:tcW w:w="1626" w:type="dxa"/>
            <w:tcBorders>
              <w:top w:val="nil"/>
              <w:left w:val="nil"/>
              <w:bottom w:val="nil"/>
              <w:right w:val="nil"/>
            </w:tcBorders>
            <w:noWrap w:val="0"/>
            <w:tcMar>
              <w:top w:w="-1" w:type="dxa"/>
              <w:left w:w="-1" w:type="dxa"/>
              <w:bottom w:w="-1" w:type="dxa"/>
              <w:right w:w="-1" w:type="dxa"/>
            </w:tcMar>
            <w:vAlign w:val="center"/>
          </w:tcPr>
          <w:p w14:paraId="531B50A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科属种级联查询</w:t>
            </w:r>
          </w:p>
        </w:tc>
        <w:tc>
          <w:tcPr>
            <w:tcW w:w="3436" w:type="dxa"/>
            <w:tcBorders>
              <w:top w:val="nil"/>
              <w:left w:val="nil"/>
              <w:bottom w:val="nil"/>
              <w:right w:val="nil"/>
            </w:tcBorders>
            <w:noWrap w:val="0"/>
            <w:tcMar>
              <w:top w:w="-1" w:type="dxa"/>
              <w:left w:w="-1" w:type="dxa"/>
              <w:bottom w:w="-1" w:type="dxa"/>
              <w:right w:w="-1" w:type="dxa"/>
            </w:tcMar>
            <w:vAlign w:val="center"/>
          </w:tcPr>
          <w:p w14:paraId="05DF533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依次选择“松科-&gt;松属-&gt;油松”并点击查询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3B249099">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返回油松古树名木列表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40EAC2FF">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F0E12D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DE6D7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1626" w:type="dxa"/>
            <w:tcBorders>
              <w:top w:val="nil"/>
              <w:left w:val="nil"/>
              <w:bottom w:val="nil"/>
              <w:right w:val="nil"/>
            </w:tcBorders>
            <w:noWrap w:val="0"/>
            <w:tcMar>
              <w:top w:w="-1" w:type="dxa"/>
              <w:left w:w="-1" w:type="dxa"/>
              <w:bottom w:w="-1" w:type="dxa"/>
              <w:right w:w="-1" w:type="dxa"/>
            </w:tcMar>
            <w:vAlign w:val="center"/>
          </w:tcPr>
          <w:p w14:paraId="0BB7DED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保护级别筛选查询</w:t>
            </w:r>
          </w:p>
        </w:tc>
        <w:tc>
          <w:tcPr>
            <w:tcW w:w="3436" w:type="dxa"/>
            <w:tcBorders>
              <w:top w:val="nil"/>
              <w:left w:val="nil"/>
              <w:bottom w:val="nil"/>
              <w:right w:val="nil"/>
            </w:tcBorders>
            <w:noWrap w:val="0"/>
            <w:tcMar>
              <w:top w:w="-1" w:type="dxa"/>
              <w:left w:w="-1" w:type="dxa"/>
              <w:bottom w:w="-1" w:type="dxa"/>
              <w:right w:w="-1" w:type="dxa"/>
            </w:tcMar>
            <w:vAlign w:val="center"/>
          </w:tcPr>
          <w:p w14:paraId="6164407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选择保护级别“一级”并点击查询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624F7DA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返回一级古树名木列表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2EFDAD9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A5BE60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1AE1B3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626" w:type="dxa"/>
            <w:tcBorders>
              <w:top w:val="nil"/>
              <w:left w:val="nil"/>
              <w:bottom w:val="nil"/>
              <w:right w:val="nil"/>
            </w:tcBorders>
            <w:noWrap w:val="0"/>
            <w:tcMar>
              <w:top w:w="-1" w:type="dxa"/>
              <w:left w:w="-1" w:type="dxa"/>
              <w:bottom w:w="-1" w:type="dxa"/>
              <w:right w:w="-1" w:type="dxa"/>
            </w:tcMar>
            <w:vAlign w:val="center"/>
          </w:tcPr>
          <w:p w14:paraId="13D6F19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树龄区间筛选查询</w:t>
            </w:r>
          </w:p>
        </w:tc>
        <w:tc>
          <w:tcPr>
            <w:tcW w:w="3436" w:type="dxa"/>
            <w:tcBorders>
              <w:top w:val="nil"/>
              <w:left w:val="nil"/>
              <w:bottom w:val="nil"/>
              <w:right w:val="nil"/>
            </w:tcBorders>
            <w:noWrap w:val="0"/>
            <w:tcMar>
              <w:top w:w="-1" w:type="dxa"/>
              <w:left w:w="-1" w:type="dxa"/>
              <w:bottom w:w="-1" w:type="dxa"/>
              <w:right w:w="-1" w:type="dxa"/>
            </w:tcMar>
            <w:vAlign w:val="center"/>
          </w:tcPr>
          <w:p w14:paraId="382D0BB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设置树龄范围500-1000年并点击查询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080CD4A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返回树龄在范围内的古树名木列表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088A7D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2B0CCF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6FE5214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2869D8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古树名木详情展示</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2F5789B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点击查询结果中的任意古树名木卡片</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5D5F70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右侧滑出详情抽屉，展示完整信息</w:t>
            </w:r>
          </w:p>
        </w:tc>
        <w:tc>
          <w:tcPr>
            <w:tcW w:w="788" w:type="dxa"/>
            <w:tcBorders>
              <w:top w:val="nil"/>
              <w:left w:val="nil"/>
              <w:bottom w:val="single" w:color="auto" w:sz="12" w:space="0"/>
              <w:right w:val="nil"/>
            </w:tcBorders>
            <w:noWrap w:val="0"/>
            <w:tcMar>
              <w:top w:w="-1" w:type="dxa"/>
              <w:left w:w="-1" w:type="dxa"/>
              <w:bottom w:w="-1" w:type="dxa"/>
              <w:right w:w="-1" w:type="dxa"/>
            </w:tcMar>
            <w:vAlign w:val="center"/>
          </w:tcPr>
          <w:p w14:paraId="037A3C7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3F5FA10B">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lang w:eastAsia="zh-CN"/>
        </w:rPr>
      </w:pPr>
    </w:p>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见上表4.5所示，展示系统管理员在操作古树名木信息管理时的测试用例表。包括添加删除</w:t>
      </w:r>
      <w:r>
        <w:rPr>
          <w:rFonts w:hint="eastAsia"/>
          <w:lang w:val="en-US" w:eastAsia="zh-CN"/>
        </w:rPr>
        <w:t>修改</w:t>
      </w:r>
      <w:r>
        <w:rPr>
          <w:rFonts w:hint="eastAsia"/>
          <w:lang w:eastAsia="zh-CN"/>
        </w:rPr>
        <w:t>树</w:t>
      </w:r>
      <w:r>
        <w:rPr>
          <w:rFonts w:hint="eastAsia"/>
          <w:lang w:val="en-US" w:eastAsia="zh-CN"/>
        </w:rPr>
        <w:t>信息</w:t>
      </w:r>
      <w:r>
        <w:rPr>
          <w:rFonts w:hint="eastAsia"/>
          <w:lang w:eastAsia="zh-CN"/>
        </w:rPr>
        <w:t>、</w:t>
      </w:r>
      <w:r>
        <w:rPr>
          <w:rFonts w:hint="eastAsia"/>
          <w:lang w:val="en-US" w:eastAsia="zh-CN"/>
        </w:rPr>
        <w:t>树种名称查询、</w:t>
      </w:r>
      <w:r>
        <w:rPr>
          <w:rFonts w:hint="eastAsia"/>
          <w:lang w:eastAsia="zh-CN"/>
        </w:rPr>
        <w:t>科属种级联</w:t>
      </w:r>
      <w:r>
        <w:rPr>
          <w:rFonts w:hint="eastAsia"/>
          <w:lang w:val="en-US" w:eastAsia="zh-CN"/>
        </w:rPr>
        <w:t>查询</w:t>
      </w:r>
      <w:r>
        <w:rPr>
          <w:rFonts w:hint="eastAsia"/>
          <w:lang w:eastAsia="zh-CN"/>
        </w:rPr>
        <w:t>、保护级别与树龄区间属性筛选</w:t>
      </w:r>
      <w:r>
        <w:rPr>
          <w:rFonts w:hint="eastAsia"/>
          <w:lang w:val="en-US" w:eastAsia="zh-CN"/>
        </w:rPr>
        <w:t>查询查询</w:t>
      </w:r>
      <w:r>
        <w:rPr>
          <w:rFonts w:hint="eastAsia"/>
          <w:lang w:eastAsia="zh-CN"/>
        </w:rPr>
        <w:t>、古树详情展示</w:t>
      </w:r>
      <w:r>
        <w:rPr>
          <w:rFonts w:hint="eastAsia"/>
          <w:lang w:val="en-US" w:eastAsia="zh-CN"/>
        </w:rPr>
        <w:t>等用例</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818"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7"/>
        <w:gridCol w:w="1495"/>
        <w:gridCol w:w="3216"/>
        <w:gridCol w:w="2593"/>
        <w:gridCol w:w="757"/>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216"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216"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检索成功，返回相似图像</w:t>
            </w:r>
          </w:p>
        </w:tc>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41780B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25A4F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622136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检索成功，返回位置坐标</w:t>
            </w:r>
          </w:p>
        </w:tc>
        <w:tc>
          <w:tcPr>
            <w:tcW w:w="757" w:type="dxa"/>
            <w:tcBorders>
              <w:top w:val="nil"/>
              <w:left w:val="nil"/>
              <w:bottom w:val="nil"/>
              <w:right w:val="nil"/>
            </w:tcBorders>
            <w:noWrap w:val="0"/>
            <w:tcMar>
              <w:top w:w="-1" w:type="dxa"/>
              <w:left w:w="-1" w:type="dxa"/>
              <w:bottom w:w="-1" w:type="dxa"/>
              <w:right w:w="-1" w:type="dxa"/>
            </w:tcMar>
            <w:vAlign w:val="center"/>
          </w:tcPr>
          <w:p w14:paraId="50DBD0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63595A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1A999A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28B1B2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检索成功，返回附近图像</w:t>
            </w:r>
          </w:p>
        </w:tc>
        <w:tc>
          <w:tcPr>
            <w:tcW w:w="757" w:type="dxa"/>
            <w:tcBorders>
              <w:top w:val="nil"/>
              <w:left w:val="nil"/>
              <w:bottom w:val="nil"/>
              <w:right w:val="nil"/>
            </w:tcBorders>
            <w:noWrap w:val="0"/>
            <w:tcMar>
              <w:top w:w="-1" w:type="dxa"/>
              <w:left w:w="-1" w:type="dxa"/>
              <w:bottom w:w="-1" w:type="dxa"/>
              <w:right w:w="-1" w:type="dxa"/>
            </w:tcMar>
            <w:vAlign w:val="center"/>
          </w:tcPr>
          <w:p w14:paraId="6B74B3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1C12A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0E9BC476">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75F7CE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按树种名称检索</w:t>
            </w:r>
          </w:p>
        </w:tc>
        <w:tc>
          <w:tcPr>
            <w:tcW w:w="3216" w:type="dxa"/>
            <w:tcBorders>
              <w:top w:val="nil"/>
              <w:left w:val="nil"/>
              <w:bottom w:val="nil"/>
              <w:right w:val="nil"/>
            </w:tcBorders>
            <w:noWrap w:val="0"/>
            <w:tcMar>
              <w:top w:w="-1" w:type="dxa"/>
              <w:left w:w="-1" w:type="dxa"/>
              <w:bottom w:w="-1" w:type="dxa"/>
              <w:right w:w="-1" w:type="dxa"/>
            </w:tcMar>
            <w:vAlign w:val="center"/>
          </w:tcPr>
          <w:p w14:paraId="28C2380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输入“银杏”，系统返回相关古树名木列表</w:t>
            </w:r>
          </w:p>
        </w:tc>
        <w:tc>
          <w:tcPr>
            <w:tcW w:w="0" w:type="auto"/>
            <w:tcBorders>
              <w:top w:val="nil"/>
              <w:left w:val="nil"/>
              <w:bottom w:val="nil"/>
              <w:right w:val="nil"/>
            </w:tcBorders>
            <w:noWrap w:val="0"/>
            <w:tcMar>
              <w:top w:w="-1" w:type="dxa"/>
              <w:left w:w="-1" w:type="dxa"/>
              <w:bottom w:w="-1" w:type="dxa"/>
              <w:right w:w="-1" w:type="dxa"/>
            </w:tcMar>
            <w:vAlign w:val="center"/>
          </w:tcPr>
          <w:p w14:paraId="3422785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检索成功，返回数据列表</w:t>
            </w:r>
          </w:p>
        </w:tc>
        <w:tc>
          <w:tcPr>
            <w:tcW w:w="757" w:type="dxa"/>
            <w:tcBorders>
              <w:top w:val="nil"/>
              <w:left w:val="nil"/>
              <w:bottom w:val="nil"/>
              <w:right w:val="nil"/>
            </w:tcBorders>
            <w:noWrap w:val="0"/>
            <w:tcMar>
              <w:top w:w="-1" w:type="dxa"/>
              <w:left w:w="-1" w:type="dxa"/>
              <w:bottom w:w="-1" w:type="dxa"/>
              <w:right w:w="-1" w:type="dxa"/>
            </w:tcMar>
            <w:vAlign w:val="center"/>
          </w:tcPr>
          <w:p w14:paraId="37E0F0E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A4EB7B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5</w:t>
            </w:r>
          </w:p>
        </w:tc>
        <w:tc>
          <w:tcPr>
            <w:tcW w:w="0" w:type="auto"/>
            <w:tcBorders>
              <w:top w:val="nil"/>
              <w:left w:val="nil"/>
              <w:bottom w:val="nil"/>
              <w:right w:val="nil"/>
            </w:tcBorders>
            <w:noWrap w:val="0"/>
            <w:tcMar>
              <w:top w:w="-1" w:type="dxa"/>
              <w:left w:w="-1" w:type="dxa"/>
              <w:bottom w:w="-1" w:type="dxa"/>
              <w:right w:w="-1" w:type="dxa"/>
            </w:tcMar>
            <w:vAlign w:val="center"/>
          </w:tcPr>
          <w:p w14:paraId="5F0861AF">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216" w:type="dxa"/>
            <w:tcBorders>
              <w:top w:val="nil"/>
              <w:left w:val="nil"/>
              <w:bottom w:val="nil"/>
              <w:right w:val="nil"/>
            </w:tcBorders>
            <w:noWrap w:val="0"/>
            <w:tcMar>
              <w:top w:w="-1" w:type="dxa"/>
              <w:left w:w="-1" w:type="dxa"/>
              <w:bottom w:w="-1" w:type="dxa"/>
              <w:right w:w="-1" w:type="dxa"/>
            </w:tcMar>
            <w:vAlign w:val="center"/>
          </w:tcPr>
          <w:p w14:paraId="319138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系统提示格式错误，拒绝上传</w:t>
            </w:r>
          </w:p>
        </w:tc>
        <w:tc>
          <w:tcPr>
            <w:tcW w:w="757" w:type="dxa"/>
            <w:tcBorders>
              <w:top w:val="nil"/>
              <w:left w:val="nil"/>
              <w:bottom w:val="nil"/>
              <w:right w:val="nil"/>
            </w:tcBorders>
            <w:noWrap w:val="0"/>
            <w:tcMar>
              <w:top w:w="-1" w:type="dxa"/>
              <w:left w:w="-1" w:type="dxa"/>
              <w:bottom w:w="-1" w:type="dxa"/>
              <w:right w:w="-1" w:type="dxa"/>
            </w:tcMar>
            <w:vAlign w:val="center"/>
          </w:tcPr>
          <w:p w14:paraId="4DF8392D">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558270">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0" w:type="auto"/>
            <w:tcBorders>
              <w:top w:val="nil"/>
              <w:left w:val="nil"/>
              <w:bottom w:val="nil"/>
              <w:right w:val="nil"/>
            </w:tcBorders>
            <w:noWrap w:val="0"/>
            <w:tcMar>
              <w:top w:w="-1" w:type="dxa"/>
              <w:left w:w="-1" w:type="dxa"/>
              <w:bottom w:w="-1" w:type="dxa"/>
              <w:right w:w="-1" w:type="dxa"/>
            </w:tcMar>
            <w:vAlign w:val="center"/>
          </w:tcPr>
          <w:p w14:paraId="2DEDE9EE">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216" w:type="dxa"/>
            <w:tcBorders>
              <w:top w:val="nil"/>
              <w:left w:val="nil"/>
              <w:bottom w:val="nil"/>
              <w:right w:val="nil"/>
            </w:tcBorders>
            <w:noWrap w:val="0"/>
            <w:tcMar>
              <w:top w:w="-1" w:type="dxa"/>
              <w:left w:w="-1" w:type="dxa"/>
              <w:bottom w:w="-1" w:type="dxa"/>
              <w:right w:w="-1" w:type="dxa"/>
            </w:tcMar>
            <w:vAlign w:val="center"/>
          </w:tcPr>
          <w:p w14:paraId="7D70FAE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系统提示坐标格式错误</w:t>
            </w:r>
          </w:p>
        </w:tc>
        <w:tc>
          <w:tcPr>
            <w:tcW w:w="757" w:type="dxa"/>
            <w:tcBorders>
              <w:top w:val="nil"/>
              <w:left w:val="nil"/>
              <w:bottom w:val="nil"/>
              <w:right w:val="nil"/>
            </w:tcBorders>
            <w:noWrap w:val="0"/>
            <w:tcMar>
              <w:top w:w="-1" w:type="dxa"/>
              <w:left w:w="-1" w:type="dxa"/>
              <w:bottom w:w="-1" w:type="dxa"/>
              <w:right w:w="-1" w:type="dxa"/>
            </w:tcMar>
            <w:vAlign w:val="center"/>
          </w:tcPr>
          <w:p w14:paraId="6137A1A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56CA7E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495" w:type="dxa"/>
            <w:tcBorders>
              <w:top w:val="nil"/>
              <w:left w:val="nil"/>
              <w:bottom w:val="nil"/>
              <w:right w:val="nil"/>
            </w:tcBorders>
            <w:noWrap w:val="0"/>
            <w:tcMar>
              <w:top w:w="-1" w:type="dxa"/>
              <w:left w:w="-1" w:type="dxa"/>
              <w:bottom w:w="-1" w:type="dxa"/>
              <w:right w:w="-1" w:type="dxa"/>
            </w:tcMar>
            <w:vAlign w:val="center"/>
          </w:tcPr>
          <w:p w14:paraId="08732DF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216" w:type="dxa"/>
            <w:tcBorders>
              <w:top w:val="nil"/>
              <w:left w:val="nil"/>
              <w:bottom w:val="nil"/>
              <w:right w:val="nil"/>
            </w:tcBorders>
            <w:noWrap w:val="0"/>
            <w:tcMar>
              <w:top w:w="-1" w:type="dxa"/>
              <w:left w:w="-1" w:type="dxa"/>
              <w:bottom w:w="-1" w:type="dxa"/>
              <w:right w:w="-1" w:type="dxa"/>
            </w:tcMar>
            <w:vAlign w:val="center"/>
          </w:tcPr>
          <w:p w14:paraId="572188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点击检索结果中的条目查看详情</w:t>
            </w:r>
          </w:p>
        </w:tc>
        <w:tc>
          <w:tcPr>
            <w:tcW w:w="2593" w:type="dxa"/>
            <w:tcBorders>
              <w:top w:val="nil"/>
              <w:left w:val="nil"/>
              <w:bottom w:val="nil"/>
              <w:right w:val="nil"/>
            </w:tcBorders>
            <w:noWrap w:val="0"/>
            <w:tcMar>
              <w:top w:w="-1" w:type="dxa"/>
              <w:left w:w="-1" w:type="dxa"/>
              <w:bottom w:w="-1" w:type="dxa"/>
              <w:right w:w="-1" w:type="dxa"/>
            </w:tcMar>
            <w:vAlign w:val="center"/>
          </w:tcPr>
          <w:p w14:paraId="4341AE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成功显示古树</w:t>
            </w:r>
            <w:r>
              <w:rPr>
                <w:rFonts w:hint="eastAsia" w:cs="Times New Roman"/>
                <w:sz w:val="21"/>
                <w:szCs w:val="21"/>
                <w:lang w:val="en-US" w:eastAsia="zh-CN"/>
              </w:rPr>
              <w:t>名木</w:t>
            </w:r>
            <w:r>
              <w:rPr>
                <w:rFonts w:hint="eastAsia" w:cs="Times New Roman"/>
                <w:sz w:val="21"/>
                <w:szCs w:val="21"/>
              </w:rPr>
              <w:t>详细信息页面</w:t>
            </w:r>
          </w:p>
        </w:tc>
        <w:tc>
          <w:tcPr>
            <w:tcW w:w="757" w:type="dxa"/>
            <w:tcBorders>
              <w:top w:val="nil"/>
              <w:left w:val="nil"/>
              <w:bottom w:val="nil"/>
              <w:right w:val="nil"/>
            </w:tcBorders>
            <w:noWrap w:val="0"/>
            <w:tcMar>
              <w:top w:w="-1" w:type="dxa"/>
              <w:left w:w="-1" w:type="dxa"/>
              <w:bottom w:w="-1" w:type="dxa"/>
              <w:right w:w="-1" w:type="dxa"/>
            </w:tcMar>
            <w:vAlign w:val="center"/>
          </w:tcPr>
          <w:p w14:paraId="6C59BF4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42E7EB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D0264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495" w:type="dxa"/>
            <w:tcBorders>
              <w:top w:val="nil"/>
              <w:left w:val="nil"/>
              <w:bottom w:val="nil"/>
              <w:right w:val="nil"/>
            </w:tcBorders>
            <w:noWrap w:val="0"/>
            <w:tcMar>
              <w:top w:w="-1" w:type="dxa"/>
              <w:left w:w="-1" w:type="dxa"/>
              <w:bottom w:w="-1" w:type="dxa"/>
              <w:right w:w="-1" w:type="dxa"/>
            </w:tcMar>
            <w:vAlign w:val="center"/>
          </w:tcPr>
          <w:p w14:paraId="54C294AD">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科属种分类查询</w:t>
            </w:r>
          </w:p>
        </w:tc>
        <w:tc>
          <w:tcPr>
            <w:tcW w:w="3216" w:type="dxa"/>
            <w:tcBorders>
              <w:top w:val="nil"/>
              <w:left w:val="nil"/>
              <w:bottom w:val="nil"/>
              <w:right w:val="nil"/>
            </w:tcBorders>
            <w:noWrap w:val="0"/>
            <w:tcMar>
              <w:top w:w="-1" w:type="dxa"/>
              <w:left w:w="-1" w:type="dxa"/>
              <w:bottom w:w="-1" w:type="dxa"/>
              <w:right w:w="-1" w:type="dxa"/>
            </w:tcMar>
            <w:vAlign w:val="center"/>
          </w:tcPr>
          <w:p w14:paraId="01E2B2D3">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通过级联选择“银杏科-&gt;银杏属-&gt;银杏”并查询</w:t>
            </w:r>
          </w:p>
        </w:tc>
        <w:tc>
          <w:tcPr>
            <w:tcW w:w="2593" w:type="dxa"/>
            <w:tcBorders>
              <w:top w:val="nil"/>
              <w:left w:val="nil"/>
              <w:bottom w:val="nil"/>
              <w:right w:val="nil"/>
            </w:tcBorders>
            <w:noWrap w:val="0"/>
            <w:tcMar>
              <w:top w:w="-1" w:type="dxa"/>
              <w:left w:w="-1" w:type="dxa"/>
              <w:bottom w:w="-1" w:type="dxa"/>
              <w:right w:w="-1" w:type="dxa"/>
            </w:tcMar>
            <w:vAlign w:val="center"/>
          </w:tcPr>
          <w:p w14:paraId="1593BC6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返回银杏古树名木列表</w:t>
            </w:r>
          </w:p>
        </w:tc>
        <w:tc>
          <w:tcPr>
            <w:tcW w:w="757" w:type="dxa"/>
            <w:tcBorders>
              <w:top w:val="nil"/>
              <w:left w:val="nil"/>
              <w:bottom w:val="nil"/>
              <w:right w:val="nil"/>
            </w:tcBorders>
            <w:noWrap w:val="0"/>
            <w:tcMar>
              <w:top w:w="-1" w:type="dxa"/>
              <w:left w:w="-1" w:type="dxa"/>
              <w:bottom w:w="-1" w:type="dxa"/>
              <w:right w:w="-1" w:type="dxa"/>
            </w:tcMar>
            <w:vAlign w:val="center"/>
          </w:tcPr>
          <w:p w14:paraId="71D63035">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8428D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2A0EAF8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9</w:t>
            </w:r>
          </w:p>
        </w:tc>
        <w:tc>
          <w:tcPr>
            <w:tcW w:w="1495" w:type="dxa"/>
            <w:tcBorders>
              <w:top w:val="nil"/>
              <w:left w:val="nil"/>
              <w:bottom w:val="single" w:color="auto" w:sz="12" w:space="0"/>
              <w:right w:val="nil"/>
            </w:tcBorders>
            <w:noWrap w:val="0"/>
            <w:tcMar>
              <w:top w:w="-1" w:type="dxa"/>
              <w:left w:w="-1" w:type="dxa"/>
              <w:bottom w:w="-1" w:type="dxa"/>
              <w:right w:w="-1" w:type="dxa"/>
            </w:tcMar>
            <w:vAlign w:val="center"/>
          </w:tcPr>
          <w:p w14:paraId="76E5F25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属性组合筛选查询</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3D00737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同时设置科属种、保护级别和树龄范围并点击查询</w:t>
            </w:r>
          </w:p>
        </w:tc>
        <w:tc>
          <w:tcPr>
            <w:tcW w:w="2593" w:type="dxa"/>
            <w:tcBorders>
              <w:top w:val="nil"/>
              <w:left w:val="nil"/>
              <w:bottom w:val="single" w:color="auto" w:sz="12" w:space="0"/>
              <w:right w:val="nil"/>
            </w:tcBorders>
            <w:noWrap w:val="0"/>
            <w:tcMar>
              <w:top w:w="-1" w:type="dxa"/>
              <w:left w:w="-1" w:type="dxa"/>
              <w:bottom w:w="-1" w:type="dxa"/>
              <w:right w:w="-1" w:type="dxa"/>
            </w:tcMar>
            <w:vAlign w:val="center"/>
          </w:tcPr>
          <w:p w14:paraId="71B2EAA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返回同时满足所有条件的古树名木列表</w:t>
            </w:r>
          </w:p>
        </w:tc>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435926D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6E4FD473">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见上表4.6所示，展示用户操作古树名木检索模块的测试用例表。包括图像到图像检索、图像到位置检索、位置到图像检索、按树种名称检索、科属种分类检索、属性组合筛选、格式校验等</w:t>
      </w:r>
      <w:r>
        <w:rPr>
          <w:rFonts w:hint="eastAsia"/>
          <w:lang w:val="en-US" w:eastAsia="zh-CN"/>
        </w:rPr>
        <w:t>用例</w:t>
      </w:r>
      <w:r>
        <w:rPr>
          <w:rFonts w:hint="eastAsia"/>
          <w:lang w:eastAsia="zh-CN"/>
        </w:rPr>
        <w:t>。</w:t>
      </w:r>
    </w:p>
    <w:p w14:paraId="6CE712F7">
      <w:pPr>
        <w:ind w:firstLine="420" w:firstLineChars="0"/>
        <w:rPr>
          <w:rFonts w:hint="eastAsia"/>
        </w:rPr>
      </w:pPr>
    </w:p>
    <w:p w14:paraId="1B9D079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51FE4496">
      <w:pPr>
        <w:ind w:firstLine="420"/>
        <w:rPr>
          <w:rFonts w:hint="eastAsia" w:eastAsia="宋体"/>
          <w:lang w:eastAsia="zh-CN"/>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bookmarkStart w:id="174" w:name="_Toc15930"/>
    </w:p>
    <w:p w14:paraId="59753215">
      <w:pPr>
        <w:pStyle w:val="4"/>
      </w:pPr>
      <w:bookmarkStart w:id="175" w:name="_Toc3534"/>
      <w:r>
        <w:rPr>
          <w:rFonts w:hint="eastAsia"/>
        </w:rPr>
        <w:t>4.4.2</w:t>
      </w:r>
      <w:r>
        <w:rPr>
          <w:rFonts w:hint="eastAsia"/>
          <w:lang w:val="en-US" w:eastAsia="zh-CN"/>
        </w:rPr>
        <w:t xml:space="preserve"> </w:t>
      </w:r>
      <w:r>
        <w:rPr>
          <w:rFonts w:hint="eastAsia"/>
        </w:rPr>
        <w:t>非功能测试</w:t>
      </w:r>
      <w:bookmarkEnd w:id="174"/>
      <w:bookmarkEnd w:id="175"/>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个测试组同时存取时，主要的查询请求的回应时间。关键功能包括登录接口、查询用户、检索树信息和查询角色以及古树名木图像检索。</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2449"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2451"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/user/list</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/tree/detail/{id}</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w:t>
            </w:r>
            <w:r>
              <w:rPr>
                <w:rFonts w:hint="eastAsia" w:cs="Times New Roman"/>
                <w:sz w:val="21"/>
                <w:szCs w:val="21"/>
                <w:lang w:val="en-US" w:eastAsia="zh-CN"/>
              </w:rPr>
              <w:t>r</w:t>
            </w:r>
            <w:r>
              <w:rPr>
                <w:rFonts w:hint="eastAsia" w:cs="Times New Roman"/>
                <w:sz w:val="21"/>
                <w:szCs w:val="21"/>
              </w:rPr>
              <w:t>oleInfo</w:t>
            </w:r>
          </w:p>
        </w:tc>
        <w:tc>
          <w:tcPr>
            <w:tcW w:w="1615" w:type="dxa"/>
            <w:tcBorders>
              <w:top w:val="nil"/>
              <w:left w:val="nil"/>
              <w:bottom w:val="nil"/>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nil"/>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nil"/>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r w14:paraId="0F184AD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78B339E">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w:t>
            </w:r>
            <w:r>
              <w:rPr>
                <w:rFonts w:hint="eastAsia" w:cs="Times New Roman"/>
                <w:sz w:val="21"/>
                <w:szCs w:val="21"/>
                <w:lang w:val="en-US" w:eastAsia="zh-CN"/>
              </w:rPr>
              <w:t>tree</w:t>
            </w:r>
            <w:r>
              <w:rPr>
                <w:rFonts w:hint="eastAsia" w:cs="Times New Roman"/>
                <w:sz w:val="21"/>
                <w:szCs w:val="21"/>
              </w:rPr>
              <w:t>/</w:t>
            </w:r>
            <w:r>
              <w:rPr>
                <w:rFonts w:hint="eastAsia" w:cs="Times New Roman"/>
                <w:sz w:val="21"/>
                <w:szCs w:val="21"/>
                <w:lang w:val="en-US" w:eastAsia="zh-CN"/>
              </w:rPr>
              <w:t>retrieve</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1F92AC8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古树名木检索</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04D551F2">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b w:val="0"/>
                <w:bCs w:val="0"/>
                <w:sz w:val="21"/>
                <w:szCs w:val="21"/>
                <w:lang w:val="en-US" w:eastAsia="zh-CN"/>
              </w:rPr>
            </w:pPr>
            <w:r>
              <w:rPr>
                <w:rFonts w:hint="eastAsia" w:cs="Times New Roman"/>
                <w:b w:val="0"/>
                <w:bCs w:val="0"/>
                <w:sz w:val="21"/>
                <w:szCs w:val="21"/>
                <w:lang w:val="en-US" w:eastAsia="zh-CN"/>
              </w:rPr>
              <w:t>0.18%</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2F77B6D8">
            <w:pPr>
              <w:pStyle w:val="41"/>
              <w:tabs>
                <w:tab w:val="left" w:pos="503"/>
                <w:tab w:val="center" w:pos="683"/>
              </w:tabs>
              <w:snapToGrid w:val="0"/>
              <w:spacing w:line="240" w:lineRule="auto"/>
              <w:ind w:left="0" w:leftChars="0" w:right="0" w:rightChars="0" w:firstLine="0" w:firstLineChars="0"/>
              <w:jc w:val="center"/>
              <w:rPr>
                <w:rFonts w:hint="default" w:cs="Times New Roman"/>
                <w:b w:val="0"/>
                <w:bCs w:val="0"/>
                <w:sz w:val="21"/>
                <w:szCs w:val="21"/>
                <w:lang w:val="en-US"/>
              </w:rPr>
            </w:pPr>
            <w:r>
              <w:rPr>
                <w:rFonts w:hint="eastAsia" w:cs="Times New Roman"/>
                <w:b w:val="0"/>
                <w:bCs w:val="0"/>
                <w:sz w:val="21"/>
                <w:szCs w:val="21"/>
                <w:lang w:val="en-US" w:eastAsia="zh-CN"/>
              </w:rPr>
              <w:t>0.89s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1221E6FB">
            <w:pPr>
              <w:snapToGrid w:val="0"/>
              <w:spacing w:line="240" w:lineRule="auto"/>
              <w:ind w:left="0" w:leftChars="0" w:right="0" w:rightChars="0" w:firstLine="0" w:firstLineChars="0"/>
              <w:jc w:val="center"/>
              <w:rPr>
                <w:b w:val="0"/>
                <w:bCs w:val="0"/>
                <w:sz w:val="21"/>
                <w:szCs w:val="21"/>
              </w:rPr>
            </w:pPr>
            <w:r>
              <w:rPr>
                <w:rFonts w:hint="eastAsia" w:cs="Times New Roman"/>
                <w:b w:val="0"/>
                <w:bCs w:val="0"/>
                <w:sz w:val="21"/>
                <w:szCs w:val="21"/>
                <w:lang w:val="en-US" w:eastAsia="zh-CN"/>
              </w:rPr>
              <w:t>0.42%</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0C8B93A7">
            <w:pPr>
              <w:snapToGrid w:val="0"/>
              <w:spacing w:line="240" w:lineRule="auto"/>
              <w:ind w:left="0" w:leftChars="0" w:right="0" w:rightChars="0" w:firstLine="0" w:firstLineChars="0"/>
              <w:jc w:val="center"/>
              <w:rPr>
                <w:rFonts w:hint="default"/>
                <w:b w:val="0"/>
                <w:bCs w:val="0"/>
                <w:sz w:val="21"/>
                <w:szCs w:val="21"/>
                <w:lang w:val="en-US"/>
              </w:rPr>
            </w:pPr>
            <w:r>
              <w:rPr>
                <w:rFonts w:hint="eastAsia" w:cs="Times New Roman"/>
                <w:b w:val="0"/>
                <w:bCs w:val="0"/>
                <w:sz w:val="21"/>
                <w:szCs w:val="21"/>
                <w:lang w:val="en-US" w:eastAsia="zh-CN"/>
              </w:rPr>
              <w:t>0.98s</w:t>
            </w:r>
          </w:p>
        </w:tc>
      </w:tr>
    </w:tbl>
    <w:p w14:paraId="70713B6B">
      <w:pPr>
        <w:ind w:firstLine="420"/>
      </w:pPr>
    </w:p>
    <w:p w14:paraId="2392FF23">
      <w:pPr>
        <w:ind w:firstLine="420"/>
        <w:rPr>
          <w:rFonts w:hint="eastAsia"/>
        </w:rPr>
      </w:pPr>
      <w:r>
        <w:rPr>
          <w:rFonts w:hint="eastAsia"/>
        </w:rPr>
        <w:t>测试结果表明，系统中用户登录、查询用户、检索古树名木信息和查询角色以及古树名木图像检索等关键功能模块查询接口的错误率和响应时间均符合预期要求。</w:t>
      </w:r>
    </w:p>
    <w:p w14:paraId="238C822E">
      <w:pPr>
        <w:ind w:firstLine="420"/>
        <w:rPr>
          <w:rFonts w:hint="eastAsia" w:eastAsia="宋体"/>
          <w:lang w:eastAsia="zh-CN"/>
        </w:rPr>
      </w:pPr>
      <w:r>
        <w:rPr>
          <w:rFonts w:hint="eastAsia"/>
        </w:rPr>
        <w:t>在10并发用户条件下，</w:t>
      </w:r>
      <w:r>
        <w:rPr>
          <w:rFonts w:hint="eastAsia"/>
          <w:lang w:val="en-US" w:eastAsia="zh-CN"/>
        </w:rPr>
        <w:t>常规查询接口</w:t>
      </w:r>
      <w:r>
        <w:rPr>
          <w:rFonts w:hint="eastAsia"/>
        </w:rPr>
        <w:t>错误率保持在0.11%-0.13%之间，响应时间在0.24s-0.84s范围内</w:t>
      </w:r>
      <w:r>
        <w:rPr>
          <w:rFonts w:hint="eastAsia"/>
          <w:lang w:eastAsia="zh-CN"/>
        </w:rPr>
        <w:t>。</w:t>
      </w:r>
      <w:r>
        <w:rPr>
          <w:rFonts w:hint="eastAsia"/>
        </w:rPr>
        <w:t>古树名木检索接口（/tree/retrieve）因涉及图像上传解析与</w:t>
      </w:r>
      <w:r>
        <w:rPr>
          <w:rFonts w:hint="eastAsia"/>
          <w:lang w:eastAsia="zh-CN"/>
        </w:rPr>
        <w:t>DHLM</w:t>
      </w:r>
      <w:r>
        <w:rPr>
          <w:rFonts w:hint="eastAsia"/>
        </w:rPr>
        <w:t>模型推理，10并发下错误率为0.18%、响应时间为0.89s，50并发下错误率为0.42%、响应时间为0.98s，仍满足检索功能平均响应时间1秒以内的性能需求</w:t>
      </w:r>
      <w:r>
        <w:rPr>
          <w:rFonts w:hint="eastAsia"/>
          <w:lang w:eastAsia="zh-CN"/>
        </w:rPr>
        <w:t>。</w:t>
      </w:r>
    </w:p>
    <w:p w14:paraId="350D79E3">
      <w:pPr>
        <w:ind w:firstLine="420"/>
      </w:pPr>
      <w:r>
        <w:rPr>
          <w:rFonts w:hint="eastAsia"/>
        </w:rPr>
        <w:t>在50并发用户条件下，</w:t>
      </w:r>
      <w:r>
        <w:rPr>
          <w:rFonts w:hint="eastAsia"/>
          <w:lang w:val="en-US" w:eastAsia="zh-CN"/>
        </w:rPr>
        <w:t>各</w:t>
      </w:r>
      <w:r>
        <w:rPr>
          <w:rFonts w:hint="eastAsia"/>
        </w:rPr>
        <w:t>接口错误率略有上升但仍保持在0.42%以内的可接受范围内，满足系统性能需求。</w:t>
      </w:r>
      <w:r>
        <w:rPr>
          <w:rFonts w:hint="eastAsia"/>
          <w:lang w:val="en-US" w:eastAsia="zh-CN"/>
        </w:rPr>
        <w:t>此外</w:t>
      </w:r>
      <w:r>
        <w:rPr>
          <w:rFonts w:hint="eastAsia"/>
        </w:rPr>
        <w:t>，上述接口响应时间为包含网络传输、后端业务逻辑和数据库查询在内的端到端延迟；其中古树名木检索接口还额外包含图像预处理、</w:t>
      </w:r>
      <w:r>
        <w:rPr>
          <w:rFonts w:hint="eastAsia"/>
          <w:lang w:eastAsia="zh-CN"/>
        </w:rPr>
        <w:t>DHLM</w:t>
      </w:r>
      <w:r>
        <w:rPr>
          <w:rFonts w:hint="eastAsia"/>
        </w:rPr>
        <w:t>模型特征提取与哈希编码（单次推理约120-200ms）以及汉明距离排序计算，其余时间分布于图像上传解析、数据库查询和网络传输等环节。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w:t>
      </w:r>
      <w:r>
        <w:rPr>
          <w:rFonts w:hint="eastAsia"/>
          <w:lang w:val="en-US" w:eastAsia="zh-CN"/>
        </w:rPr>
        <w:t>和</w:t>
      </w:r>
      <w:r>
        <w:rPr>
          <w:rFonts w:hint="eastAsia"/>
        </w:rPr>
        <w:t>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left="0" w:leftChars="0" w:firstLine="0" w:firstLineChars="0"/>
      </w:pPr>
    </w:p>
    <w:bookmarkEnd w:id="163"/>
    <w:p w14:paraId="70D966A2">
      <w:pPr>
        <w:pStyle w:val="3"/>
        <w:spacing w:before="193"/>
        <w:rPr>
          <w:rFonts w:hint="eastAsia" w:eastAsia="黑体"/>
          <w:lang w:val="en-US" w:eastAsia="zh-CN"/>
        </w:rPr>
      </w:pPr>
      <w:bookmarkStart w:id="176" w:name="_Toc25481"/>
      <w:bookmarkStart w:id="177" w:name="_Toc25949"/>
      <w:bookmarkStart w:id="178" w:name="_Toc9565"/>
      <w:r>
        <w:rPr>
          <w:rFonts w:hint="eastAsia"/>
        </w:rPr>
        <w:t>4</w:t>
      </w:r>
      <w:r>
        <w:t>.</w:t>
      </w:r>
      <w:r>
        <w:rPr>
          <w:rFonts w:hint="eastAsia"/>
        </w:rPr>
        <w:t>5</w:t>
      </w:r>
      <w:r>
        <w:rPr>
          <w:rFonts w:hint="eastAsia"/>
          <w:lang w:val="en-US" w:eastAsia="zh-CN"/>
        </w:rPr>
        <w:t xml:space="preserve"> </w:t>
      </w:r>
      <w:r>
        <w:t>本章小</w:t>
      </w:r>
      <w:bookmarkEnd w:id="176"/>
      <w:bookmarkEnd w:id="177"/>
      <w:r>
        <w:rPr>
          <w:rFonts w:hint="eastAsia"/>
          <w:lang w:val="en-US" w:eastAsia="zh-CN"/>
        </w:rPr>
        <w:t>结</w:t>
      </w:r>
      <w:bookmarkEnd w:id="178"/>
    </w:p>
    <w:p w14:paraId="3117FA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sectPr>
          <w:headerReference r:id="rId23" w:type="default"/>
          <w:footerReference r:id="rId25"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本章以第3章算法模型为基础，围绕古树名木多模态检索的应用需求，设计并实现了一个古树名木检索系统，系统采用前后端分离的B/S架构，集成</w:t>
      </w:r>
      <w:r>
        <w:rPr>
          <w:rFonts w:hint="eastAsia"/>
          <w:lang w:eastAsia="zh-CN"/>
        </w:rPr>
        <w:t>DHLM</w:t>
      </w:r>
      <w:r>
        <w:rPr>
          <w:rFonts w:hint="eastAsia"/>
        </w:rPr>
        <w:t>模型，支持用户端与管理端的多角色操作，具备图像-地理位置多模态检索、科属种三级分类检索、按树种名称条件检索、</w:t>
      </w:r>
      <w:r>
        <w:rPr>
          <w:rFonts w:hint="eastAsia"/>
          <w:lang w:val="en-US" w:eastAsia="zh-CN"/>
        </w:rPr>
        <w:t>古树名木数据上传与信息查询</w:t>
      </w:r>
      <w:r>
        <w:rPr>
          <w:rFonts w:hint="eastAsia"/>
        </w:rPr>
        <w:t>和权限控制等功能模块。在系统测试阶段</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验证了系统在古树名木多模态检索场景中的技术可行性，为林业管理部门等机构的实际应用提供了参考。综上所述，本系统不仅实现了古树名木</w:t>
      </w:r>
      <w:r>
        <w:rPr>
          <w:rFonts w:hint="eastAsia"/>
          <w:lang w:val="en-US" w:eastAsia="zh-CN"/>
        </w:rPr>
        <w:t>多模态</w:t>
      </w:r>
      <w:r>
        <w:rPr>
          <w:rFonts w:hint="eastAsia"/>
        </w:rPr>
        <w:t>检索模型的系统化集成与部署，也在实测中展现出较高的稳定性与适用性，为第</w:t>
      </w:r>
      <w:r>
        <w:rPr>
          <w:rFonts w:hint="eastAsia"/>
          <w:lang w:val="en-US" w:eastAsia="zh-CN"/>
        </w:rPr>
        <w:t>5</w:t>
      </w:r>
      <w:r>
        <w:rPr>
          <w:rFonts w:hint="eastAsia"/>
        </w:rPr>
        <w:t>章总结与展望奠定了基础</w:t>
      </w:r>
      <w:r>
        <w:rPr>
          <w:rFonts w:hint="eastAsia"/>
          <w:lang w:eastAsia="zh-CN"/>
        </w:rPr>
        <w:t>。</w:t>
      </w:r>
    </w:p>
    <w:p w14:paraId="7FEDA218">
      <w:pPr>
        <w:pStyle w:val="2"/>
        <w:spacing w:before="193" w:after="193"/>
      </w:pPr>
      <w:bookmarkStart w:id="179" w:name="_Toc16137"/>
      <w:bookmarkStart w:id="180" w:name="_Toc13268"/>
      <w:bookmarkStart w:id="181" w:name="_Toc23787"/>
      <w:r>
        <w:t>5</w:t>
      </w:r>
      <w:r>
        <w:rPr>
          <w:rFonts w:hint="eastAsia"/>
          <w:lang w:val="en-US" w:eastAsia="zh-CN"/>
        </w:rPr>
        <w:t xml:space="preserve"> </w:t>
      </w:r>
      <w:r>
        <w:t>总结与展望</w:t>
      </w:r>
      <w:bookmarkEnd w:id="179"/>
      <w:bookmarkEnd w:id="180"/>
      <w:bookmarkEnd w:id="181"/>
    </w:p>
    <w:p w14:paraId="5A7075C4">
      <w:pPr>
        <w:pStyle w:val="3"/>
        <w:spacing w:before="193"/>
      </w:pPr>
      <w:bookmarkStart w:id="182" w:name="_Toc7441"/>
      <w:bookmarkStart w:id="183" w:name="_Toc21248"/>
      <w:bookmarkStart w:id="184" w:name="_Toc31870"/>
      <w:r>
        <w:t>5.1</w:t>
      </w:r>
      <w:r>
        <w:rPr>
          <w:rFonts w:hint="eastAsia"/>
          <w:lang w:val="en-US" w:eastAsia="zh-CN"/>
        </w:rPr>
        <w:t xml:space="preserve"> </w:t>
      </w:r>
      <w:r>
        <w:t>总结</w:t>
      </w:r>
      <w:bookmarkEnd w:id="182"/>
      <w:bookmarkEnd w:id="183"/>
      <w:bookmarkEnd w:id="184"/>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w:t>
      </w:r>
      <w:r>
        <w:rPr>
          <w:rFonts w:hint="eastAsia"/>
          <w:lang w:val="en-US" w:eastAsia="zh-CN"/>
        </w:rPr>
        <w:t>展示与</w:t>
      </w:r>
      <w:r>
        <w:rPr>
          <w:rFonts w:hint="eastAsia"/>
        </w:rPr>
        <w:t>检索系统，旨在提升古树名木信息的管理效率与</w:t>
      </w:r>
      <w:r>
        <w:rPr>
          <w:rFonts w:hint="eastAsia"/>
          <w:lang w:val="en-US" w:eastAsia="zh-CN"/>
        </w:rPr>
        <w:t>检索</w:t>
      </w:r>
      <w:r>
        <w:rPr>
          <w:rFonts w:hint="eastAsia"/>
        </w:rPr>
        <w:t>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w:t>
      </w:r>
      <w:r>
        <w:rPr>
          <w:rFonts w:hint="eastAsia"/>
          <w:lang w:eastAsia="zh-CN"/>
        </w:rPr>
        <w:t>DHLM</w:t>
      </w:r>
      <w:r>
        <w:rPr>
          <w:rFonts w:hint="eastAsia"/>
        </w:rPr>
        <w:t>设计</w:t>
      </w:r>
    </w:p>
    <w:p w14:paraId="270B5D99">
      <w:pPr>
        <w:ind w:firstLine="420"/>
      </w:pPr>
      <w:r>
        <w:rPr>
          <w:rFonts w:hint="eastAsia"/>
        </w:rPr>
        <w:t>针对古树名木检索存在的样本类别不平衡、哈希码判别性不足等问题，本文提出了DHLM模型。该模型设计轻量化的位置编码器将地理位置元数据编码为特征向量，哈希层</w:t>
      </w:r>
      <w:r>
        <w:rPr>
          <w:rFonts w:hint="eastAsia"/>
          <w:lang w:val="en-US" w:eastAsia="zh-CN"/>
        </w:rPr>
        <w:t>使用</w:t>
      </w:r>
      <w:r>
        <w:rPr>
          <w:rFonts w:hint="eastAsia"/>
        </w:rPr>
        <w:t>FC-Tanh-Sign三段式结构，生成128位二进制哈希码</w:t>
      </w:r>
      <w:r>
        <w:rPr>
          <w:rFonts w:hint="eastAsia"/>
          <w:lang w:eastAsia="zh-CN"/>
        </w:rPr>
        <w:t>，</w:t>
      </w:r>
      <w:r>
        <w:rPr>
          <w:rFonts w:hint="eastAsia"/>
        </w:rPr>
        <w:t>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（2）</w:t>
      </w:r>
      <w:r>
        <w:rPr>
          <w:rFonts w:hint="eastAsia"/>
          <w:lang w:eastAsia="zh-CN"/>
        </w:rPr>
        <w:t>DHLM</w:t>
      </w:r>
      <w:r>
        <w:rPr>
          <w:rFonts w:hint="eastAsia"/>
        </w:rPr>
        <w:t xml:space="preserve">模型性能验证实验 </w:t>
      </w:r>
    </w:p>
    <w:p w14:paraId="5EFD3641">
      <w:pPr>
        <w:ind w:firstLine="420"/>
        <w:rPr>
          <w:ins w:id="430" w:author="小宋" w:date="2026-07-06T23:37:33Z"/>
          <w:rFonts w:hint="eastAsia"/>
          <w:lang w:eastAsia="zh-CN"/>
        </w:rPr>
      </w:pPr>
      <w:r>
        <w:rPr>
          <w:rFonts w:hint="eastAsia"/>
        </w:rPr>
        <w:t>为全方位检验DHLM模型的性能，本文采用</w:t>
      </w:r>
      <w:r>
        <w:rPr>
          <w:rFonts w:hint="eastAsia"/>
          <w:lang w:eastAsia="zh-CN"/>
        </w:rPr>
        <w:t>“</w:t>
      </w:r>
      <w:r>
        <w:rPr>
          <w:rFonts w:hint="eastAsia"/>
        </w:rPr>
        <w:t>通用数据集预训练+领域数据集验证</w:t>
      </w:r>
      <w:r>
        <w:rPr>
          <w:rFonts w:hint="eastAsia"/>
          <w:lang w:eastAsia="zh-CN"/>
        </w:rPr>
        <w:t>”</w:t>
      </w:r>
      <w:r>
        <w:rPr>
          <w:rFonts w:hint="eastAsia"/>
        </w:rPr>
        <w:t>的技术路线：在iNaturalist 2018数据集上进行模型预训练、基线对比实验与消融实验，验证DHLM的基础检索能力和跨类别泛化性能，并系统量化了各模块的独立贡献；在自建BFATH古树名木数据集上进行领域迁移验证与系统演示，验证模型在真实古树名木场景中的迁移有效性。</w:t>
      </w:r>
      <w:ins w:id="431" w:author="小宋" w:date="2026-07-06T23:37:49Z">
        <w:r>
          <w:rPr>
            <w:rFonts w:hint="eastAsia"/>
            <w:lang w:eastAsia="zh-CN"/>
          </w:rPr>
          <w:t>此外，BFATH数据集针对古树名木这一特殊应用场景，整合了图像、地理位置坐标及树龄、树高、保护级别等多维属性，为后续古树名木多模态检索研究提供了一份小规模的领域验证数据资源。</w:t>
        </w:r>
      </w:ins>
      <w:r>
        <w:rPr>
          <w:rFonts w:hint="eastAsia"/>
        </w:rPr>
        <w:t>实验结果表明，DHLM模型在iNaturalist 2018数据集上取得mAP 0.741的检索精度，相比最优基线方法MDSH（mAP 0.685）提升5.6个百分点。其中，仅使用图像特征的单模态变体DHLM-Image即取得mAP 0.713，优于MDSH 2.8个百分点，验证了联合损失函数与难例挖掘策略的独立贡献；相比单模态DHLM-Image，引入地理位置元数据后进一步提升2.8个百分点，验证了多模态融合的有效性；消融实验表明各模块贡献排序为地理位置&gt;难例挖掘&gt;量化损失</w:t>
      </w:r>
      <w:r>
        <w:rPr>
          <w:rFonts w:hint="eastAsia"/>
          <w:lang w:eastAsia="zh-CN"/>
        </w:rPr>
        <w:t>，</w:t>
      </w:r>
      <w:r>
        <w:rPr>
          <w:rFonts w:hint="eastAsia"/>
        </w:rPr>
        <w:t>在</w:t>
      </w:r>
      <w:r>
        <w:rPr>
          <w:rFonts w:hint="eastAsia"/>
          <w:lang w:eastAsia="zh-CN"/>
        </w:rPr>
        <w:t>2509</w:t>
      </w:r>
      <w:r>
        <w:rPr>
          <w:rFonts w:hint="eastAsia"/>
        </w:rPr>
        <w:t>张验证样本上具有统计稳健性</w:t>
      </w:r>
      <w:r>
        <w:rPr>
          <w:rFonts w:hint="eastAsia"/>
          <w:lang w:eastAsia="zh-CN"/>
        </w:rPr>
        <w:t>。</w:t>
      </w:r>
    </w:p>
    <w:p w14:paraId="6FD0687A">
      <w:pPr>
        <w:ind w:firstLine="420"/>
        <w:rPr>
          <w:del w:id="432" w:author="小宋" w:date="2026-07-06T23:37:54Z"/>
          <w:rFonts w:hint="eastAsia"/>
          <w:lang w:eastAsia="zh-CN"/>
        </w:rPr>
      </w:pPr>
    </w:p>
    <w:p w14:paraId="2B4BFEC6">
      <w:pPr>
        <w:numPr>
          <w:ilvl w:val="0"/>
          <w:numId w:val="0"/>
        </w:numPr>
        <w:ind w:left="420" w:leftChars="0"/>
        <w:rPr>
          <w:rFonts w:hint="eastAsia"/>
        </w:rPr>
      </w:pPr>
      <w:bookmarkStart w:id="185" w:name="_Toc31565"/>
      <w:r>
        <w:rPr>
          <w:rFonts w:hint="eastAsia"/>
          <w:lang w:eastAsia="zh-CN"/>
        </w:rPr>
        <w:t>（</w:t>
      </w:r>
      <w:r>
        <w:rPr>
          <w:rFonts w:hint="eastAsia"/>
          <w:lang w:val="en-US" w:eastAsia="zh-CN"/>
        </w:rPr>
        <w:t>3</w:t>
      </w:r>
      <w:r>
        <w:rPr>
          <w:rFonts w:hint="eastAsia"/>
          <w:lang w:eastAsia="zh-CN"/>
        </w:rPr>
        <w:t>）</w:t>
      </w:r>
      <w:r>
        <w:rPr>
          <w:rFonts w:hint="eastAsia"/>
        </w:rPr>
        <w:t>古树名木</w:t>
      </w:r>
      <w:r>
        <w:rPr>
          <w:rFonts w:hint="eastAsia"/>
          <w:lang w:val="en-US" w:eastAsia="zh-CN"/>
        </w:rPr>
        <w:t>多模态展示与检索</w:t>
      </w:r>
      <w:r>
        <w:rPr>
          <w:rFonts w:hint="eastAsia"/>
        </w:rPr>
        <w:t>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rPr>
        <w:t>本文基于B/S架构设计并实现了古树名木多模态展示与检索系统，集成DHLM模型实现多模态数据检索及管理功能。系统主要由古树名木</w:t>
      </w:r>
      <w:r>
        <w:rPr>
          <w:rFonts w:hint="eastAsia"/>
          <w:lang w:val="en-US" w:eastAsia="zh-CN"/>
        </w:rPr>
        <w:t>数据上传</w:t>
      </w:r>
      <w:r>
        <w:rPr>
          <w:rFonts w:hint="eastAsia"/>
        </w:rPr>
        <w:t>、古树名木信息</w:t>
      </w:r>
      <w:r>
        <w:rPr>
          <w:rFonts w:hint="eastAsia"/>
          <w:lang w:val="en-US" w:eastAsia="zh-CN"/>
        </w:rPr>
        <w:t>查询</w:t>
      </w:r>
      <w:r>
        <w:rPr>
          <w:rFonts w:hint="eastAsia"/>
        </w:rPr>
        <w:t>（科属种分级</w:t>
      </w:r>
      <w:r>
        <w:rPr>
          <w:rFonts w:hint="eastAsia"/>
          <w:lang w:val="en-US" w:eastAsia="zh-CN"/>
        </w:rPr>
        <w:t>查询与树种名称查询</w:t>
      </w:r>
      <w:r>
        <w:rPr>
          <w:rFonts w:hint="eastAsia"/>
        </w:rPr>
        <w:t>）、古树名木</w:t>
      </w:r>
      <w:r>
        <w:rPr>
          <w:rFonts w:hint="eastAsia"/>
          <w:lang w:val="en-US" w:eastAsia="zh-CN"/>
        </w:rPr>
        <w:t>多模态</w:t>
      </w:r>
      <w:r>
        <w:rPr>
          <w:rFonts w:hint="eastAsia"/>
        </w:rPr>
        <w:t>检索（以图搜图、以图搜位置</w:t>
      </w:r>
      <w:r>
        <w:rPr>
          <w:rFonts w:hint="eastAsia"/>
          <w:lang w:val="en-US" w:eastAsia="zh-CN"/>
        </w:rPr>
        <w:t>与</w:t>
      </w:r>
      <w:r>
        <w:rPr>
          <w:rFonts w:hint="eastAsia"/>
        </w:rPr>
        <w:t>以位置搜图）以及用户管理四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17737458">
      <w:pPr>
        <w:pStyle w:val="3"/>
        <w:spacing w:before="193"/>
      </w:pPr>
      <w:bookmarkStart w:id="186" w:name="_Toc4921"/>
      <w:bookmarkStart w:id="187" w:name="_Toc18495"/>
      <w:r>
        <w:t>5.2</w:t>
      </w:r>
      <w:r>
        <w:rPr>
          <w:rFonts w:hint="eastAsia"/>
          <w:lang w:val="en-US" w:eastAsia="zh-CN"/>
        </w:rPr>
        <w:t xml:space="preserve"> </w:t>
      </w:r>
      <w:r>
        <w:t>展望</w:t>
      </w:r>
      <w:bookmarkEnd w:id="185"/>
      <w:bookmarkEnd w:id="186"/>
      <w:bookmarkEnd w:id="187"/>
    </w:p>
    <w:p w14:paraId="43431E86">
      <w:pPr>
        <w:ind w:firstLine="420"/>
        <w:jc w:val="left"/>
      </w:pPr>
      <w:r>
        <w:rPr>
          <w:rFonts w:hint="eastAsia"/>
        </w:rPr>
        <w:t>本文提出的</w:t>
      </w:r>
      <w:r>
        <w:rPr>
          <w:rFonts w:hint="eastAsia"/>
          <w:lang w:eastAsia="zh-CN"/>
        </w:rPr>
        <w:t>DHLM</w:t>
      </w:r>
      <w:r>
        <w:rPr>
          <w:rFonts w:hint="eastAsia"/>
        </w:rPr>
        <w:t>模型在古树名木多模态检索方面取得了一定成果，但仍存在以下局限性，有待后续研究工作进一步完善。</w:t>
      </w:r>
    </w:p>
    <w:p w14:paraId="00F6CA42">
      <w:pPr>
        <w:numPr>
          <w:ilvl w:val="0"/>
          <w:numId w:val="16"/>
        </w:numPr>
        <w:ind w:firstLine="420"/>
        <w:jc w:val="left"/>
      </w:pPr>
      <w:r>
        <w:rPr>
          <w:rFonts w:hint="eastAsia"/>
        </w:rPr>
        <w:t>模型层面</w:t>
      </w:r>
      <w:r>
        <w:rPr>
          <w:rFonts w:hint="eastAsia"/>
          <w:lang w:eastAsia="zh-CN"/>
        </w:rPr>
        <w:t>，DHLM</w:t>
      </w:r>
      <w:r>
        <w:rPr>
          <w:rFonts w:hint="eastAsia"/>
        </w:rPr>
        <w:t>模型目前依赖监督学习与度量学习优化，后续可引入自监督预训练机制</w:t>
      </w:r>
      <w:r>
        <w:rPr>
          <w:rFonts w:hint="eastAsia"/>
          <w:lang w:eastAsia="zh-CN"/>
        </w:rPr>
        <w:t>，</w:t>
      </w:r>
      <w:r>
        <w:rPr>
          <w:rFonts w:hint="eastAsia"/>
        </w:rPr>
        <w:t>利用大规模无标注图像数据学习更鲁棒的</w:t>
      </w:r>
      <w:r>
        <w:rPr>
          <w:rFonts w:hint="eastAsia"/>
          <w:lang w:val="en-US" w:eastAsia="zh-CN"/>
        </w:rPr>
        <w:t>图像特征</w:t>
      </w:r>
      <w:r>
        <w:rPr>
          <w:rFonts w:hint="eastAsia"/>
        </w:rPr>
        <w:t>，进一步提升模型对弱标注数据或新物种的泛化能力。</w:t>
      </w:r>
    </w:p>
    <w:p w14:paraId="16B9F5B5">
      <w:pPr>
        <w:numPr>
          <w:ilvl w:val="0"/>
          <w:numId w:val="16"/>
        </w:numPr>
        <w:ind w:firstLine="420"/>
        <w:jc w:val="left"/>
      </w:pPr>
      <w:r>
        <w:rPr>
          <w:rFonts w:hint="eastAsia"/>
        </w:rPr>
        <w:t>融合机制层面，</w:t>
      </w:r>
      <w:r>
        <w:rPr>
          <w:rFonts w:hint="eastAsia"/>
          <w:lang w:eastAsia="zh-CN"/>
        </w:rPr>
        <w:t>DHLM模型当前通过多路融合策略验证确定特征拼接为最优融合方案。后续可探索将地理位置的空间关联特性（如地理围栏</w:t>
      </w:r>
      <w:r>
        <w:rPr>
          <w:rFonts w:hint="eastAsia"/>
          <w:lang w:val="en-US" w:eastAsia="zh-CN"/>
        </w:rPr>
        <w:t>等</w:t>
      </w:r>
      <w:r>
        <w:rPr>
          <w:rFonts w:hint="eastAsia"/>
          <w:lang w:eastAsia="zh-CN"/>
        </w:rPr>
        <w:t>）显式编码进位置特征，或引入图神经网络建模古树名木间的空间邻接关系，进一步提升位置特征的判别性</w:t>
      </w:r>
      <w:r>
        <w:rPr>
          <w:rFonts w:hint="eastAsia"/>
        </w:rPr>
        <w:t>。</w:t>
      </w:r>
    </w:p>
    <w:p w14:paraId="0AF7987C">
      <w:pPr>
        <w:numPr>
          <w:ilvl w:val="0"/>
          <w:numId w:val="16"/>
        </w:numPr>
        <w:ind w:firstLine="420"/>
        <w:jc w:val="left"/>
      </w:pPr>
      <w:r>
        <w:rPr>
          <w:rFonts w:hint="eastAsia"/>
        </w:rPr>
        <w:t>实验验证层面，本文采用固定随机种子（seed=42）下的单次运行并报告结果，核心结论已通过预实验多次验证。后续研究可在更大规模的古树名木数据集上开展多次随机种子重复实验，报告均值与方差以增强统计稳健性；同时可将DCMH等图像-文本多模态哈希方法适配至图像-位置坐标场景，在统一的图像-位置</w:t>
      </w:r>
      <w:r>
        <w:rPr>
          <w:rFonts w:hint="eastAsia"/>
          <w:lang w:val="en-US" w:eastAsia="zh-CN"/>
        </w:rPr>
        <w:t>坐标</w:t>
      </w:r>
      <w:r>
        <w:rPr>
          <w:rFonts w:hint="eastAsia"/>
        </w:rPr>
        <w:t>上与本文</w:t>
      </w:r>
      <w:r>
        <w:rPr>
          <w:rFonts w:hint="eastAsia"/>
          <w:lang w:val="en-US" w:eastAsia="zh-CN"/>
        </w:rPr>
        <w:t>多模态哈希检索框架进行</w:t>
      </w:r>
      <w:r>
        <w:rPr>
          <w:rFonts w:hint="eastAsia"/>
        </w:rPr>
        <w:t>对比</w:t>
      </w:r>
      <w:r>
        <w:rPr>
          <w:rFonts w:hint="eastAsia"/>
          <w:lang w:val="en-US" w:eastAsia="zh-CN"/>
        </w:rPr>
        <w:t>实验</w:t>
      </w:r>
      <w:r>
        <w:rPr>
          <w:rFonts w:hint="eastAsia"/>
        </w:rPr>
        <w:t>。</w:t>
      </w:r>
    </w:p>
    <w:p w14:paraId="7713EF47">
      <w:pPr>
        <w:numPr>
          <w:ilvl w:val="0"/>
          <w:numId w:val="16"/>
        </w:numPr>
        <w:ind w:firstLine="420"/>
        <w:jc w:val="left"/>
      </w:pPr>
      <w:r>
        <w:rPr>
          <w:rFonts w:hint="eastAsia"/>
        </w:rPr>
        <w:t>系统层面，当前</w:t>
      </w:r>
      <w:r>
        <w:rPr>
          <w:rFonts w:hint="eastAsia"/>
          <w:lang w:eastAsia="zh-CN"/>
        </w:rPr>
        <w:t>古树名木多模态展示与检索</w:t>
      </w:r>
      <w:r>
        <w:rPr>
          <w:rFonts w:hint="eastAsia"/>
        </w:rPr>
        <w:t>系统仍依赖云端处理，未来可结合模型轻量化技术（如模型剪枝或知识蒸馏等）与哈希码固有的存储优势，实现模型在园林移动终端或无人机采集设备上的边缘部署。此外，系统当前已支持科属种三级分类信息展示与树种名称条件检索，未来可</w:t>
      </w:r>
      <w:r>
        <w:rPr>
          <w:rFonts w:hint="eastAsia"/>
          <w:lang w:val="en-US" w:eastAsia="zh-CN"/>
        </w:rPr>
        <w:t>考虑进</w:t>
      </w:r>
      <w:r>
        <w:rPr>
          <w:rFonts w:hint="eastAsia"/>
        </w:rPr>
        <w:t>一步关联中国植物志数据库实现科属种层级的智能推荐与自动补全</w:t>
      </w:r>
      <w:r>
        <w:rPr>
          <w:rFonts w:hint="eastAsia"/>
          <w:lang w:eastAsia="zh-CN"/>
        </w:rPr>
        <w:t>。</w:t>
      </w:r>
    </w:p>
    <w:p w14:paraId="7A1F4CFC">
      <w:pPr>
        <w:jc w:val="left"/>
        <w:rPr>
          <w:rFonts w:hint="eastAsia" w:ascii="黑体" w:hAnsi="黑体" w:eastAsia="黑体" w:cs="黑体"/>
          <w:sz w:val="32"/>
          <w:szCs w:val="32"/>
        </w:rPr>
        <w:sectPr>
          <w:headerReference r:id="rId26" w:type="default"/>
          <w:headerReference r:id="rId27"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8" w:name="_Toc258"/>
      <w:bookmarkStart w:id="189" w:name="_Toc11781"/>
      <w:r>
        <w:rPr>
          <w:rFonts w:hint="eastAsia"/>
        </w:rPr>
        <w:t>参考文献</w:t>
      </w:r>
      <w:bookmarkEnd w:id="188"/>
      <w:bookmarkEnd w:id="189"/>
    </w:p>
    <w:p w14:paraId="62A03112">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8718"/>
      <w:r>
        <w:rPr>
          <w:rFonts w:hint="eastAsia"/>
          <w:color w:val="000000"/>
          <w:sz w:val="21"/>
          <w:szCs w:val="21"/>
        </w:rPr>
        <w:t>诸</w:t>
      </w:r>
      <w:bookmarkEnd w:id="190"/>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978240614"/>
      <w:r>
        <w:rPr>
          <w:rFonts w:hint="eastAsia"/>
          <w:color w:val="000000"/>
          <w:sz w:val="21"/>
          <w:szCs w:val="21"/>
        </w:rPr>
        <w:t>国家古树名木保护专项调查组. 第二次全国古树名木资源普查结果[R]. 北京: 国家林业和草原局, 2023.</w:t>
      </w:r>
      <w:bookmarkEnd w:id="191"/>
    </w:p>
    <w:p w14:paraId="1E2C89D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986610500"/>
      <w:r>
        <w:rPr>
          <w:rFonts w:hint="eastAsia"/>
          <w:color w:val="000000"/>
          <w:sz w:val="21"/>
          <w:szCs w:val="21"/>
        </w:rPr>
        <w:t>Kalaivani P, Sharma T P, Mandal D, et al. Deep Learning in Plant Biology: A Comprehensive Review[J]. Frontiers in Plant Science, 2022, 13: 924412.</w:t>
      </w:r>
      <w:bookmarkEnd w:id="192"/>
    </w:p>
    <w:p w14:paraId="290205E1">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987081096"/>
      <w:r>
        <w:rPr>
          <w:rFonts w:hint="eastAsia"/>
          <w:color w:val="000000"/>
          <w:sz w:val="21"/>
          <w:szCs w:val="21"/>
        </w:rPr>
        <w:t>Ferreira A S, Da Silva N F, Papa J P, et al. Plant Leaf Classification Using Color and Texture Features[J]. IEEE Transactions on Image Processing, 2020, 29: 7565-7576.</w:t>
      </w:r>
      <w:bookmarkEnd w:id="193"/>
    </w:p>
    <w:p w14:paraId="5834E71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4"/>
    </w:p>
    <w:p w14:paraId="001ED1F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95"/>
    </w:p>
    <w:p w14:paraId="6704C8B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6"/>
    </w:p>
    <w:p w14:paraId="38FB150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7"/>
    </w:p>
    <w:p w14:paraId="792C2E4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04291464"/>
      <w:r>
        <w:rPr>
          <w:rFonts w:hint="eastAsia"/>
          <w:color w:val="000000"/>
          <w:sz w:val="21"/>
          <w:szCs w:val="21"/>
        </w:rPr>
        <w:t>Jiang Q Y, Li W J. Deep Cross-Modal Hashing[C]//Proceedings of the IEEE Conference on Computer Vision and Pattern Recognition. Honolulu, USA, 2017: 3232-3240.</w:t>
      </w:r>
      <w:bookmarkEnd w:id="198"/>
    </w:p>
    <w:p w14:paraId="44771A2A">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9"/>
    </w:p>
    <w:p w14:paraId="01196696">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200"/>
    </w:p>
    <w:p w14:paraId="5683E29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201"/>
    </w:p>
    <w:p w14:paraId="178000C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202"/>
    </w:p>
    <w:p w14:paraId="248FAEC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203"/>
    </w:p>
    <w:p w14:paraId="630E9E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204"/>
    </w:p>
    <w:p w14:paraId="74D805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5"/>
    </w:p>
    <w:p w14:paraId="59D6509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06"/>
    </w:p>
    <w:p w14:paraId="7ACC43A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7"/>
    </w:p>
    <w:p w14:paraId="12E6CDA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8"/>
    </w:p>
    <w:p w14:paraId="463F559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9"/>
    </w:p>
    <w:p w14:paraId="27B9856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10"/>
    </w:p>
    <w:p w14:paraId="48ACCCD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11"/>
    </w:p>
    <w:p w14:paraId="57C2D6B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4359187"/>
      <w:r>
        <w:rPr>
          <w:rFonts w:hint="eastAsia"/>
          <w:color w:val="000000"/>
          <w:sz w:val="21"/>
          <w:szCs w:val="21"/>
        </w:rPr>
        <w:t>Lin M, Chen Q, Yan S. Network In Network[C]//Proceedings of the 2nd International Conference on Learning Representations. Banff, Canada, 2014.</w:t>
      </w:r>
      <w:bookmarkEnd w:id="212"/>
    </w:p>
    <w:p w14:paraId="7DA27D14">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13"/>
    </w:p>
    <w:p w14:paraId="35896D8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14"/>
    </w:p>
    <w:p w14:paraId="41DA59D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5"/>
    </w:p>
    <w:p w14:paraId="16BD65F9">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6"/>
    </w:p>
    <w:p w14:paraId="6E2180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7"/>
    </w:p>
    <w:p w14:paraId="2753C13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8"/>
    </w:p>
    <w:p w14:paraId="28218EA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9"/>
    </w:p>
    <w:p w14:paraId="7BBFD74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40964338"/>
      <w:r>
        <w:rPr>
          <w:rFonts w:hint="eastAsia"/>
          <w:color w:val="000000"/>
          <w:sz w:val="21"/>
          <w:szCs w:val="21"/>
        </w:rPr>
        <w:t>Zhang S, Wang Z, Zhang Y, et al. A Survey of Vision and Language Related Multi-Modal Task[J]. Artificial Intelligence Review, 2022, 55(6): 4685-4715.</w:t>
      </w:r>
      <w:bookmarkEnd w:id="220"/>
    </w:p>
    <w:p w14:paraId="2974D01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21"/>
    </w:p>
    <w:p w14:paraId="237D8B1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22"/>
    </w:p>
    <w:p w14:paraId="2B48DC4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23"/>
    </w:p>
    <w:p w14:paraId="2B88EE1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4"/>
    </w:p>
    <w:p w14:paraId="16BC834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5"/>
    </w:p>
    <w:p w14:paraId="6823039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6"/>
    </w:p>
    <w:p w14:paraId="5818343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88124780"/>
      <w:r>
        <w:rPr>
          <w:rFonts w:hint="eastAsia"/>
          <w:color w:val="000000"/>
          <w:sz w:val="21"/>
          <w:szCs w:val="21"/>
        </w:rPr>
        <w:t>Li X, Yang J, Ma J. Recent Developments of Content-Based Image Retrieval (CBIR)[J]. Neurocomputing, 2021, 452: 675-689.</w:t>
      </w:r>
      <w:bookmarkEnd w:id="227"/>
    </w:p>
    <w:p w14:paraId="72E60E06">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8"/>
    </w:p>
    <w:p w14:paraId="259C2071">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9"/>
    </w:p>
    <w:p w14:paraId="007BE63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30"/>
    </w:p>
    <w:p w14:paraId="74E570A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1771899"/>
      <w:r>
        <w:rPr>
          <w:rFonts w:hint="eastAsia"/>
          <w:color w:val="000000"/>
          <w:sz w:val="21"/>
          <w:szCs w:val="21"/>
        </w:rPr>
        <w:t>京津冀古树名木保护研究中心. 京津冀古树寻踪[M]. 北京: 中国建筑工业出版社, 2019.</w:t>
      </w:r>
      <w:bookmarkEnd w:id="231"/>
    </w:p>
    <w:p w14:paraId="2BF0093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2881161"/>
      <w:r>
        <w:rPr>
          <w:rFonts w:hint="eastAsia"/>
          <w:color w:val="000000"/>
          <w:sz w:val="21"/>
          <w:szCs w:val="21"/>
        </w:rPr>
        <w:t>Shorten C, Khoshgoftaar T M. A Survey on Image Data Augmentation for Deep Learning[J]. Journal of Big Data, 2019, 6(1): 1-48.</w:t>
      </w:r>
      <w:bookmarkEnd w:id="232"/>
    </w:p>
    <w:p w14:paraId="3B092F24">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1093385371"/>
      <w:r>
        <w:rPr>
          <w:rFonts w:hint="eastAsia"/>
          <w:color w:val="000000"/>
          <w:sz w:val="21"/>
          <w:szCs w:val="21"/>
        </w:rPr>
        <w:t>Zheng L, Yang Y, Tian Q. SIFT Meets CNN: A Decade Survey of Instance Retrieval[J]. IEEE Transactions on Pattern Analysis and Machine Intelligence, 2017, 40(5): 1224-1244.</w:t>
      </w:r>
      <w:bookmarkEnd w:id="233"/>
    </w:p>
    <w:p w14:paraId="3E2DF2F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4" w:name="_Ref1095099685"/>
      <w:r>
        <w:rPr>
          <w:rFonts w:hint="eastAsia"/>
          <w:color w:val="000000"/>
          <w:sz w:val="21"/>
          <w:szCs w:val="21"/>
        </w:rPr>
        <w:t>Sommerville I. Software Engineering[M]. 10th ed. Boston: Addison-Wesley, 2015: 125-130.</w:t>
      </w:r>
      <w:bookmarkEnd w:id="234"/>
    </w:p>
    <w:p w14:paraId="51A512E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5" w:name="_Ref1096124912"/>
      <w:r>
        <w:rPr>
          <w:rFonts w:hint="eastAsia"/>
          <w:color w:val="000000"/>
          <w:sz w:val="21"/>
          <w:szCs w:val="21"/>
        </w:rPr>
        <w:t>Sandhu R S, Coyne E J, Feinstein H L, et al. Role-Based Access Control Models[J]. Computer, 1996, 29(2): 38-47.</w:t>
      </w:r>
      <w:bookmarkEnd w:id="235"/>
    </w:p>
    <w:p w14:paraId="383CB18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6" w:name="_Ref1096645929"/>
      <w:r>
        <w:rPr>
          <w:rFonts w:hint="eastAsia"/>
          <w:color w:val="000000"/>
          <w:sz w:val="21"/>
          <w:szCs w:val="21"/>
        </w:rPr>
        <w:t>You Y. Vue.js[M]. Birmingham: Packt Publishing Ltd, 2022.</w:t>
      </w:r>
      <w:bookmarkEnd w:id="236"/>
    </w:p>
    <w:p w14:paraId="420B4EFA">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7"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7"/>
    </w:p>
    <w:p w14:paraId="4FCBCA19">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8"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8"/>
    </w:p>
    <w:p w14:paraId="2D11333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9" w:name="_Ref4601"/>
      <w:r>
        <w:rPr>
          <w:rFonts w:hint="eastAsia"/>
          <w:color w:val="000000"/>
          <w:sz w:val="21"/>
          <w:szCs w:val="21"/>
        </w:rPr>
        <w:t>国家林业局. 古树名木普查技术规范: LY/T 2738-2016[S]. 北京: 中国标准出版社, 2016.</w:t>
      </w:r>
      <w:bookmarkEnd w:id="239"/>
    </w:p>
    <w:sectPr>
      <w:headerReference r:id="rId28" w:type="default"/>
      <w:headerReference r:id="rId29"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ind w:left="0" w:leftChars="0" w:firstLine="0" w:firstLineChars="0"/>
      <w:jc w:val="left"/>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ind w:left="0" w:leftChars="0" w:firstLine="0" w:firstLineChars="0"/>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E3E36">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ind w:left="0" w:leftChars="0" w:firstLine="0" w:firstLineChars="0"/>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ind w:left="0" w:leftChars="0" w:firstLine="0" w:firstLineChars="0"/>
      <w:jc w:val="center"/>
      <w:rPr>
        <w:rFonts w:hint="default" w:eastAsia="宋体"/>
        <w:sz w:val="21"/>
        <w:szCs w:val="21"/>
        <w:lang w:val="en-US" w:eastAsia="zh-CN"/>
      </w:rPr>
    </w:pPr>
    <w:r>
      <w:rPr>
        <w:rFonts w:hint="eastAsia"/>
        <w:sz w:val="21"/>
        <w:szCs w:val="21"/>
        <w:lang w:val="en-US" w:eastAsia="zh-CN"/>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0D061">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69198">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5EEB5">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cs="宋体"/>
        <w:sz w:val="21"/>
        <w:szCs w:val="21"/>
        <w:lang w:val="en-US"/>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多模态展示与检索系统</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A3E8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ind w:left="0" w:leftChars="0" w:firstLine="0" w:firstLineChars="0"/>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1DD2A2C"/>
    <w:multiLevelType w:val="singleLevel"/>
    <w:tmpl w:val="51DD2A2C"/>
    <w:lvl w:ilvl="0" w:tentative="0">
      <w:start w:val="1"/>
      <w:numFmt w:val="decimal"/>
      <w:suff w:val="nothing"/>
      <w:lvlText w:val="（%1）"/>
      <w:lvlJc w:val="left"/>
    </w:lvl>
  </w:abstractNum>
  <w:abstractNum w:abstractNumId="10">
    <w:nsid w:val="530E1F57"/>
    <w:multiLevelType w:val="singleLevel"/>
    <w:tmpl w:val="530E1F57"/>
    <w:lvl w:ilvl="0" w:tentative="0">
      <w:start w:val="2"/>
      <w:numFmt w:val="decimal"/>
      <w:suff w:val="nothing"/>
      <w:lvlText w:val="（%1）"/>
      <w:lvlJc w:val="left"/>
    </w:lvl>
  </w:abstractNum>
  <w:abstractNum w:abstractNumId="11">
    <w:nsid w:val="571303EE"/>
    <w:multiLevelType w:val="singleLevel"/>
    <w:tmpl w:val="571303EE"/>
    <w:lvl w:ilvl="0" w:tentative="0">
      <w:start w:val="1"/>
      <w:numFmt w:val="decimal"/>
      <w:suff w:val="nothing"/>
      <w:lvlText w:val="（%1）"/>
      <w:lvlJc w:val="left"/>
    </w:lvl>
  </w:abstractNum>
  <w:abstractNum w:abstractNumId="12">
    <w:nsid w:val="59546352"/>
    <w:multiLevelType w:val="singleLevel"/>
    <w:tmpl w:val="59546352"/>
    <w:lvl w:ilvl="0" w:tentative="0">
      <w:start w:val="1"/>
      <w:numFmt w:val="decimal"/>
      <w:suff w:val="nothing"/>
      <w:lvlText w:val="（%1）"/>
      <w:lvlJc w:val="left"/>
    </w:lvl>
  </w:abstractNum>
  <w:abstractNum w:abstractNumId="13">
    <w:nsid w:val="6AC83C8B"/>
    <w:multiLevelType w:val="singleLevel"/>
    <w:tmpl w:val="6AC83C8B"/>
    <w:lvl w:ilvl="0" w:tentative="0">
      <w:start w:val="1"/>
      <w:numFmt w:val="decimal"/>
      <w:suff w:val="space"/>
      <w:lvlText w:val="(%1)"/>
      <w:lvlJc w:val="left"/>
    </w:lvl>
  </w:abstractNum>
  <w:abstractNum w:abstractNumId="14">
    <w:nsid w:val="7BF7FD39"/>
    <w:multiLevelType w:val="singleLevel"/>
    <w:tmpl w:val="7BF7FD39"/>
    <w:lvl w:ilvl="0" w:tentative="0">
      <w:start w:val="1"/>
      <w:numFmt w:val="decimal"/>
      <w:suff w:val="nothing"/>
      <w:lvlText w:val="（%1）"/>
      <w:lvlJc w:val="left"/>
    </w:lvl>
  </w:abstractNum>
  <w:abstractNum w:abstractNumId="15">
    <w:nsid w:val="7CF275E0"/>
    <w:multiLevelType w:val="singleLevel"/>
    <w:tmpl w:val="7CF275E0"/>
    <w:lvl w:ilvl="0" w:tentative="0">
      <w:start w:val="2"/>
      <w:numFmt w:val="decimal"/>
      <w:suff w:val="nothing"/>
      <w:lvlText w:val="（%1）"/>
      <w:lvlJc w:val="left"/>
    </w:lvl>
  </w:abstractNum>
  <w:abstractNum w:abstractNumId="16">
    <w:nsid w:val="7EF3084F"/>
    <w:multiLevelType w:val="singleLevel"/>
    <w:tmpl w:val="7EF3084F"/>
    <w:lvl w:ilvl="0" w:tentative="0">
      <w:start w:val="1"/>
      <w:numFmt w:val="decimal"/>
      <w:suff w:val="nothing"/>
      <w:lvlText w:val="（%1）"/>
      <w:lvlJc w:val="left"/>
    </w:lvl>
  </w:abstractNum>
  <w:num w:numId="1">
    <w:abstractNumId w:val="12"/>
  </w:num>
  <w:num w:numId="2">
    <w:abstractNumId w:val="13"/>
  </w:num>
  <w:num w:numId="3">
    <w:abstractNumId w:val="15"/>
  </w:num>
  <w:num w:numId="4">
    <w:abstractNumId w:val="3"/>
  </w:num>
  <w:num w:numId="5">
    <w:abstractNumId w:val="9"/>
  </w:num>
  <w:num w:numId="6">
    <w:abstractNumId w:val="16"/>
  </w:num>
  <w:num w:numId="7">
    <w:abstractNumId w:val="5"/>
  </w:num>
  <w:num w:numId="8">
    <w:abstractNumId w:val="4"/>
  </w:num>
  <w:num w:numId="9">
    <w:abstractNumId w:val="8"/>
  </w:num>
  <w:num w:numId="10">
    <w:abstractNumId w:val="10"/>
  </w:num>
  <w:num w:numId="11">
    <w:abstractNumId w:val="2"/>
  </w:num>
  <w:num w:numId="12">
    <w:abstractNumId w:val="11"/>
  </w:num>
  <w:num w:numId="13">
    <w:abstractNumId w:val="0"/>
  </w:num>
  <w:num w:numId="14">
    <w:abstractNumId w:val="7"/>
  </w:num>
  <w:num w:numId="15">
    <w:abstractNumId w:val="14"/>
  </w:num>
  <w:num w:numId="16">
    <w:abstractNumId w:val="1"/>
  </w:num>
  <w:num w:numId="17">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宋">
    <w15:presenceInfo w15:providerId="WPS Office" w15:userId="35572107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420"/>
  <w:evenAndOddHeaders w:val="1"/>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B7669"/>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47F12"/>
    <w:rsid w:val="004518FB"/>
    <w:rsid w:val="00454855"/>
    <w:rsid w:val="004574EC"/>
    <w:rsid w:val="00461149"/>
    <w:rsid w:val="00464A31"/>
    <w:rsid w:val="004749E5"/>
    <w:rsid w:val="004A015B"/>
    <w:rsid w:val="004A219A"/>
    <w:rsid w:val="004B025F"/>
    <w:rsid w:val="004B0D63"/>
    <w:rsid w:val="004B27BD"/>
    <w:rsid w:val="004B479E"/>
    <w:rsid w:val="004B6137"/>
    <w:rsid w:val="004C086B"/>
    <w:rsid w:val="004D5043"/>
    <w:rsid w:val="004F0E44"/>
    <w:rsid w:val="005033FC"/>
    <w:rsid w:val="0051081D"/>
    <w:rsid w:val="005129E6"/>
    <w:rsid w:val="00514B11"/>
    <w:rsid w:val="00523EB0"/>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25F5E"/>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6543"/>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97D30"/>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45855"/>
    <w:rsid w:val="00C5366A"/>
    <w:rsid w:val="00C537B2"/>
    <w:rsid w:val="00C621A8"/>
    <w:rsid w:val="00C7219F"/>
    <w:rsid w:val="00C90F3D"/>
    <w:rsid w:val="00C94FB8"/>
    <w:rsid w:val="00CC2332"/>
    <w:rsid w:val="00CC342F"/>
    <w:rsid w:val="00CC4858"/>
    <w:rsid w:val="00CE2C8A"/>
    <w:rsid w:val="00CE5294"/>
    <w:rsid w:val="00CE54EC"/>
    <w:rsid w:val="00CF4AE3"/>
    <w:rsid w:val="00CF5374"/>
    <w:rsid w:val="00CF76D0"/>
    <w:rsid w:val="00D006A9"/>
    <w:rsid w:val="00D07850"/>
    <w:rsid w:val="00D21F2D"/>
    <w:rsid w:val="00D35813"/>
    <w:rsid w:val="00D37F1B"/>
    <w:rsid w:val="00D45CFA"/>
    <w:rsid w:val="00D561F7"/>
    <w:rsid w:val="00D70F48"/>
    <w:rsid w:val="00D743B5"/>
    <w:rsid w:val="00D810AB"/>
    <w:rsid w:val="00D9637F"/>
    <w:rsid w:val="00D96A7D"/>
    <w:rsid w:val="00DA7A3D"/>
    <w:rsid w:val="00DC465C"/>
    <w:rsid w:val="00DD4312"/>
    <w:rsid w:val="00DD6B0D"/>
    <w:rsid w:val="00DE06A4"/>
    <w:rsid w:val="00DE091A"/>
    <w:rsid w:val="00E25507"/>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10C3"/>
    <w:rsid w:val="00EF41E5"/>
    <w:rsid w:val="00F17DD7"/>
    <w:rsid w:val="00F200FC"/>
    <w:rsid w:val="00F21F56"/>
    <w:rsid w:val="00F228AB"/>
    <w:rsid w:val="00F24E38"/>
    <w:rsid w:val="00F35A11"/>
    <w:rsid w:val="00F42747"/>
    <w:rsid w:val="00F43F37"/>
    <w:rsid w:val="00F52A9F"/>
    <w:rsid w:val="00F5495D"/>
    <w:rsid w:val="00F61984"/>
    <w:rsid w:val="00F7043C"/>
    <w:rsid w:val="00F9437B"/>
    <w:rsid w:val="00F9775F"/>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63C70"/>
    <w:rsid w:val="014E4088"/>
    <w:rsid w:val="014E5349"/>
    <w:rsid w:val="015155C3"/>
    <w:rsid w:val="0153043D"/>
    <w:rsid w:val="01567566"/>
    <w:rsid w:val="015E1EFD"/>
    <w:rsid w:val="01642756"/>
    <w:rsid w:val="01652726"/>
    <w:rsid w:val="01712F37"/>
    <w:rsid w:val="01747E56"/>
    <w:rsid w:val="017C4304"/>
    <w:rsid w:val="01802BF8"/>
    <w:rsid w:val="01897E41"/>
    <w:rsid w:val="018A79CF"/>
    <w:rsid w:val="018E7169"/>
    <w:rsid w:val="01981D96"/>
    <w:rsid w:val="01992300"/>
    <w:rsid w:val="019941BC"/>
    <w:rsid w:val="019A6605"/>
    <w:rsid w:val="01AC2E0D"/>
    <w:rsid w:val="01B110AA"/>
    <w:rsid w:val="01B3097E"/>
    <w:rsid w:val="01B841E6"/>
    <w:rsid w:val="01BB2E56"/>
    <w:rsid w:val="01C761D7"/>
    <w:rsid w:val="01C81F50"/>
    <w:rsid w:val="01D37272"/>
    <w:rsid w:val="01E50D53"/>
    <w:rsid w:val="01E62509"/>
    <w:rsid w:val="01EB11E6"/>
    <w:rsid w:val="01F86CD9"/>
    <w:rsid w:val="02002788"/>
    <w:rsid w:val="020B6A0C"/>
    <w:rsid w:val="02105DD0"/>
    <w:rsid w:val="021244B9"/>
    <w:rsid w:val="0216715F"/>
    <w:rsid w:val="021C29C7"/>
    <w:rsid w:val="021D04ED"/>
    <w:rsid w:val="021F7DC1"/>
    <w:rsid w:val="0224362A"/>
    <w:rsid w:val="022573A2"/>
    <w:rsid w:val="02313F99"/>
    <w:rsid w:val="02502671"/>
    <w:rsid w:val="025331D6"/>
    <w:rsid w:val="02571C51"/>
    <w:rsid w:val="02603BB4"/>
    <w:rsid w:val="026161C7"/>
    <w:rsid w:val="02717049"/>
    <w:rsid w:val="02753E85"/>
    <w:rsid w:val="02785D09"/>
    <w:rsid w:val="02786E8A"/>
    <w:rsid w:val="027A5940"/>
    <w:rsid w:val="027F4C16"/>
    <w:rsid w:val="02906F11"/>
    <w:rsid w:val="02A00FF1"/>
    <w:rsid w:val="02A97FD3"/>
    <w:rsid w:val="02BC3862"/>
    <w:rsid w:val="02C0471E"/>
    <w:rsid w:val="02D05560"/>
    <w:rsid w:val="02DB2768"/>
    <w:rsid w:val="02DC5CB3"/>
    <w:rsid w:val="02DD5B9C"/>
    <w:rsid w:val="02E828A9"/>
    <w:rsid w:val="02EF5CDD"/>
    <w:rsid w:val="02F81B46"/>
    <w:rsid w:val="02FF7BF3"/>
    <w:rsid w:val="03031491"/>
    <w:rsid w:val="03217B69"/>
    <w:rsid w:val="032633D2"/>
    <w:rsid w:val="03343D40"/>
    <w:rsid w:val="033A0B8B"/>
    <w:rsid w:val="033C430A"/>
    <w:rsid w:val="033E4DA4"/>
    <w:rsid w:val="03444FBA"/>
    <w:rsid w:val="034877EC"/>
    <w:rsid w:val="03607F42"/>
    <w:rsid w:val="036A1510"/>
    <w:rsid w:val="036B3C1F"/>
    <w:rsid w:val="036D5585"/>
    <w:rsid w:val="036F3FED"/>
    <w:rsid w:val="03733754"/>
    <w:rsid w:val="037405E1"/>
    <w:rsid w:val="037A76CA"/>
    <w:rsid w:val="037E4FBC"/>
    <w:rsid w:val="03850AB6"/>
    <w:rsid w:val="038720C2"/>
    <w:rsid w:val="038A3B08"/>
    <w:rsid w:val="038C592B"/>
    <w:rsid w:val="038C76D9"/>
    <w:rsid w:val="038D3451"/>
    <w:rsid w:val="038F71C9"/>
    <w:rsid w:val="03925CD1"/>
    <w:rsid w:val="039667A9"/>
    <w:rsid w:val="039E011A"/>
    <w:rsid w:val="03A37933"/>
    <w:rsid w:val="03AB567B"/>
    <w:rsid w:val="03B804CE"/>
    <w:rsid w:val="03C640A5"/>
    <w:rsid w:val="03CE5F43"/>
    <w:rsid w:val="03D03E03"/>
    <w:rsid w:val="03D401CB"/>
    <w:rsid w:val="03D454D5"/>
    <w:rsid w:val="03DF418D"/>
    <w:rsid w:val="03EF1DEA"/>
    <w:rsid w:val="03EF5703"/>
    <w:rsid w:val="03F05F1E"/>
    <w:rsid w:val="03F10E17"/>
    <w:rsid w:val="03F139E0"/>
    <w:rsid w:val="04051239"/>
    <w:rsid w:val="040644E9"/>
    <w:rsid w:val="040F61C1"/>
    <w:rsid w:val="04101DB7"/>
    <w:rsid w:val="04155920"/>
    <w:rsid w:val="04184D0C"/>
    <w:rsid w:val="041A051B"/>
    <w:rsid w:val="041A1F5F"/>
    <w:rsid w:val="041D7727"/>
    <w:rsid w:val="041D7B6C"/>
    <w:rsid w:val="04237BF7"/>
    <w:rsid w:val="0433619E"/>
    <w:rsid w:val="0436211C"/>
    <w:rsid w:val="04397DA6"/>
    <w:rsid w:val="043B2EAD"/>
    <w:rsid w:val="043D6C25"/>
    <w:rsid w:val="044007B7"/>
    <w:rsid w:val="04447FB3"/>
    <w:rsid w:val="04602913"/>
    <w:rsid w:val="04650159"/>
    <w:rsid w:val="047D48B1"/>
    <w:rsid w:val="04811B11"/>
    <w:rsid w:val="04814D63"/>
    <w:rsid w:val="048856AE"/>
    <w:rsid w:val="048A5A25"/>
    <w:rsid w:val="048A766C"/>
    <w:rsid w:val="048B5BE2"/>
    <w:rsid w:val="048E4EDE"/>
    <w:rsid w:val="048F7CF9"/>
    <w:rsid w:val="04934A97"/>
    <w:rsid w:val="04962347"/>
    <w:rsid w:val="04A874B9"/>
    <w:rsid w:val="04AE7B23"/>
    <w:rsid w:val="04B52C5F"/>
    <w:rsid w:val="04B54A0D"/>
    <w:rsid w:val="04BC42BC"/>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378A1"/>
    <w:rsid w:val="05477A04"/>
    <w:rsid w:val="054F4A4B"/>
    <w:rsid w:val="055613C3"/>
    <w:rsid w:val="05575AC4"/>
    <w:rsid w:val="05581B19"/>
    <w:rsid w:val="055A55B4"/>
    <w:rsid w:val="055F2BCB"/>
    <w:rsid w:val="056B1570"/>
    <w:rsid w:val="056E7C80"/>
    <w:rsid w:val="057228FE"/>
    <w:rsid w:val="057D16E8"/>
    <w:rsid w:val="0583021A"/>
    <w:rsid w:val="05832D5D"/>
    <w:rsid w:val="058A5E9A"/>
    <w:rsid w:val="058B264F"/>
    <w:rsid w:val="05A351AD"/>
    <w:rsid w:val="05AA2098"/>
    <w:rsid w:val="05B25CDD"/>
    <w:rsid w:val="05B85040"/>
    <w:rsid w:val="05C438E3"/>
    <w:rsid w:val="05CA2841"/>
    <w:rsid w:val="05CC64B2"/>
    <w:rsid w:val="05D215EF"/>
    <w:rsid w:val="05D55F1F"/>
    <w:rsid w:val="05DC421B"/>
    <w:rsid w:val="05E23D78"/>
    <w:rsid w:val="05E30006"/>
    <w:rsid w:val="05E57574"/>
    <w:rsid w:val="05E732EE"/>
    <w:rsid w:val="05E80ABB"/>
    <w:rsid w:val="05EB1240"/>
    <w:rsid w:val="05EC0902"/>
    <w:rsid w:val="05F163F4"/>
    <w:rsid w:val="05F477B7"/>
    <w:rsid w:val="05F94DCD"/>
    <w:rsid w:val="06007623"/>
    <w:rsid w:val="06042CC3"/>
    <w:rsid w:val="06055520"/>
    <w:rsid w:val="060774EA"/>
    <w:rsid w:val="060C2D53"/>
    <w:rsid w:val="060F2738"/>
    <w:rsid w:val="0616772D"/>
    <w:rsid w:val="061D286A"/>
    <w:rsid w:val="06423217"/>
    <w:rsid w:val="064504DC"/>
    <w:rsid w:val="06471FDD"/>
    <w:rsid w:val="06472842"/>
    <w:rsid w:val="064737C1"/>
    <w:rsid w:val="0649108C"/>
    <w:rsid w:val="064C631F"/>
    <w:rsid w:val="06531B28"/>
    <w:rsid w:val="06591DF8"/>
    <w:rsid w:val="066F1265"/>
    <w:rsid w:val="067032E2"/>
    <w:rsid w:val="067A7E6D"/>
    <w:rsid w:val="067D725D"/>
    <w:rsid w:val="067F3525"/>
    <w:rsid w:val="068C6DFC"/>
    <w:rsid w:val="069074E0"/>
    <w:rsid w:val="06952D48"/>
    <w:rsid w:val="06A42F8B"/>
    <w:rsid w:val="06AB71F5"/>
    <w:rsid w:val="06B238FA"/>
    <w:rsid w:val="06B24304"/>
    <w:rsid w:val="06D52B18"/>
    <w:rsid w:val="06D67022"/>
    <w:rsid w:val="06DB2F20"/>
    <w:rsid w:val="06EF57A4"/>
    <w:rsid w:val="06F15AA5"/>
    <w:rsid w:val="06F53DF8"/>
    <w:rsid w:val="06FA6082"/>
    <w:rsid w:val="06FC51B4"/>
    <w:rsid w:val="06FE2454"/>
    <w:rsid w:val="07011CC2"/>
    <w:rsid w:val="07024AB1"/>
    <w:rsid w:val="07031F2C"/>
    <w:rsid w:val="07042202"/>
    <w:rsid w:val="07062D9E"/>
    <w:rsid w:val="07106873"/>
    <w:rsid w:val="07130058"/>
    <w:rsid w:val="07131EBF"/>
    <w:rsid w:val="071A4FFB"/>
    <w:rsid w:val="07227327"/>
    <w:rsid w:val="072302BE"/>
    <w:rsid w:val="072307B7"/>
    <w:rsid w:val="07246B23"/>
    <w:rsid w:val="0725213D"/>
    <w:rsid w:val="072A2314"/>
    <w:rsid w:val="072F604B"/>
    <w:rsid w:val="0736BC5F"/>
    <w:rsid w:val="073A0E8E"/>
    <w:rsid w:val="073A4733"/>
    <w:rsid w:val="073B75C1"/>
    <w:rsid w:val="07426EC4"/>
    <w:rsid w:val="074322A7"/>
    <w:rsid w:val="07444EC6"/>
    <w:rsid w:val="07464042"/>
    <w:rsid w:val="074B78AB"/>
    <w:rsid w:val="074D6C75"/>
    <w:rsid w:val="075524D7"/>
    <w:rsid w:val="075C5D77"/>
    <w:rsid w:val="075F1B38"/>
    <w:rsid w:val="07644792"/>
    <w:rsid w:val="0767529B"/>
    <w:rsid w:val="076D15CF"/>
    <w:rsid w:val="07761501"/>
    <w:rsid w:val="07767B5E"/>
    <w:rsid w:val="07770D56"/>
    <w:rsid w:val="077B2318"/>
    <w:rsid w:val="077D7F4A"/>
    <w:rsid w:val="077E1B67"/>
    <w:rsid w:val="077E3F66"/>
    <w:rsid w:val="078132CC"/>
    <w:rsid w:val="078B24C0"/>
    <w:rsid w:val="078E65AC"/>
    <w:rsid w:val="07934AE6"/>
    <w:rsid w:val="079910D5"/>
    <w:rsid w:val="079E5C2C"/>
    <w:rsid w:val="07AD596A"/>
    <w:rsid w:val="07B3334A"/>
    <w:rsid w:val="07B82B29"/>
    <w:rsid w:val="07C022F8"/>
    <w:rsid w:val="07C1191B"/>
    <w:rsid w:val="07C37441"/>
    <w:rsid w:val="07C709BF"/>
    <w:rsid w:val="07C76652"/>
    <w:rsid w:val="07CC56E3"/>
    <w:rsid w:val="07D16002"/>
    <w:rsid w:val="07D23B28"/>
    <w:rsid w:val="07D364E9"/>
    <w:rsid w:val="07D53AF0"/>
    <w:rsid w:val="07DB7DDA"/>
    <w:rsid w:val="07DFB764"/>
    <w:rsid w:val="07ED44BE"/>
    <w:rsid w:val="07ED6BBA"/>
    <w:rsid w:val="07F3148F"/>
    <w:rsid w:val="07F71A79"/>
    <w:rsid w:val="07FF06CF"/>
    <w:rsid w:val="08102B4A"/>
    <w:rsid w:val="081128A2"/>
    <w:rsid w:val="081C4969"/>
    <w:rsid w:val="082D0DDC"/>
    <w:rsid w:val="0834033F"/>
    <w:rsid w:val="08352372"/>
    <w:rsid w:val="08386081"/>
    <w:rsid w:val="083C410F"/>
    <w:rsid w:val="083D3A51"/>
    <w:rsid w:val="083F49A7"/>
    <w:rsid w:val="08451EB2"/>
    <w:rsid w:val="08460D9C"/>
    <w:rsid w:val="08470072"/>
    <w:rsid w:val="084C38DA"/>
    <w:rsid w:val="085140BA"/>
    <w:rsid w:val="085263EF"/>
    <w:rsid w:val="08637AFE"/>
    <w:rsid w:val="087B5AFA"/>
    <w:rsid w:val="08873BB0"/>
    <w:rsid w:val="08892439"/>
    <w:rsid w:val="088A64D5"/>
    <w:rsid w:val="089F49DA"/>
    <w:rsid w:val="08A96637"/>
    <w:rsid w:val="08AA23AF"/>
    <w:rsid w:val="08AC32C5"/>
    <w:rsid w:val="08AC4379"/>
    <w:rsid w:val="08B22F96"/>
    <w:rsid w:val="08B76C9F"/>
    <w:rsid w:val="08BD20E2"/>
    <w:rsid w:val="08C2594B"/>
    <w:rsid w:val="08C622F4"/>
    <w:rsid w:val="08CE42EF"/>
    <w:rsid w:val="08DA08BA"/>
    <w:rsid w:val="08DC4C5E"/>
    <w:rsid w:val="08EE6740"/>
    <w:rsid w:val="08F0375D"/>
    <w:rsid w:val="08F965F7"/>
    <w:rsid w:val="08FE60B1"/>
    <w:rsid w:val="09040FB7"/>
    <w:rsid w:val="09176F95"/>
    <w:rsid w:val="091B60CD"/>
    <w:rsid w:val="091C12AF"/>
    <w:rsid w:val="09271825"/>
    <w:rsid w:val="09284798"/>
    <w:rsid w:val="093323A4"/>
    <w:rsid w:val="093E2CF5"/>
    <w:rsid w:val="093F0D49"/>
    <w:rsid w:val="09432938"/>
    <w:rsid w:val="09502F56"/>
    <w:rsid w:val="095073FA"/>
    <w:rsid w:val="09507869"/>
    <w:rsid w:val="095427DA"/>
    <w:rsid w:val="0954785F"/>
    <w:rsid w:val="095A5E33"/>
    <w:rsid w:val="095E38C5"/>
    <w:rsid w:val="096A70CC"/>
    <w:rsid w:val="096F17C8"/>
    <w:rsid w:val="097053A7"/>
    <w:rsid w:val="09727863"/>
    <w:rsid w:val="097753F8"/>
    <w:rsid w:val="097A111F"/>
    <w:rsid w:val="098F1CD1"/>
    <w:rsid w:val="098F597B"/>
    <w:rsid w:val="09916B3E"/>
    <w:rsid w:val="09994DFF"/>
    <w:rsid w:val="099A07CD"/>
    <w:rsid w:val="09A1206E"/>
    <w:rsid w:val="09A137B2"/>
    <w:rsid w:val="09A911B7"/>
    <w:rsid w:val="09AFDF7B"/>
    <w:rsid w:val="09B656DA"/>
    <w:rsid w:val="09BE4364"/>
    <w:rsid w:val="09C552BB"/>
    <w:rsid w:val="09CA0709"/>
    <w:rsid w:val="09D90D99"/>
    <w:rsid w:val="09EC23D5"/>
    <w:rsid w:val="09ED2E9B"/>
    <w:rsid w:val="09EF7485"/>
    <w:rsid w:val="09F2841B"/>
    <w:rsid w:val="09FD2492"/>
    <w:rsid w:val="0A045CA0"/>
    <w:rsid w:val="0A0A00B0"/>
    <w:rsid w:val="0A0C0AFE"/>
    <w:rsid w:val="0A0D0E47"/>
    <w:rsid w:val="0A15581F"/>
    <w:rsid w:val="0A180D16"/>
    <w:rsid w:val="0A2819C9"/>
    <w:rsid w:val="0A3545FF"/>
    <w:rsid w:val="0A3A3EAC"/>
    <w:rsid w:val="0A454A85"/>
    <w:rsid w:val="0A474F49"/>
    <w:rsid w:val="0A4E088A"/>
    <w:rsid w:val="0A58429C"/>
    <w:rsid w:val="0A5B1BB3"/>
    <w:rsid w:val="0A5B35C9"/>
    <w:rsid w:val="0A6939AD"/>
    <w:rsid w:val="0A6A0048"/>
    <w:rsid w:val="0A6A2811"/>
    <w:rsid w:val="0A6C1872"/>
    <w:rsid w:val="0A717628"/>
    <w:rsid w:val="0A7669ED"/>
    <w:rsid w:val="0A79028B"/>
    <w:rsid w:val="0A7A3184"/>
    <w:rsid w:val="0A7B26AC"/>
    <w:rsid w:val="0A94584F"/>
    <w:rsid w:val="0A9B46E1"/>
    <w:rsid w:val="0AA55524"/>
    <w:rsid w:val="0AAC0660"/>
    <w:rsid w:val="0AB13EC9"/>
    <w:rsid w:val="0AC44F5F"/>
    <w:rsid w:val="0AC5231D"/>
    <w:rsid w:val="0AC90C66"/>
    <w:rsid w:val="0AC92FC0"/>
    <w:rsid w:val="0ADD3CCF"/>
    <w:rsid w:val="0AE61DC4"/>
    <w:rsid w:val="0AE67E1C"/>
    <w:rsid w:val="0AEB18EB"/>
    <w:rsid w:val="0AED107E"/>
    <w:rsid w:val="0AED3D99"/>
    <w:rsid w:val="0AEF054D"/>
    <w:rsid w:val="0AEF9FA5"/>
    <w:rsid w:val="0AF00BE1"/>
    <w:rsid w:val="0AF1403E"/>
    <w:rsid w:val="0B09160F"/>
    <w:rsid w:val="0B251D99"/>
    <w:rsid w:val="0B2911B4"/>
    <w:rsid w:val="0B2B5A29"/>
    <w:rsid w:val="0B330D82"/>
    <w:rsid w:val="0B407F54"/>
    <w:rsid w:val="0B470851"/>
    <w:rsid w:val="0B4E5BBB"/>
    <w:rsid w:val="0B501CD6"/>
    <w:rsid w:val="0B505490"/>
    <w:rsid w:val="0B540E39"/>
    <w:rsid w:val="0B56417F"/>
    <w:rsid w:val="0B574A70"/>
    <w:rsid w:val="0B5C5BE2"/>
    <w:rsid w:val="0B6A3512"/>
    <w:rsid w:val="0B705C68"/>
    <w:rsid w:val="0B73117E"/>
    <w:rsid w:val="0B76730B"/>
    <w:rsid w:val="0B8503AF"/>
    <w:rsid w:val="0B8C3FEE"/>
    <w:rsid w:val="0B8E420A"/>
    <w:rsid w:val="0B8E5FB8"/>
    <w:rsid w:val="0B935CB6"/>
    <w:rsid w:val="0B941820"/>
    <w:rsid w:val="0B942479"/>
    <w:rsid w:val="0B9C3825"/>
    <w:rsid w:val="0B9E36CA"/>
    <w:rsid w:val="0B9F78F8"/>
    <w:rsid w:val="0BA24924"/>
    <w:rsid w:val="0BA564C0"/>
    <w:rsid w:val="0BA65618"/>
    <w:rsid w:val="0BAF533C"/>
    <w:rsid w:val="0BB24230"/>
    <w:rsid w:val="0BB37342"/>
    <w:rsid w:val="0BB53545"/>
    <w:rsid w:val="0BB92B92"/>
    <w:rsid w:val="0BC11EE9"/>
    <w:rsid w:val="0BC23F01"/>
    <w:rsid w:val="0BCC0AE8"/>
    <w:rsid w:val="0BCD6AE0"/>
    <w:rsid w:val="0BD45EF5"/>
    <w:rsid w:val="0BD7170D"/>
    <w:rsid w:val="0BDC4F75"/>
    <w:rsid w:val="0BE46B89"/>
    <w:rsid w:val="0BEF27AA"/>
    <w:rsid w:val="0C012C2E"/>
    <w:rsid w:val="0C014219"/>
    <w:rsid w:val="0C040028"/>
    <w:rsid w:val="0C051ADA"/>
    <w:rsid w:val="0C063DA0"/>
    <w:rsid w:val="0C0753B5"/>
    <w:rsid w:val="0C0A7891"/>
    <w:rsid w:val="0C1558F4"/>
    <w:rsid w:val="0C173DC0"/>
    <w:rsid w:val="0C2A7251"/>
    <w:rsid w:val="0C3253C7"/>
    <w:rsid w:val="0C34090D"/>
    <w:rsid w:val="0C3B6F8D"/>
    <w:rsid w:val="0C437D3D"/>
    <w:rsid w:val="0C440B6E"/>
    <w:rsid w:val="0C453227"/>
    <w:rsid w:val="0C463BD6"/>
    <w:rsid w:val="0C467ED1"/>
    <w:rsid w:val="0C4843B9"/>
    <w:rsid w:val="0C4C20FB"/>
    <w:rsid w:val="0C4D5E73"/>
    <w:rsid w:val="0C526FE5"/>
    <w:rsid w:val="0C530905"/>
    <w:rsid w:val="0C560AFC"/>
    <w:rsid w:val="0C56445F"/>
    <w:rsid w:val="0C5E519C"/>
    <w:rsid w:val="0C733BB0"/>
    <w:rsid w:val="0C7565CC"/>
    <w:rsid w:val="0C764D8B"/>
    <w:rsid w:val="0C797D50"/>
    <w:rsid w:val="0C8B17DE"/>
    <w:rsid w:val="0C913DEE"/>
    <w:rsid w:val="0C917B0E"/>
    <w:rsid w:val="0C9F66CF"/>
    <w:rsid w:val="0CB93759"/>
    <w:rsid w:val="0CC343F1"/>
    <w:rsid w:val="0CD123FD"/>
    <w:rsid w:val="0CD2303E"/>
    <w:rsid w:val="0CE265BB"/>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58392E"/>
    <w:rsid w:val="0D6813B0"/>
    <w:rsid w:val="0D6C2E5E"/>
    <w:rsid w:val="0D6D123B"/>
    <w:rsid w:val="0D7124E4"/>
    <w:rsid w:val="0D755681"/>
    <w:rsid w:val="0D782A7C"/>
    <w:rsid w:val="0D7B2DD8"/>
    <w:rsid w:val="0D7E29E9"/>
    <w:rsid w:val="0D7F66C1"/>
    <w:rsid w:val="0D814026"/>
    <w:rsid w:val="0D8E0698"/>
    <w:rsid w:val="0D903407"/>
    <w:rsid w:val="0D9553DC"/>
    <w:rsid w:val="0D9B5E18"/>
    <w:rsid w:val="0D9DF329"/>
    <w:rsid w:val="0D9E2E2F"/>
    <w:rsid w:val="0DA73361"/>
    <w:rsid w:val="0DB066B9"/>
    <w:rsid w:val="0DB8738F"/>
    <w:rsid w:val="0DBA12E6"/>
    <w:rsid w:val="0DBD2F23"/>
    <w:rsid w:val="0DC1118A"/>
    <w:rsid w:val="0DC12892"/>
    <w:rsid w:val="0DC239CB"/>
    <w:rsid w:val="0DC45E43"/>
    <w:rsid w:val="0DD203DE"/>
    <w:rsid w:val="0DD33A21"/>
    <w:rsid w:val="0DD979BE"/>
    <w:rsid w:val="0DE325EB"/>
    <w:rsid w:val="0DE6032D"/>
    <w:rsid w:val="0DF50570"/>
    <w:rsid w:val="0DF8603F"/>
    <w:rsid w:val="0DFA02FC"/>
    <w:rsid w:val="0DFD487D"/>
    <w:rsid w:val="0E030754"/>
    <w:rsid w:val="0E0F52C5"/>
    <w:rsid w:val="0E287E81"/>
    <w:rsid w:val="0E2B3F92"/>
    <w:rsid w:val="0E3F0DAA"/>
    <w:rsid w:val="0E511C4A"/>
    <w:rsid w:val="0E5139F9"/>
    <w:rsid w:val="0E57377F"/>
    <w:rsid w:val="0E574F58"/>
    <w:rsid w:val="0E5F3B43"/>
    <w:rsid w:val="0E6772DC"/>
    <w:rsid w:val="0E7862A5"/>
    <w:rsid w:val="0E794CFD"/>
    <w:rsid w:val="0E7C5BBA"/>
    <w:rsid w:val="0E8518F4"/>
    <w:rsid w:val="0EB2602B"/>
    <w:rsid w:val="0EB2767E"/>
    <w:rsid w:val="0EB74AE1"/>
    <w:rsid w:val="0EB7AA10"/>
    <w:rsid w:val="0EB863CE"/>
    <w:rsid w:val="0EBA15E6"/>
    <w:rsid w:val="0EBB3568"/>
    <w:rsid w:val="0EC77F34"/>
    <w:rsid w:val="0EC8358F"/>
    <w:rsid w:val="0ECD582E"/>
    <w:rsid w:val="0ECE0AF3"/>
    <w:rsid w:val="0ECF0DC1"/>
    <w:rsid w:val="0ED168E7"/>
    <w:rsid w:val="0ED35683"/>
    <w:rsid w:val="0ED865FD"/>
    <w:rsid w:val="0ED923ED"/>
    <w:rsid w:val="0EEF78E5"/>
    <w:rsid w:val="0EF32D02"/>
    <w:rsid w:val="0EF85937"/>
    <w:rsid w:val="0EFC5E49"/>
    <w:rsid w:val="0EFD7D73"/>
    <w:rsid w:val="0EFE306C"/>
    <w:rsid w:val="0F026AA1"/>
    <w:rsid w:val="0F052A35"/>
    <w:rsid w:val="0F0F53C2"/>
    <w:rsid w:val="0F291536"/>
    <w:rsid w:val="0F2A5FF8"/>
    <w:rsid w:val="0F2B0886"/>
    <w:rsid w:val="0F2B6FD9"/>
    <w:rsid w:val="0F3375A2"/>
    <w:rsid w:val="0F385BA3"/>
    <w:rsid w:val="0F3D03EC"/>
    <w:rsid w:val="0F42FF64"/>
    <w:rsid w:val="0F4D1F44"/>
    <w:rsid w:val="0F4E6DB3"/>
    <w:rsid w:val="0F5372FC"/>
    <w:rsid w:val="0F5D447B"/>
    <w:rsid w:val="0F672951"/>
    <w:rsid w:val="0F6B6D3C"/>
    <w:rsid w:val="0F6C4862"/>
    <w:rsid w:val="0F705359"/>
    <w:rsid w:val="0F731801"/>
    <w:rsid w:val="0F8D0B11"/>
    <w:rsid w:val="0F8D6756"/>
    <w:rsid w:val="0F915C8D"/>
    <w:rsid w:val="0F917F09"/>
    <w:rsid w:val="0F9815A7"/>
    <w:rsid w:val="0F9F6E61"/>
    <w:rsid w:val="0F9FEC04"/>
    <w:rsid w:val="0FA22032"/>
    <w:rsid w:val="0FB32491"/>
    <w:rsid w:val="0FB33AEF"/>
    <w:rsid w:val="0FB95776"/>
    <w:rsid w:val="0FC51BF1"/>
    <w:rsid w:val="0FC5D72A"/>
    <w:rsid w:val="0FC9E0DA"/>
    <w:rsid w:val="0FD04DF1"/>
    <w:rsid w:val="0FD07339"/>
    <w:rsid w:val="0FD35650"/>
    <w:rsid w:val="0FD52583"/>
    <w:rsid w:val="0FD84745"/>
    <w:rsid w:val="0FDF5034"/>
    <w:rsid w:val="0FDFD0A1"/>
    <w:rsid w:val="0FE765B4"/>
    <w:rsid w:val="0FEEE00F"/>
    <w:rsid w:val="0FF423D1"/>
    <w:rsid w:val="0FF543DF"/>
    <w:rsid w:val="0FF85943"/>
    <w:rsid w:val="0FF9C466"/>
    <w:rsid w:val="0FFB2085"/>
    <w:rsid w:val="0FFB5A05"/>
    <w:rsid w:val="0FFB9F82"/>
    <w:rsid w:val="0FFBE08C"/>
    <w:rsid w:val="0FFC093F"/>
    <w:rsid w:val="0FFD653F"/>
    <w:rsid w:val="0FFE1169"/>
    <w:rsid w:val="0FFE93FA"/>
    <w:rsid w:val="0FFF45E6"/>
    <w:rsid w:val="0FFF84DA"/>
    <w:rsid w:val="0FFFB0C0"/>
    <w:rsid w:val="10014FAA"/>
    <w:rsid w:val="10101691"/>
    <w:rsid w:val="101464A7"/>
    <w:rsid w:val="101C1267"/>
    <w:rsid w:val="102E6A16"/>
    <w:rsid w:val="1035519A"/>
    <w:rsid w:val="10364FD2"/>
    <w:rsid w:val="10376C1E"/>
    <w:rsid w:val="103919DF"/>
    <w:rsid w:val="10392996"/>
    <w:rsid w:val="103A04BC"/>
    <w:rsid w:val="10401F77"/>
    <w:rsid w:val="104B091B"/>
    <w:rsid w:val="104B4477"/>
    <w:rsid w:val="104C57CD"/>
    <w:rsid w:val="104E6B06"/>
    <w:rsid w:val="10520D03"/>
    <w:rsid w:val="10593038"/>
    <w:rsid w:val="105C6685"/>
    <w:rsid w:val="10602B4E"/>
    <w:rsid w:val="10613C9B"/>
    <w:rsid w:val="106A0DA2"/>
    <w:rsid w:val="106E4B7E"/>
    <w:rsid w:val="106F213F"/>
    <w:rsid w:val="109220A6"/>
    <w:rsid w:val="1096176D"/>
    <w:rsid w:val="10962649"/>
    <w:rsid w:val="109E0A4B"/>
    <w:rsid w:val="109F7528"/>
    <w:rsid w:val="10A32505"/>
    <w:rsid w:val="10AB3168"/>
    <w:rsid w:val="10AC1DFC"/>
    <w:rsid w:val="10AF2C58"/>
    <w:rsid w:val="10B244F7"/>
    <w:rsid w:val="10B92DB2"/>
    <w:rsid w:val="10BF0AC1"/>
    <w:rsid w:val="10C35BFC"/>
    <w:rsid w:val="10D0497D"/>
    <w:rsid w:val="10DC36E5"/>
    <w:rsid w:val="10DE4159"/>
    <w:rsid w:val="10E33C30"/>
    <w:rsid w:val="10E42FAD"/>
    <w:rsid w:val="10F77E9A"/>
    <w:rsid w:val="10FD17F7"/>
    <w:rsid w:val="11034D52"/>
    <w:rsid w:val="11241AA9"/>
    <w:rsid w:val="112700C0"/>
    <w:rsid w:val="11274EE5"/>
    <w:rsid w:val="112C6057"/>
    <w:rsid w:val="11312DA5"/>
    <w:rsid w:val="113770C6"/>
    <w:rsid w:val="113E12EE"/>
    <w:rsid w:val="113F1697"/>
    <w:rsid w:val="113F4015"/>
    <w:rsid w:val="114415F3"/>
    <w:rsid w:val="11477282"/>
    <w:rsid w:val="114A0BD3"/>
    <w:rsid w:val="11585FBF"/>
    <w:rsid w:val="115D0906"/>
    <w:rsid w:val="11687925"/>
    <w:rsid w:val="11731ED8"/>
    <w:rsid w:val="11762382"/>
    <w:rsid w:val="117874EE"/>
    <w:rsid w:val="117B1425"/>
    <w:rsid w:val="11825E91"/>
    <w:rsid w:val="118440E5"/>
    <w:rsid w:val="119027DB"/>
    <w:rsid w:val="119A3908"/>
    <w:rsid w:val="119B1D62"/>
    <w:rsid w:val="11B10C8D"/>
    <w:rsid w:val="11B81FE1"/>
    <w:rsid w:val="11BA35D3"/>
    <w:rsid w:val="11CE35B2"/>
    <w:rsid w:val="11D0732A"/>
    <w:rsid w:val="11D708DB"/>
    <w:rsid w:val="11DF6829"/>
    <w:rsid w:val="11E22BBA"/>
    <w:rsid w:val="11EA4112"/>
    <w:rsid w:val="11EC7CCD"/>
    <w:rsid w:val="11F11997"/>
    <w:rsid w:val="11F76814"/>
    <w:rsid w:val="11FF9E3E"/>
    <w:rsid w:val="12026198"/>
    <w:rsid w:val="120E1C01"/>
    <w:rsid w:val="1218507C"/>
    <w:rsid w:val="122338FE"/>
    <w:rsid w:val="1234018E"/>
    <w:rsid w:val="12452898"/>
    <w:rsid w:val="124B69B1"/>
    <w:rsid w:val="124F5E1C"/>
    <w:rsid w:val="12562749"/>
    <w:rsid w:val="125961DD"/>
    <w:rsid w:val="125C0BBE"/>
    <w:rsid w:val="126B26FB"/>
    <w:rsid w:val="126D4B79"/>
    <w:rsid w:val="12796F1F"/>
    <w:rsid w:val="127F373F"/>
    <w:rsid w:val="12880BE8"/>
    <w:rsid w:val="128911EC"/>
    <w:rsid w:val="128E689D"/>
    <w:rsid w:val="12902AF8"/>
    <w:rsid w:val="129A3494"/>
    <w:rsid w:val="129A6DBB"/>
    <w:rsid w:val="12A0267D"/>
    <w:rsid w:val="12A12A75"/>
    <w:rsid w:val="12B51E71"/>
    <w:rsid w:val="12BC78AF"/>
    <w:rsid w:val="12BE53D5"/>
    <w:rsid w:val="12CA4769"/>
    <w:rsid w:val="12CC5D44"/>
    <w:rsid w:val="12CE2581"/>
    <w:rsid w:val="12D06EB6"/>
    <w:rsid w:val="12D17ABF"/>
    <w:rsid w:val="12E30515"/>
    <w:rsid w:val="12EB50F8"/>
    <w:rsid w:val="12F47048"/>
    <w:rsid w:val="12FD6838"/>
    <w:rsid w:val="131119A8"/>
    <w:rsid w:val="13192F98"/>
    <w:rsid w:val="131D5C7D"/>
    <w:rsid w:val="13217712"/>
    <w:rsid w:val="13290E76"/>
    <w:rsid w:val="132C043A"/>
    <w:rsid w:val="132D1C36"/>
    <w:rsid w:val="13433097"/>
    <w:rsid w:val="134753CA"/>
    <w:rsid w:val="134F24D1"/>
    <w:rsid w:val="13507A9C"/>
    <w:rsid w:val="13559E3E"/>
    <w:rsid w:val="135D72FF"/>
    <w:rsid w:val="135E5315"/>
    <w:rsid w:val="13653AA2"/>
    <w:rsid w:val="136D157D"/>
    <w:rsid w:val="136F13DE"/>
    <w:rsid w:val="137E6912"/>
    <w:rsid w:val="138D4392"/>
    <w:rsid w:val="13B73651"/>
    <w:rsid w:val="13C46A1B"/>
    <w:rsid w:val="13C702B9"/>
    <w:rsid w:val="13C76145"/>
    <w:rsid w:val="13CC3B21"/>
    <w:rsid w:val="13CC58CF"/>
    <w:rsid w:val="13CC7841"/>
    <w:rsid w:val="13D53F8C"/>
    <w:rsid w:val="13D75AC4"/>
    <w:rsid w:val="13D76995"/>
    <w:rsid w:val="13D7A9E5"/>
    <w:rsid w:val="13E45AAD"/>
    <w:rsid w:val="13EA5A86"/>
    <w:rsid w:val="13EC47F1"/>
    <w:rsid w:val="13F689E1"/>
    <w:rsid w:val="13F92F16"/>
    <w:rsid w:val="13F96B6D"/>
    <w:rsid w:val="13FD0C4E"/>
    <w:rsid w:val="13FF3A14"/>
    <w:rsid w:val="14011A1D"/>
    <w:rsid w:val="14061A35"/>
    <w:rsid w:val="140F16A4"/>
    <w:rsid w:val="14170592"/>
    <w:rsid w:val="142179C9"/>
    <w:rsid w:val="14257AC5"/>
    <w:rsid w:val="14264FE0"/>
    <w:rsid w:val="142F71C0"/>
    <w:rsid w:val="14351626"/>
    <w:rsid w:val="14461872"/>
    <w:rsid w:val="144638D4"/>
    <w:rsid w:val="14503670"/>
    <w:rsid w:val="1450551C"/>
    <w:rsid w:val="14601058"/>
    <w:rsid w:val="1461426A"/>
    <w:rsid w:val="14644D13"/>
    <w:rsid w:val="14696839"/>
    <w:rsid w:val="146F2F85"/>
    <w:rsid w:val="147B708C"/>
    <w:rsid w:val="147E4E1C"/>
    <w:rsid w:val="1487769E"/>
    <w:rsid w:val="148A7C64"/>
    <w:rsid w:val="14900FF3"/>
    <w:rsid w:val="149667EE"/>
    <w:rsid w:val="14966EE6"/>
    <w:rsid w:val="149B3054"/>
    <w:rsid w:val="14A01EC6"/>
    <w:rsid w:val="14A575BA"/>
    <w:rsid w:val="14BD55AE"/>
    <w:rsid w:val="14DB44DB"/>
    <w:rsid w:val="14DF7B55"/>
    <w:rsid w:val="14E1232E"/>
    <w:rsid w:val="14E135FC"/>
    <w:rsid w:val="14E60C13"/>
    <w:rsid w:val="14EB1960"/>
    <w:rsid w:val="14F403C4"/>
    <w:rsid w:val="14F50F67"/>
    <w:rsid w:val="14F8099B"/>
    <w:rsid w:val="14FD76E5"/>
    <w:rsid w:val="14FE214A"/>
    <w:rsid w:val="15035321"/>
    <w:rsid w:val="150A4A50"/>
    <w:rsid w:val="150B518F"/>
    <w:rsid w:val="151213C0"/>
    <w:rsid w:val="151612A0"/>
    <w:rsid w:val="15190A3D"/>
    <w:rsid w:val="151A40A9"/>
    <w:rsid w:val="15233C15"/>
    <w:rsid w:val="1527796B"/>
    <w:rsid w:val="153F2706"/>
    <w:rsid w:val="153F7CF8"/>
    <w:rsid w:val="154F78BE"/>
    <w:rsid w:val="156F567A"/>
    <w:rsid w:val="15725053"/>
    <w:rsid w:val="157B3EF3"/>
    <w:rsid w:val="158C5316"/>
    <w:rsid w:val="159438C8"/>
    <w:rsid w:val="15991BC6"/>
    <w:rsid w:val="15A05265"/>
    <w:rsid w:val="15A05CB5"/>
    <w:rsid w:val="15A317D4"/>
    <w:rsid w:val="15A3563A"/>
    <w:rsid w:val="15A41965"/>
    <w:rsid w:val="15A91713"/>
    <w:rsid w:val="15A9236C"/>
    <w:rsid w:val="15A93381"/>
    <w:rsid w:val="15AD5965"/>
    <w:rsid w:val="15B61B95"/>
    <w:rsid w:val="15B90314"/>
    <w:rsid w:val="15C36F7A"/>
    <w:rsid w:val="15C947BC"/>
    <w:rsid w:val="15CA4D97"/>
    <w:rsid w:val="15DF77DA"/>
    <w:rsid w:val="15E1607E"/>
    <w:rsid w:val="15E213DA"/>
    <w:rsid w:val="15E275F7"/>
    <w:rsid w:val="15EAA6C2"/>
    <w:rsid w:val="15F13764"/>
    <w:rsid w:val="15F7240A"/>
    <w:rsid w:val="15FE2609"/>
    <w:rsid w:val="16022814"/>
    <w:rsid w:val="16047210"/>
    <w:rsid w:val="16065361"/>
    <w:rsid w:val="16111CBF"/>
    <w:rsid w:val="1618304E"/>
    <w:rsid w:val="161D4345"/>
    <w:rsid w:val="162B0853"/>
    <w:rsid w:val="162C39BB"/>
    <w:rsid w:val="162E0AC3"/>
    <w:rsid w:val="162E4177"/>
    <w:rsid w:val="1632644A"/>
    <w:rsid w:val="163653BC"/>
    <w:rsid w:val="163F2F38"/>
    <w:rsid w:val="1648653C"/>
    <w:rsid w:val="164D0F49"/>
    <w:rsid w:val="16502C55"/>
    <w:rsid w:val="165247B2"/>
    <w:rsid w:val="165738F2"/>
    <w:rsid w:val="16585B40"/>
    <w:rsid w:val="165EF8EF"/>
    <w:rsid w:val="1661039A"/>
    <w:rsid w:val="16610551"/>
    <w:rsid w:val="16691AFB"/>
    <w:rsid w:val="166B608E"/>
    <w:rsid w:val="16795390"/>
    <w:rsid w:val="167A1613"/>
    <w:rsid w:val="16814FF3"/>
    <w:rsid w:val="16872E8C"/>
    <w:rsid w:val="168D25F7"/>
    <w:rsid w:val="16925445"/>
    <w:rsid w:val="169833CB"/>
    <w:rsid w:val="169E740B"/>
    <w:rsid w:val="16A13043"/>
    <w:rsid w:val="16A91EF8"/>
    <w:rsid w:val="16AA639C"/>
    <w:rsid w:val="16BC2FBC"/>
    <w:rsid w:val="16BF9672"/>
    <w:rsid w:val="16CB6D8E"/>
    <w:rsid w:val="16D3103C"/>
    <w:rsid w:val="16D51F41"/>
    <w:rsid w:val="16D76A65"/>
    <w:rsid w:val="16DA0094"/>
    <w:rsid w:val="16DB2158"/>
    <w:rsid w:val="16E318AE"/>
    <w:rsid w:val="16F1492D"/>
    <w:rsid w:val="16F513EF"/>
    <w:rsid w:val="16F6CE41"/>
    <w:rsid w:val="17036CB8"/>
    <w:rsid w:val="17070757"/>
    <w:rsid w:val="170C1AE4"/>
    <w:rsid w:val="170D11CC"/>
    <w:rsid w:val="170E4685"/>
    <w:rsid w:val="17147CB9"/>
    <w:rsid w:val="171750B3"/>
    <w:rsid w:val="171F2696"/>
    <w:rsid w:val="17215D19"/>
    <w:rsid w:val="1723320B"/>
    <w:rsid w:val="17263548"/>
    <w:rsid w:val="1728539B"/>
    <w:rsid w:val="172A4CF6"/>
    <w:rsid w:val="172D2845"/>
    <w:rsid w:val="173259EC"/>
    <w:rsid w:val="17464176"/>
    <w:rsid w:val="174B0D9F"/>
    <w:rsid w:val="174B19B8"/>
    <w:rsid w:val="17556281"/>
    <w:rsid w:val="17573B61"/>
    <w:rsid w:val="176443F5"/>
    <w:rsid w:val="176C17D0"/>
    <w:rsid w:val="176D1177"/>
    <w:rsid w:val="176E561B"/>
    <w:rsid w:val="177F293C"/>
    <w:rsid w:val="177F76C0"/>
    <w:rsid w:val="177FA5F3"/>
    <w:rsid w:val="1781499D"/>
    <w:rsid w:val="179B3F36"/>
    <w:rsid w:val="17AC1CA0"/>
    <w:rsid w:val="17B62A3B"/>
    <w:rsid w:val="17B635A4"/>
    <w:rsid w:val="17BD1234"/>
    <w:rsid w:val="17BE19D3"/>
    <w:rsid w:val="17C76AD9"/>
    <w:rsid w:val="17DBC8D1"/>
    <w:rsid w:val="17DD6E2C"/>
    <w:rsid w:val="17DE651C"/>
    <w:rsid w:val="17DF5147"/>
    <w:rsid w:val="17E30BAF"/>
    <w:rsid w:val="17E458DD"/>
    <w:rsid w:val="17E8EF3B"/>
    <w:rsid w:val="17EC3D76"/>
    <w:rsid w:val="17F35B20"/>
    <w:rsid w:val="17F5DF29"/>
    <w:rsid w:val="17F84605"/>
    <w:rsid w:val="17FA824F"/>
    <w:rsid w:val="17FEC0F1"/>
    <w:rsid w:val="17FECA30"/>
    <w:rsid w:val="17FF3CCE"/>
    <w:rsid w:val="18064B2E"/>
    <w:rsid w:val="180B1496"/>
    <w:rsid w:val="180C3847"/>
    <w:rsid w:val="18137F71"/>
    <w:rsid w:val="181630EA"/>
    <w:rsid w:val="18236611"/>
    <w:rsid w:val="182840FE"/>
    <w:rsid w:val="182B2705"/>
    <w:rsid w:val="183775BA"/>
    <w:rsid w:val="183C240D"/>
    <w:rsid w:val="18532A8C"/>
    <w:rsid w:val="18560AC9"/>
    <w:rsid w:val="18583BD5"/>
    <w:rsid w:val="18694035"/>
    <w:rsid w:val="18722EE9"/>
    <w:rsid w:val="187F77BF"/>
    <w:rsid w:val="1881312C"/>
    <w:rsid w:val="18936E6A"/>
    <w:rsid w:val="18A4216F"/>
    <w:rsid w:val="18A474FD"/>
    <w:rsid w:val="18B6485F"/>
    <w:rsid w:val="18C272A1"/>
    <w:rsid w:val="18C33745"/>
    <w:rsid w:val="18C63B73"/>
    <w:rsid w:val="18E84F59"/>
    <w:rsid w:val="18F2197B"/>
    <w:rsid w:val="18F916EA"/>
    <w:rsid w:val="18FB0E90"/>
    <w:rsid w:val="18FF36EC"/>
    <w:rsid w:val="19035D5A"/>
    <w:rsid w:val="1908655F"/>
    <w:rsid w:val="190B6E9A"/>
    <w:rsid w:val="190C1415"/>
    <w:rsid w:val="190E24E6"/>
    <w:rsid w:val="191D5610"/>
    <w:rsid w:val="191E6BCD"/>
    <w:rsid w:val="192959AF"/>
    <w:rsid w:val="193957B5"/>
    <w:rsid w:val="193C7053"/>
    <w:rsid w:val="193E0B05"/>
    <w:rsid w:val="1942602D"/>
    <w:rsid w:val="19435421"/>
    <w:rsid w:val="194D1260"/>
    <w:rsid w:val="195C14A3"/>
    <w:rsid w:val="195C5DF6"/>
    <w:rsid w:val="19631CB7"/>
    <w:rsid w:val="196A1DC5"/>
    <w:rsid w:val="19706118"/>
    <w:rsid w:val="19744A3F"/>
    <w:rsid w:val="197D4330"/>
    <w:rsid w:val="199A4A77"/>
    <w:rsid w:val="199B6470"/>
    <w:rsid w:val="19AC242B"/>
    <w:rsid w:val="19B6671E"/>
    <w:rsid w:val="19B854D3"/>
    <w:rsid w:val="19B915C3"/>
    <w:rsid w:val="19BA4605"/>
    <w:rsid w:val="19C0022C"/>
    <w:rsid w:val="19C220EE"/>
    <w:rsid w:val="19C71B4A"/>
    <w:rsid w:val="19CB211F"/>
    <w:rsid w:val="19D64119"/>
    <w:rsid w:val="19E33973"/>
    <w:rsid w:val="19E90135"/>
    <w:rsid w:val="19E90A8E"/>
    <w:rsid w:val="19EA2F53"/>
    <w:rsid w:val="19EC7C28"/>
    <w:rsid w:val="19F20775"/>
    <w:rsid w:val="19F25277"/>
    <w:rsid w:val="19F450C8"/>
    <w:rsid w:val="19FA6567"/>
    <w:rsid w:val="1A041C53"/>
    <w:rsid w:val="1A080271"/>
    <w:rsid w:val="1A141D7E"/>
    <w:rsid w:val="1A24165B"/>
    <w:rsid w:val="1A2B593E"/>
    <w:rsid w:val="1A33220D"/>
    <w:rsid w:val="1A383CBF"/>
    <w:rsid w:val="1A3D3083"/>
    <w:rsid w:val="1A451613"/>
    <w:rsid w:val="1A4F2EBC"/>
    <w:rsid w:val="1A536C1B"/>
    <w:rsid w:val="1A5B0763"/>
    <w:rsid w:val="1A6227C5"/>
    <w:rsid w:val="1A66082C"/>
    <w:rsid w:val="1A6A4C5B"/>
    <w:rsid w:val="1A6EC9D6"/>
    <w:rsid w:val="1A7D2861"/>
    <w:rsid w:val="1A7D383F"/>
    <w:rsid w:val="1A8D79B5"/>
    <w:rsid w:val="1A943933"/>
    <w:rsid w:val="1A952EBF"/>
    <w:rsid w:val="1A956143"/>
    <w:rsid w:val="1AA24D9F"/>
    <w:rsid w:val="1AAA5CD7"/>
    <w:rsid w:val="1AB27C85"/>
    <w:rsid w:val="1ABC1257"/>
    <w:rsid w:val="1AC71042"/>
    <w:rsid w:val="1AD10211"/>
    <w:rsid w:val="1ADD35D2"/>
    <w:rsid w:val="1ADD4E90"/>
    <w:rsid w:val="1AED6432"/>
    <w:rsid w:val="1AEF5A83"/>
    <w:rsid w:val="1AF35FC0"/>
    <w:rsid w:val="1AF40A84"/>
    <w:rsid w:val="1AF610A6"/>
    <w:rsid w:val="1AF91E57"/>
    <w:rsid w:val="1AFA6510"/>
    <w:rsid w:val="1AFD0A64"/>
    <w:rsid w:val="1B1069E9"/>
    <w:rsid w:val="1B157ABC"/>
    <w:rsid w:val="1B1A2291"/>
    <w:rsid w:val="1B1D2ECC"/>
    <w:rsid w:val="1B2D759B"/>
    <w:rsid w:val="1B372675"/>
    <w:rsid w:val="1B3F75E1"/>
    <w:rsid w:val="1B4213D3"/>
    <w:rsid w:val="1B4A29CD"/>
    <w:rsid w:val="1B5468D6"/>
    <w:rsid w:val="1B5628C3"/>
    <w:rsid w:val="1B604DF7"/>
    <w:rsid w:val="1B656E92"/>
    <w:rsid w:val="1B662AAD"/>
    <w:rsid w:val="1B752E8E"/>
    <w:rsid w:val="1B761FCE"/>
    <w:rsid w:val="1B7702B2"/>
    <w:rsid w:val="1B7A20B5"/>
    <w:rsid w:val="1B7B7F02"/>
    <w:rsid w:val="1B7C3DD2"/>
    <w:rsid w:val="1B7C65B2"/>
    <w:rsid w:val="1B7D6C5B"/>
    <w:rsid w:val="1B7F7C16"/>
    <w:rsid w:val="1B811695"/>
    <w:rsid w:val="1B8371BB"/>
    <w:rsid w:val="1B85495B"/>
    <w:rsid w:val="1B882A24"/>
    <w:rsid w:val="1B884CB7"/>
    <w:rsid w:val="1B8D3EAE"/>
    <w:rsid w:val="1B903686"/>
    <w:rsid w:val="1B9220BB"/>
    <w:rsid w:val="1B924690"/>
    <w:rsid w:val="1B9C027D"/>
    <w:rsid w:val="1BAC6712"/>
    <w:rsid w:val="1BB76E65"/>
    <w:rsid w:val="1BB83309"/>
    <w:rsid w:val="1BBA3A2F"/>
    <w:rsid w:val="1BBC0CDF"/>
    <w:rsid w:val="1BBFA1A4"/>
    <w:rsid w:val="1BC100B9"/>
    <w:rsid w:val="1BC157A5"/>
    <w:rsid w:val="1BC700A6"/>
    <w:rsid w:val="1BC81CBE"/>
    <w:rsid w:val="1BCC3FDD"/>
    <w:rsid w:val="1BD45C69"/>
    <w:rsid w:val="1BDA3608"/>
    <w:rsid w:val="1BDE5C81"/>
    <w:rsid w:val="1BE02851"/>
    <w:rsid w:val="1BE35EAC"/>
    <w:rsid w:val="1BE52C44"/>
    <w:rsid w:val="1BE7046B"/>
    <w:rsid w:val="1BE834C2"/>
    <w:rsid w:val="1BEF8922"/>
    <w:rsid w:val="1BF9122C"/>
    <w:rsid w:val="1BFD9FA9"/>
    <w:rsid w:val="1BFF53D2"/>
    <w:rsid w:val="1BFFFD79"/>
    <w:rsid w:val="1C112A19"/>
    <w:rsid w:val="1C113C73"/>
    <w:rsid w:val="1C1401D7"/>
    <w:rsid w:val="1C1B1166"/>
    <w:rsid w:val="1C295ECB"/>
    <w:rsid w:val="1C314E69"/>
    <w:rsid w:val="1C321C74"/>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418E3"/>
    <w:rsid w:val="1CA83733"/>
    <w:rsid w:val="1CA91CFC"/>
    <w:rsid w:val="1CB1430D"/>
    <w:rsid w:val="1CB177EC"/>
    <w:rsid w:val="1CBF5FD1"/>
    <w:rsid w:val="1CCA2B27"/>
    <w:rsid w:val="1CCF4646"/>
    <w:rsid w:val="1CDD3A0E"/>
    <w:rsid w:val="1CDD6D9F"/>
    <w:rsid w:val="1CDEEE51"/>
    <w:rsid w:val="1CE05634"/>
    <w:rsid w:val="1CE1063D"/>
    <w:rsid w:val="1CE33594"/>
    <w:rsid w:val="1CEE1090"/>
    <w:rsid w:val="1CEF6B87"/>
    <w:rsid w:val="1CF7216B"/>
    <w:rsid w:val="1CF74DC1"/>
    <w:rsid w:val="1CFA1A56"/>
    <w:rsid w:val="1CFE9920"/>
    <w:rsid w:val="1CFED7A3"/>
    <w:rsid w:val="1D201C64"/>
    <w:rsid w:val="1D222A1E"/>
    <w:rsid w:val="1D24677C"/>
    <w:rsid w:val="1D32228C"/>
    <w:rsid w:val="1D365280"/>
    <w:rsid w:val="1D390EE0"/>
    <w:rsid w:val="1D4E30E0"/>
    <w:rsid w:val="1D510BB8"/>
    <w:rsid w:val="1D5726AE"/>
    <w:rsid w:val="1D5B8306"/>
    <w:rsid w:val="1D631052"/>
    <w:rsid w:val="1D6923E1"/>
    <w:rsid w:val="1D7702A0"/>
    <w:rsid w:val="1D7D9222"/>
    <w:rsid w:val="1D816BAA"/>
    <w:rsid w:val="1D83660F"/>
    <w:rsid w:val="1D905BC0"/>
    <w:rsid w:val="1D9A4E1B"/>
    <w:rsid w:val="1DA5DDDE"/>
    <w:rsid w:val="1DB05516"/>
    <w:rsid w:val="1DB16262"/>
    <w:rsid w:val="1DB261F1"/>
    <w:rsid w:val="1DB878B6"/>
    <w:rsid w:val="1DBA4F9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7BBC"/>
    <w:rsid w:val="1DFFFD04"/>
    <w:rsid w:val="1E0210C9"/>
    <w:rsid w:val="1E02787B"/>
    <w:rsid w:val="1E076048"/>
    <w:rsid w:val="1E0C5091"/>
    <w:rsid w:val="1E0E6229"/>
    <w:rsid w:val="1E110AAE"/>
    <w:rsid w:val="1E1214A4"/>
    <w:rsid w:val="1E14209B"/>
    <w:rsid w:val="1E142B9C"/>
    <w:rsid w:val="1E1E766F"/>
    <w:rsid w:val="1E206F43"/>
    <w:rsid w:val="1E2E21FA"/>
    <w:rsid w:val="1E3824DF"/>
    <w:rsid w:val="1E3A63E9"/>
    <w:rsid w:val="1E4B2FC7"/>
    <w:rsid w:val="1E4C1AE7"/>
    <w:rsid w:val="1E561CB2"/>
    <w:rsid w:val="1E5D0712"/>
    <w:rsid w:val="1E693DBB"/>
    <w:rsid w:val="1E6A6411"/>
    <w:rsid w:val="1E6E5F01"/>
    <w:rsid w:val="1E707ECB"/>
    <w:rsid w:val="1E7159F1"/>
    <w:rsid w:val="1E773774"/>
    <w:rsid w:val="1E7D5ADD"/>
    <w:rsid w:val="1E7DC577"/>
    <w:rsid w:val="1E8043CD"/>
    <w:rsid w:val="1E805C34"/>
    <w:rsid w:val="1E85149C"/>
    <w:rsid w:val="1E8869CA"/>
    <w:rsid w:val="1E8B697F"/>
    <w:rsid w:val="1E967206"/>
    <w:rsid w:val="1E990BD3"/>
    <w:rsid w:val="1E9FA133"/>
    <w:rsid w:val="1EA11BFC"/>
    <w:rsid w:val="1EA7630C"/>
    <w:rsid w:val="1EA97269"/>
    <w:rsid w:val="1EB55657"/>
    <w:rsid w:val="1EB64872"/>
    <w:rsid w:val="1ECB750D"/>
    <w:rsid w:val="1ED7961C"/>
    <w:rsid w:val="1EDE4F4A"/>
    <w:rsid w:val="1EDE5EDA"/>
    <w:rsid w:val="1EDF0DFC"/>
    <w:rsid w:val="1EEC8EB9"/>
    <w:rsid w:val="1EEF78D9"/>
    <w:rsid w:val="1EF3CD24"/>
    <w:rsid w:val="1EF47B1B"/>
    <w:rsid w:val="1EF67CA4"/>
    <w:rsid w:val="1EF94862"/>
    <w:rsid w:val="1EFB350D"/>
    <w:rsid w:val="1EFE69AB"/>
    <w:rsid w:val="1EFED27D"/>
    <w:rsid w:val="1F026649"/>
    <w:rsid w:val="1F063C17"/>
    <w:rsid w:val="1F095F07"/>
    <w:rsid w:val="1F0E06C2"/>
    <w:rsid w:val="1F152820"/>
    <w:rsid w:val="1F1B770B"/>
    <w:rsid w:val="1F26058A"/>
    <w:rsid w:val="1F282554"/>
    <w:rsid w:val="1F2C42F5"/>
    <w:rsid w:val="1F2D0A6E"/>
    <w:rsid w:val="1F3233D2"/>
    <w:rsid w:val="1F32696E"/>
    <w:rsid w:val="1F365447"/>
    <w:rsid w:val="1F3D2C05"/>
    <w:rsid w:val="1F3FE216"/>
    <w:rsid w:val="1F4FE79D"/>
    <w:rsid w:val="1F552C1D"/>
    <w:rsid w:val="1F5B251F"/>
    <w:rsid w:val="1F5C0367"/>
    <w:rsid w:val="1F646212"/>
    <w:rsid w:val="1F6A67BE"/>
    <w:rsid w:val="1F6E33C2"/>
    <w:rsid w:val="1F7301A5"/>
    <w:rsid w:val="1F8466C1"/>
    <w:rsid w:val="1F881244"/>
    <w:rsid w:val="1F8A1EBA"/>
    <w:rsid w:val="1F96543C"/>
    <w:rsid w:val="1F9AAB48"/>
    <w:rsid w:val="1FA25AEB"/>
    <w:rsid w:val="1FA30556"/>
    <w:rsid w:val="1FA311EA"/>
    <w:rsid w:val="1FAB0A8F"/>
    <w:rsid w:val="1FAF895C"/>
    <w:rsid w:val="1FB13C8F"/>
    <w:rsid w:val="1FB337F2"/>
    <w:rsid w:val="1FB7C317"/>
    <w:rsid w:val="1FB811C3"/>
    <w:rsid w:val="1FBC7140"/>
    <w:rsid w:val="1FBF1809"/>
    <w:rsid w:val="1FC42F0B"/>
    <w:rsid w:val="1FC55DBE"/>
    <w:rsid w:val="1FC94CE1"/>
    <w:rsid w:val="1FCE3C4A"/>
    <w:rsid w:val="1FCF16A6"/>
    <w:rsid w:val="1FD06747"/>
    <w:rsid w:val="1FD19859"/>
    <w:rsid w:val="1FD53F4A"/>
    <w:rsid w:val="1FDB5BB2"/>
    <w:rsid w:val="1FDB75C6"/>
    <w:rsid w:val="1FDB8509"/>
    <w:rsid w:val="1FDEC250"/>
    <w:rsid w:val="1FDFF1F1"/>
    <w:rsid w:val="1FE02E2E"/>
    <w:rsid w:val="1FE31D23"/>
    <w:rsid w:val="1FE4496A"/>
    <w:rsid w:val="1FE7C00B"/>
    <w:rsid w:val="1FEEE120"/>
    <w:rsid w:val="1FEF6BCD"/>
    <w:rsid w:val="1FF11AC7"/>
    <w:rsid w:val="1FF2E3B7"/>
    <w:rsid w:val="1FF54856"/>
    <w:rsid w:val="1FF69699"/>
    <w:rsid w:val="1FF6C743"/>
    <w:rsid w:val="1FF70580"/>
    <w:rsid w:val="1FF75CCF"/>
    <w:rsid w:val="1FF76B18"/>
    <w:rsid w:val="1FF7A538"/>
    <w:rsid w:val="1FF8BCA5"/>
    <w:rsid w:val="1FFB37C4"/>
    <w:rsid w:val="1FFC578E"/>
    <w:rsid w:val="1FFC6B8C"/>
    <w:rsid w:val="1FFDA17D"/>
    <w:rsid w:val="1FFDBB2B"/>
    <w:rsid w:val="1FFE2CCC"/>
    <w:rsid w:val="1FFE5202"/>
    <w:rsid w:val="1FFF2CD4"/>
    <w:rsid w:val="1FFF36F1"/>
    <w:rsid w:val="1FFF7F4F"/>
    <w:rsid w:val="1FFF96BC"/>
    <w:rsid w:val="1FFFA42F"/>
    <w:rsid w:val="1FFFD4C6"/>
    <w:rsid w:val="1FFFDCE4"/>
    <w:rsid w:val="1FFFE109"/>
    <w:rsid w:val="200A7EAB"/>
    <w:rsid w:val="20196CC9"/>
    <w:rsid w:val="201C7BDE"/>
    <w:rsid w:val="201E4354"/>
    <w:rsid w:val="20360CA0"/>
    <w:rsid w:val="203C57CC"/>
    <w:rsid w:val="20454F5E"/>
    <w:rsid w:val="204576BD"/>
    <w:rsid w:val="204C26F0"/>
    <w:rsid w:val="205E1FA5"/>
    <w:rsid w:val="2061413D"/>
    <w:rsid w:val="20633426"/>
    <w:rsid w:val="20657B97"/>
    <w:rsid w:val="20686980"/>
    <w:rsid w:val="20695FCB"/>
    <w:rsid w:val="206E4173"/>
    <w:rsid w:val="20781D29"/>
    <w:rsid w:val="2078268A"/>
    <w:rsid w:val="2079293B"/>
    <w:rsid w:val="207A5956"/>
    <w:rsid w:val="20802603"/>
    <w:rsid w:val="208732AA"/>
    <w:rsid w:val="2090438F"/>
    <w:rsid w:val="20A200E4"/>
    <w:rsid w:val="20AB70C4"/>
    <w:rsid w:val="20AD6237"/>
    <w:rsid w:val="20B3325E"/>
    <w:rsid w:val="20B73096"/>
    <w:rsid w:val="20C43277"/>
    <w:rsid w:val="20D364EF"/>
    <w:rsid w:val="20DF2F38"/>
    <w:rsid w:val="20E643A0"/>
    <w:rsid w:val="20E7487E"/>
    <w:rsid w:val="20E92EC4"/>
    <w:rsid w:val="20EF5181"/>
    <w:rsid w:val="20F78228"/>
    <w:rsid w:val="20FA389C"/>
    <w:rsid w:val="20FF1092"/>
    <w:rsid w:val="210D3CAF"/>
    <w:rsid w:val="21140FE4"/>
    <w:rsid w:val="21174FAA"/>
    <w:rsid w:val="21202D07"/>
    <w:rsid w:val="212154AC"/>
    <w:rsid w:val="21221225"/>
    <w:rsid w:val="21222FD3"/>
    <w:rsid w:val="212C34DC"/>
    <w:rsid w:val="213B4094"/>
    <w:rsid w:val="21414FA7"/>
    <w:rsid w:val="21463165"/>
    <w:rsid w:val="214C1F7C"/>
    <w:rsid w:val="214F751D"/>
    <w:rsid w:val="215869F4"/>
    <w:rsid w:val="215B2F3E"/>
    <w:rsid w:val="21661111"/>
    <w:rsid w:val="216D5C67"/>
    <w:rsid w:val="217C5670"/>
    <w:rsid w:val="218A6157"/>
    <w:rsid w:val="218C34FE"/>
    <w:rsid w:val="2190618E"/>
    <w:rsid w:val="21925470"/>
    <w:rsid w:val="21935C7E"/>
    <w:rsid w:val="21962887"/>
    <w:rsid w:val="21AED634"/>
    <w:rsid w:val="21B34858"/>
    <w:rsid w:val="21B979E0"/>
    <w:rsid w:val="21C1113B"/>
    <w:rsid w:val="21C176C0"/>
    <w:rsid w:val="21C4408A"/>
    <w:rsid w:val="21C53555"/>
    <w:rsid w:val="21C85611"/>
    <w:rsid w:val="21DF2C72"/>
    <w:rsid w:val="21E34627"/>
    <w:rsid w:val="21E64000"/>
    <w:rsid w:val="21E7171F"/>
    <w:rsid w:val="21E85FCA"/>
    <w:rsid w:val="21E93EDD"/>
    <w:rsid w:val="21ED1206"/>
    <w:rsid w:val="21ED1832"/>
    <w:rsid w:val="22010C4C"/>
    <w:rsid w:val="221922E6"/>
    <w:rsid w:val="22197216"/>
    <w:rsid w:val="22294C58"/>
    <w:rsid w:val="222D7E81"/>
    <w:rsid w:val="22317971"/>
    <w:rsid w:val="22327245"/>
    <w:rsid w:val="22346FFA"/>
    <w:rsid w:val="22347461"/>
    <w:rsid w:val="223905D4"/>
    <w:rsid w:val="224D0523"/>
    <w:rsid w:val="22561186"/>
    <w:rsid w:val="225A426B"/>
    <w:rsid w:val="22640B6E"/>
    <w:rsid w:val="226871D5"/>
    <w:rsid w:val="226D4721"/>
    <w:rsid w:val="22734399"/>
    <w:rsid w:val="227E248B"/>
    <w:rsid w:val="228D606E"/>
    <w:rsid w:val="229816F2"/>
    <w:rsid w:val="229E48DB"/>
    <w:rsid w:val="229E7CA9"/>
    <w:rsid w:val="22A3365B"/>
    <w:rsid w:val="22A7338C"/>
    <w:rsid w:val="22A75E85"/>
    <w:rsid w:val="22AD01FB"/>
    <w:rsid w:val="22B15A19"/>
    <w:rsid w:val="22B313A9"/>
    <w:rsid w:val="22B777A7"/>
    <w:rsid w:val="22B835B1"/>
    <w:rsid w:val="22BB723B"/>
    <w:rsid w:val="22C00CF5"/>
    <w:rsid w:val="22C1269A"/>
    <w:rsid w:val="22C407E5"/>
    <w:rsid w:val="22CC02A2"/>
    <w:rsid w:val="22CD73BB"/>
    <w:rsid w:val="22D14565"/>
    <w:rsid w:val="22D57C93"/>
    <w:rsid w:val="22DD18A7"/>
    <w:rsid w:val="22E22A19"/>
    <w:rsid w:val="22E76282"/>
    <w:rsid w:val="22F6534C"/>
    <w:rsid w:val="22F776BB"/>
    <w:rsid w:val="22FB7368"/>
    <w:rsid w:val="23031E65"/>
    <w:rsid w:val="23052BAC"/>
    <w:rsid w:val="23111551"/>
    <w:rsid w:val="231132FF"/>
    <w:rsid w:val="23161685"/>
    <w:rsid w:val="2318468D"/>
    <w:rsid w:val="231921B3"/>
    <w:rsid w:val="23252F60"/>
    <w:rsid w:val="232657DC"/>
    <w:rsid w:val="23280A54"/>
    <w:rsid w:val="232B589C"/>
    <w:rsid w:val="232D6BB0"/>
    <w:rsid w:val="23393083"/>
    <w:rsid w:val="233B037C"/>
    <w:rsid w:val="234436D4"/>
    <w:rsid w:val="23447230"/>
    <w:rsid w:val="234B6EA1"/>
    <w:rsid w:val="234C2589"/>
    <w:rsid w:val="23533917"/>
    <w:rsid w:val="23575CBD"/>
    <w:rsid w:val="23671545"/>
    <w:rsid w:val="236721C2"/>
    <w:rsid w:val="23713D9D"/>
    <w:rsid w:val="237819DD"/>
    <w:rsid w:val="237B1B7A"/>
    <w:rsid w:val="23855009"/>
    <w:rsid w:val="238567AD"/>
    <w:rsid w:val="23870E97"/>
    <w:rsid w:val="238B139E"/>
    <w:rsid w:val="239006C7"/>
    <w:rsid w:val="239161EE"/>
    <w:rsid w:val="239922E2"/>
    <w:rsid w:val="239A38F2"/>
    <w:rsid w:val="23A128D5"/>
    <w:rsid w:val="23A31DC3"/>
    <w:rsid w:val="23A61C99"/>
    <w:rsid w:val="23B14C77"/>
    <w:rsid w:val="23C95987"/>
    <w:rsid w:val="23CA79B4"/>
    <w:rsid w:val="23D5F281"/>
    <w:rsid w:val="23DB49CC"/>
    <w:rsid w:val="23DF9DD9"/>
    <w:rsid w:val="23EE57A5"/>
    <w:rsid w:val="23EFCB3D"/>
    <w:rsid w:val="23F073B8"/>
    <w:rsid w:val="23F16BDA"/>
    <w:rsid w:val="23FBA525"/>
    <w:rsid w:val="23FE3883"/>
    <w:rsid w:val="23FFF03C"/>
    <w:rsid w:val="24070432"/>
    <w:rsid w:val="2409256C"/>
    <w:rsid w:val="24093AE4"/>
    <w:rsid w:val="24134E54"/>
    <w:rsid w:val="24155071"/>
    <w:rsid w:val="241A4943"/>
    <w:rsid w:val="241B5E88"/>
    <w:rsid w:val="241E3E9B"/>
    <w:rsid w:val="241E3F25"/>
    <w:rsid w:val="241F1A4B"/>
    <w:rsid w:val="24213A15"/>
    <w:rsid w:val="24285418"/>
    <w:rsid w:val="242B3716"/>
    <w:rsid w:val="24316F66"/>
    <w:rsid w:val="2434366B"/>
    <w:rsid w:val="24372A2E"/>
    <w:rsid w:val="243F0B22"/>
    <w:rsid w:val="244217F8"/>
    <w:rsid w:val="245B51A7"/>
    <w:rsid w:val="246F652F"/>
    <w:rsid w:val="24772D91"/>
    <w:rsid w:val="247B4ED4"/>
    <w:rsid w:val="248A5117"/>
    <w:rsid w:val="249146F7"/>
    <w:rsid w:val="249441E7"/>
    <w:rsid w:val="249C09CC"/>
    <w:rsid w:val="249D6EA0"/>
    <w:rsid w:val="24A37AEA"/>
    <w:rsid w:val="24AA21AC"/>
    <w:rsid w:val="24B6092B"/>
    <w:rsid w:val="24B87295"/>
    <w:rsid w:val="24C40BCE"/>
    <w:rsid w:val="24C42215"/>
    <w:rsid w:val="24C95021"/>
    <w:rsid w:val="24CD14A7"/>
    <w:rsid w:val="24CD7AA4"/>
    <w:rsid w:val="24D27E4D"/>
    <w:rsid w:val="24D50412"/>
    <w:rsid w:val="24DB2112"/>
    <w:rsid w:val="24DB3599"/>
    <w:rsid w:val="24DE36B4"/>
    <w:rsid w:val="24E3255D"/>
    <w:rsid w:val="24E84DAB"/>
    <w:rsid w:val="250724F1"/>
    <w:rsid w:val="25096983"/>
    <w:rsid w:val="251E1D03"/>
    <w:rsid w:val="25284981"/>
    <w:rsid w:val="25292219"/>
    <w:rsid w:val="252B12D5"/>
    <w:rsid w:val="253152E6"/>
    <w:rsid w:val="25316E3B"/>
    <w:rsid w:val="253F4153"/>
    <w:rsid w:val="2547746B"/>
    <w:rsid w:val="25513497"/>
    <w:rsid w:val="255362FC"/>
    <w:rsid w:val="255B09C0"/>
    <w:rsid w:val="255D56EE"/>
    <w:rsid w:val="255D6CCF"/>
    <w:rsid w:val="25641BC4"/>
    <w:rsid w:val="256A6A4D"/>
    <w:rsid w:val="257A162F"/>
    <w:rsid w:val="257B0F03"/>
    <w:rsid w:val="257F09F3"/>
    <w:rsid w:val="257F5D61"/>
    <w:rsid w:val="2582407F"/>
    <w:rsid w:val="25836BCB"/>
    <w:rsid w:val="258555C1"/>
    <w:rsid w:val="258D6C44"/>
    <w:rsid w:val="259326F1"/>
    <w:rsid w:val="259721E1"/>
    <w:rsid w:val="259A3E52"/>
    <w:rsid w:val="25AF7B21"/>
    <w:rsid w:val="25B25001"/>
    <w:rsid w:val="25BA1A2C"/>
    <w:rsid w:val="25BE01AD"/>
    <w:rsid w:val="25C33248"/>
    <w:rsid w:val="25D649BC"/>
    <w:rsid w:val="25D93D01"/>
    <w:rsid w:val="25DC0056"/>
    <w:rsid w:val="25DD396C"/>
    <w:rsid w:val="25DF2A30"/>
    <w:rsid w:val="25E14A26"/>
    <w:rsid w:val="25EE289B"/>
    <w:rsid w:val="25F21B8C"/>
    <w:rsid w:val="25F74A2E"/>
    <w:rsid w:val="25FC0F89"/>
    <w:rsid w:val="26053FC3"/>
    <w:rsid w:val="26092E0C"/>
    <w:rsid w:val="26136D57"/>
    <w:rsid w:val="26143832"/>
    <w:rsid w:val="26163F3B"/>
    <w:rsid w:val="261D278D"/>
    <w:rsid w:val="2624159B"/>
    <w:rsid w:val="26294C87"/>
    <w:rsid w:val="2635785C"/>
    <w:rsid w:val="263A3AA4"/>
    <w:rsid w:val="264E35AB"/>
    <w:rsid w:val="26541209"/>
    <w:rsid w:val="265D7E15"/>
    <w:rsid w:val="26647F85"/>
    <w:rsid w:val="26735D8E"/>
    <w:rsid w:val="2675033F"/>
    <w:rsid w:val="2685203A"/>
    <w:rsid w:val="268F50EF"/>
    <w:rsid w:val="269F111B"/>
    <w:rsid w:val="26A5092E"/>
    <w:rsid w:val="26A838AD"/>
    <w:rsid w:val="26AC3A6A"/>
    <w:rsid w:val="26AF5308"/>
    <w:rsid w:val="26B207E3"/>
    <w:rsid w:val="26B50445"/>
    <w:rsid w:val="26B57364"/>
    <w:rsid w:val="26B81298"/>
    <w:rsid w:val="26C8078E"/>
    <w:rsid w:val="26C84787"/>
    <w:rsid w:val="26D11723"/>
    <w:rsid w:val="26D60AE7"/>
    <w:rsid w:val="26D66D39"/>
    <w:rsid w:val="26D7A32E"/>
    <w:rsid w:val="26DD3F2A"/>
    <w:rsid w:val="26DE174A"/>
    <w:rsid w:val="26DEFFE5"/>
    <w:rsid w:val="26DF4F35"/>
    <w:rsid w:val="26E52DEB"/>
    <w:rsid w:val="26F07935"/>
    <w:rsid w:val="26FF0C7A"/>
    <w:rsid w:val="270255B9"/>
    <w:rsid w:val="270A3C5E"/>
    <w:rsid w:val="271753E8"/>
    <w:rsid w:val="272555CB"/>
    <w:rsid w:val="2729330D"/>
    <w:rsid w:val="272D57DF"/>
    <w:rsid w:val="272E1FCE"/>
    <w:rsid w:val="273677B9"/>
    <w:rsid w:val="27391076"/>
    <w:rsid w:val="273A3B33"/>
    <w:rsid w:val="273F3260"/>
    <w:rsid w:val="27495EFD"/>
    <w:rsid w:val="274C44BC"/>
    <w:rsid w:val="27577BBF"/>
    <w:rsid w:val="27611066"/>
    <w:rsid w:val="27776A47"/>
    <w:rsid w:val="277BA0C9"/>
    <w:rsid w:val="277F4F5C"/>
    <w:rsid w:val="277F682C"/>
    <w:rsid w:val="277F823F"/>
    <w:rsid w:val="278372B0"/>
    <w:rsid w:val="278F089F"/>
    <w:rsid w:val="2790053E"/>
    <w:rsid w:val="27904D63"/>
    <w:rsid w:val="2793524C"/>
    <w:rsid w:val="27955DFF"/>
    <w:rsid w:val="27972FEB"/>
    <w:rsid w:val="27A6495D"/>
    <w:rsid w:val="27A75FE0"/>
    <w:rsid w:val="27B14AF6"/>
    <w:rsid w:val="27B74619"/>
    <w:rsid w:val="27B760C2"/>
    <w:rsid w:val="27B842BA"/>
    <w:rsid w:val="27B87CE5"/>
    <w:rsid w:val="27B95593"/>
    <w:rsid w:val="27BA06F2"/>
    <w:rsid w:val="27BA566D"/>
    <w:rsid w:val="27BFFDDA"/>
    <w:rsid w:val="27C1714A"/>
    <w:rsid w:val="27CE2F09"/>
    <w:rsid w:val="27D7BA12"/>
    <w:rsid w:val="27D935A8"/>
    <w:rsid w:val="27E3A3F1"/>
    <w:rsid w:val="27EB5988"/>
    <w:rsid w:val="27F4581C"/>
    <w:rsid w:val="27F63026"/>
    <w:rsid w:val="27F65ECE"/>
    <w:rsid w:val="27FF6D0A"/>
    <w:rsid w:val="27FFD3C8"/>
    <w:rsid w:val="27FFE8AE"/>
    <w:rsid w:val="281D3194"/>
    <w:rsid w:val="282910EA"/>
    <w:rsid w:val="282D01AD"/>
    <w:rsid w:val="282E4ADB"/>
    <w:rsid w:val="283A32F8"/>
    <w:rsid w:val="283F75BE"/>
    <w:rsid w:val="28416434"/>
    <w:rsid w:val="28497097"/>
    <w:rsid w:val="28620159"/>
    <w:rsid w:val="286949D5"/>
    <w:rsid w:val="28701C4C"/>
    <w:rsid w:val="287069EA"/>
    <w:rsid w:val="28714808"/>
    <w:rsid w:val="28757E8C"/>
    <w:rsid w:val="288822B5"/>
    <w:rsid w:val="28892427"/>
    <w:rsid w:val="288D1679"/>
    <w:rsid w:val="289724F8"/>
    <w:rsid w:val="289856B7"/>
    <w:rsid w:val="28A46A21"/>
    <w:rsid w:val="28A93AA7"/>
    <w:rsid w:val="28A95522"/>
    <w:rsid w:val="28AB7D51"/>
    <w:rsid w:val="28AF7FDE"/>
    <w:rsid w:val="28B9246E"/>
    <w:rsid w:val="28BC7B57"/>
    <w:rsid w:val="28C4605E"/>
    <w:rsid w:val="28C80903"/>
    <w:rsid w:val="28CD19BD"/>
    <w:rsid w:val="28D76F66"/>
    <w:rsid w:val="28DA2E89"/>
    <w:rsid w:val="28E64C01"/>
    <w:rsid w:val="28EA3298"/>
    <w:rsid w:val="28EC5BE2"/>
    <w:rsid w:val="28EC8175"/>
    <w:rsid w:val="28F72F97"/>
    <w:rsid w:val="28FB3D1E"/>
    <w:rsid w:val="29053906"/>
    <w:rsid w:val="29057B0C"/>
    <w:rsid w:val="29177253"/>
    <w:rsid w:val="291D3F79"/>
    <w:rsid w:val="291E22D1"/>
    <w:rsid w:val="29277459"/>
    <w:rsid w:val="292A6DC2"/>
    <w:rsid w:val="292E5349"/>
    <w:rsid w:val="292F0982"/>
    <w:rsid w:val="29336F60"/>
    <w:rsid w:val="29344941"/>
    <w:rsid w:val="2939535D"/>
    <w:rsid w:val="2939710B"/>
    <w:rsid w:val="293D6BFB"/>
    <w:rsid w:val="29441DE3"/>
    <w:rsid w:val="294C32E2"/>
    <w:rsid w:val="29641295"/>
    <w:rsid w:val="296C74E1"/>
    <w:rsid w:val="296E3259"/>
    <w:rsid w:val="29706E93"/>
    <w:rsid w:val="29736AC1"/>
    <w:rsid w:val="297778AF"/>
    <w:rsid w:val="297C1284"/>
    <w:rsid w:val="297E7214"/>
    <w:rsid w:val="298962E5"/>
    <w:rsid w:val="2996418B"/>
    <w:rsid w:val="299D41D3"/>
    <w:rsid w:val="299D422D"/>
    <w:rsid w:val="29A01E02"/>
    <w:rsid w:val="29A50C45"/>
    <w:rsid w:val="29A872DC"/>
    <w:rsid w:val="29AC2228"/>
    <w:rsid w:val="29AD5782"/>
    <w:rsid w:val="29C516C1"/>
    <w:rsid w:val="29C81C78"/>
    <w:rsid w:val="29CA4207"/>
    <w:rsid w:val="29CB06AB"/>
    <w:rsid w:val="29CF1E07"/>
    <w:rsid w:val="29DF4F1D"/>
    <w:rsid w:val="29E0320E"/>
    <w:rsid w:val="29EB48A9"/>
    <w:rsid w:val="29EC23D0"/>
    <w:rsid w:val="29F44C41"/>
    <w:rsid w:val="29FC5656"/>
    <w:rsid w:val="2A0E0598"/>
    <w:rsid w:val="2A103D92"/>
    <w:rsid w:val="2A151272"/>
    <w:rsid w:val="2A164F5A"/>
    <w:rsid w:val="2A172511"/>
    <w:rsid w:val="2A1F09F7"/>
    <w:rsid w:val="2A247DBB"/>
    <w:rsid w:val="2A331DAD"/>
    <w:rsid w:val="2A4254F9"/>
    <w:rsid w:val="2A450AA9"/>
    <w:rsid w:val="2A535319"/>
    <w:rsid w:val="2A600439"/>
    <w:rsid w:val="2A70221C"/>
    <w:rsid w:val="2A77613D"/>
    <w:rsid w:val="2A7E77AA"/>
    <w:rsid w:val="2A7F16E5"/>
    <w:rsid w:val="2A8D0942"/>
    <w:rsid w:val="2A9F3151"/>
    <w:rsid w:val="2A9F7442"/>
    <w:rsid w:val="2AA809EC"/>
    <w:rsid w:val="2AAB375B"/>
    <w:rsid w:val="2AAD4703"/>
    <w:rsid w:val="2AAF1A65"/>
    <w:rsid w:val="2AB91BB7"/>
    <w:rsid w:val="2ABD4919"/>
    <w:rsid w:val="2AC44873"/>
    <w:rsid w:val="2ACA3705"/>
    <w:rsid w:val="2AD40C39"/>
    <w:rsid w:val="2AE31A25"/>
    <w:rsid w:val="2AE7C254"/>
    <w:rsid w:val="2AEF4E4D"/>
    <w:rsid w:val="2AF71767"/>
    <w:rsid w:val="2AFF4E33"/>
    <w:rsid w:val="2B0A6FB1"/>
    <w:rsid w:val="2B2355B1"/>
    <w:rsid w:val="2B2B5FC3"/>
    <w:rsid w:val="2B2C1A91"/>
    <w:rsid w:val="2B2C7884"/>
    <w:rsid w:val="2B376BF5"/>
    <w:rsid w:val="2B3FE43C"/>
    <w:rsid w:val="2B51EDD4"/>
    <w:rsid w:val="2B538903"/>
    <w:rsid w:val="2B5B01B4"/>
    <w:rsid w:val="2B5E6AA0"/>
    <w:rsid w:val="2B6111BC"/>
    <w:rsid w:val="2B642979"/>
    <w:rsid w:val="2B692999"/>
    <w:rsid w:val="2B6C0AFC"/>
    <w:rsid w:val="2B7B3A0B"/>
    <w:rsid w:val="2B804374"/>
    <w:rsid w:val="2B920981"/>
    <w:rsid w:val="2B922E0C"/>
    <w:rsid w:val="2B97CE49"/>
    <w:rsid w:val="2B9E79FB"/>
    <w:rsid w:val="2BA43DA8"/>
    <w:rsid w:val="2BA7764A"/>
    <w:rsid w:val="2BA86578"/>
    <w:rsid w:val="2BA9B889"/>
    <w:rsid w:val="2BAB17DB"/>
    <w:rsid w:val="2BB466C8"/>
    <w:rsid w:val="2BB7CD5F"/>
    <w:rsid w:val="2BBB64FD"/>
    <w:rsid w:val="2BBF982A"/>
    <w:rsid w:val="2BC43604"/>
    <w:rsid w:val="2BC43A26"/>
    <w:rsid w:val="2BC61CBB"/>
    <w:rsid w:val="2BDAE8CA"/>
    <w:rsid w:val="2BDFC361"/>
    <w:rsid w:val="2BE7E4BC"/>
    <w:rsid w:val="2BE885B8"/>
    <w:rsid w:val="2BEA5431"/>
    <w:rsid w:val="2BEB90D7"/>
    <w:rsid w:val="2BF7004A"/>
    <w:rsid w:val="2BF902DB"/>
    <w:rsid w:val="2BFD04E5"/>
    <w:rsid w:val="2C045708"/>
    <w:rsid w:val="2C0F4464"/>
    <w:rsid w:val="2C183D3D"/>
    <w:rsid w:val="2C1F4CDE"/>
    <w:rsid w:val="2C2C4CCA"/>
    <w:rsid w:val="2C3562B0"/>
    <w:rsid w:val="2C371465"/>
    <w:rsid w:val="2C3B41D1"/>
    <w:rsid w:val="2C3F712F"/>
    <w:rsid w:val="2C4361DD"/>
    <w:rsid w:val="2C437476"/>
    <w:rsid w:val="2C4F150B"/>
    <w:rsid w:val="2C6703CD"/>
    <w:rsid w:val="2C673F8F"/>
    <w:rsid w:val="2C802CF0"/>
    <w:rsid w:val="2C8B2374"/>
    <w:rsid w:val="2C944E7B"/>
    <w:rsid w:val="2C9A4365"/>
    <w:rsid w:val="2C9C843A"/>
    <w:rsid w:val="2CAC2A7B"/>
    <w:rsid w:val="2CB25B52"/>
    <w:rsid w:val="2CB5119F"/>
    <w:rsid w:val="2CCB4CC6"/>
    <w:rsid w:val="2CD47877"/>
    <w:rsid w:val="2CD72A9E"/>
    <w:rsid w:val="2CDA39DA"/>
    <w:rsid w:val="2CDB2940"/>
    <w:rsid w:val="2CDBEB55"/>
    <w:rsid w:val="2CE83322"/>
    <w:rsid w:val="2CED3F04"/>
    <w:rsid w:val="2CEF5645"/>
    <w:rsid w:val="2CF06633"/>
    <w:rsid w:val="2CF670D3"/>
    <w:rsid w:val="2CFEF9FC"/>
    <w:rsid w:val="2CFFF471"/>
    <w:rsid w:val="2D03015C"/>
    <w:rsid w:val="2D033B54"/>
    <w:rsid w:val="2D12214D"/>
    <w:rsid w:val="2D1B5E02"/>
    <w:rsid w:val="2D1C2FCC"/>
    <w:rsid w:val="2D1F32F4"/>
    <w:rsid w:val="2D216834"/>
    <w:rsid w:val="2D2B320F"/>
    <w:rsid w:val="2D2D7AAC"/>
    <w:rsid w:val="2D3C366E"/>
    <w:rsid w:val="2D3D2B71"/>
    <w:rsid w:val="2D42263C"/>
    <w:rsid w:val="2D446055"/>
    <w:rsid w:val="2D4F6EFD"/>
    <w:rsid w:val="2D536CB5"/>
    <w:rsid w:val="2D5C56EE"/>
    <w:rsid w:val="2D6706EB"/>
    <w:rsid w:val="2D6DF02D"/>
    <w:rsid w:val="2D6F57F1"/>
    <w:rsid w:val="2D6FCA66"/>
    <w:rsid w:val="2D71020A"/>
    <w:rsid w:val="2D711797"/>
    <w:rsid w:val="2D767281"/>
    <w:rsid w:val="2D7D9089"/>
    <w:rsid w:val="2D7DAD09"/>
    <w:rsid w:val="2D893A14"/>
    <w:rsid w:val="2D8E56A9"/>
    <w:rsid w:val="2D974A4D"/>
    <w:rsid w:val="2D9818DA"/>
    <w:rsid w:val="2D996C9F"/>
    <w:rsid w:val="2D9B4310"/>
    <w:rsid w:val="2D9E3EBE"/>
    <w:rsid w:val="2D9E7E85"/>
    <w:rsid w:val="2DA03EB2"/>
    <w:rsid w:val="2DAA5406"/>
    <w:rsid w:val="2DB256DE"/>
    <w:rsid w:val="2DC428C2"/>
    <w:rsid w:val="2DC7118A"/>
    <w:rsid w:val="2DCE1EBA"/>
    <w:rsid w:val="2DCE51F6"/>
    <w:rsid w:val="2DD1025A"/>
    <w:rsid w:val="2DD218DC"/>
    <w:rsid w:val="2DD6025F"/>
    <w:rsid w:val="2DDC3961"/>
    <w:rsid w:val="2DDED416"/>
    <w:rsid w:val="2DE71976"/>
    <w:rsid w:val="2DE726BB"/>
    <w:rsid w:val="2DE7C2AE"/>
    <w:rsid w:val="2DEF1528"/>
    <w:rsid w:val="2DF16DA0"/>
    <w:rsid w:val="2DF54625"/>
    <w:rsid w:val="2DF936BC"/>
    <w:rsid w:val="2DFB6B7A"/>
    <w:rsid w:val="2DFBF272"/>
    <w:rsid w:val="2DFE698E"/>
    <w:rsid w:val="2E0A09BB"/>
    <w:rsid w:val="2E0C1358"/>
    <w:rsid w:val="2E180D52"/>
    <w:rsid w:val="2E1A575D"/>
    <w:rsid w:val="2E1C65C1"/>
    <w:rsid w:val="2E1E4B22"/>
    <w:rsid w:val="2E1FBE52"/>
    <w:rsid w:val="2E206AEC"/>
    <w:rsid w:val="2E2362DA"/>
    <w:rsid w:val="2E390F66"/>
    <w:rsid w:val="2E494294"/>
    <w:rsid w:val="2E530C6F"/>
    <w:rsid w:val="2E5642BC"/>
    <w:rsid w:val="2E59E0CE"/>
    <w:rsid w:val="2E5B4FD2"/>
    <w:rsid w:val="2E5E24D1"/>
    <w:rsid w:val="2E5F6778"/>
    <w:rsid w:val="2E6B5FB9"/>
    <w:rsid w:val="2E6F1761"/>
    <w:rsid w:val="2E6F3ABA"/>
    <w:rsid w:val="2E7110F5"/>
    <w:rsid w:val="2E791901"/>
    <w:rsid w:val="2E7F50B4"/>
    <w:rsid w:val="2E81295C"/>
    <w:rsid w:val="2E8D2118"/>
    <w:rsid w:val="2E8E1CA7"/>
    <w:rsid w:val="2E8F6A52"/>
    <w:rsid w:val="2E913546"/>
    <w:rsid w:val="2E944AEC"/>
    <w:rsid w:val="2E9A131C"/>
    <w:rsid w:val="2E9C57BF"/>
    <w:rsid w:val="2E9E39AF"/>
    <w:rsid w:val="2E9F61AE"/>
    <w:rsid w:val="2E9F9D49"/>
    <w:rsid w:val="2EA54F98"/>
    <w:rsid w:val="2EA712DE"/>
    <w:rsid w:val="2EB060C2"/>
    <w:rsid w:val="2EB931C8"/>
    <w:rsid w:val="2EBD2384"/>
    <w:rsid w:val="2EBF4557"/>
    <w:rsid w:val="2EC90F31"/>
    <w:rsid w:val="2EC95AD7"/>
    <w:rsid w:val="2ECA2AA9"/>
    <w:rsid w:val="2EDF2503"/>
    <w:rsid w:val="2EE14045"/>
    <w:rsid w:val="2EE68194"/>
    <w:rsid w:val="2EEB0EC4"/>
    <w:rsid w:val="2EEBCDF7"/>
    <w:rsid w:val="2EF241BA"/>
    <w:rsid w:val="2EF2FD81"/>
    <w:rsid w:val="2EF57F78"/>
    <w:rsid w:val="2EF60CFE"/>
    <w:rsid w:val="2EF7F5F3"/>
    <w:rsid w:val="2EF9A485"/>
    <w:rsid w:val="2EFA0827"/>
    <w:rsid w:val="2EFBC6A3"/>
    <w:rsid w:val="2EFCD28D"/>
    <w:rsid w:val="2EFFCB8F"/>
    <w:rsid w:val="2F087C58"/>
    <w:rsid w:val="2F0A3A24"/>
    <w:rsid w:val="2F0F0CFE"/>
    <w:rsid w:val="2F0F41F7"/>
    <w:rsid w:val="2F178EEC"/>
    <w:rsid w:val="2F1BF6AE"/>
    <w:rsid w:val="2F2C5F9C"/>
    <w:rsid w:val="2F321D75"/>
    <w:rsid w:val="2F340AA1"/>
    <w:rsid w:val="2F376888"/>
    <w:rsid w:val="2F38113B"/>
    <w:rsid w:val="2F3EAB8E"/>
    <w:rsid w:val="2F422728"/>
    <w:rsid w:val="2F453AC5"/>
    <w:rsid w:val="2F484A5A"/>
    <w:rsid w:val="2F4A524B"/>
    <w:rsid w:val="2F4ECA34"/>
    <w:rsid w:val="2F520F27"/>
    <w:rsid w:val="2F590474"/>
    <w:rsid w:val="2F5A1B3B"/>
    <w:rsid w:val="2F5E7578"/>
    <w:rsid w:val="2F6209CB"/>
    <w:rsid w:val="2F6AC57B"/>
    <w:rsid w:val="2F715551"/>
    <w:rsid w:val="2F754C15"/>
    <w:rsid w:val="2F75C4AC"/>
    <w:rsid w:val="2F7A423F"/>
    <w:rsid w:val="2F7B4C9E"/>
    <w:rsid w:val="2F7C63DF"/>
    <w:rsid w:val="2F7F368C"/>
    <w:rsid w:val="2F7F5B7C"/>
    <w:rsid w:val="2F7FE7BD"/>
    <w:rsid w:val="2F8161F0"/>
    <w:rsid w:val="2F8527E9"/>
    <w:rsid w:val="2F8A246F"/>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B5EB8"/>
    <w:rsid w:val="2FCFAB54"/>
    <w:rsid w:val="2FD0131A"/>
    <w:rsid w:val="2FD33296"/>
    <w:rsid w:val="2FD506CF"/>
    <w:rsid w:val="2FD94FD4"/>
    <w:rsid w:val="2FDB1C5D"/>
    <w:rsid w:val="2FDD171B"/>
    <w:rsid w:val="2FDD5A67"/>
    <w:rsid w:val="2FDFA678"/>
    <w:rsid w:val="2FDFB25D"/>
    <w:rsid w:val="2FE42CDE"/>
    <w:rsid w:val="2FE70B2C"/>
    <w:rsid w:val="2FE80B7C"/>
    <w:rsid w:val="2FE9188B"/>
    <w:rsid w:val="2FE93C34"/>
    <w:rsid w:val="2FEB3188"/>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0D0B59"/>
    <w:rsid w:val="30206C6F"/>
    <w:rsid w:val="30267CB5"/>
    <w:rsid w:val="30313232"/>
    <w:rsid w:val="30333C38"/>
    <w:rsid w:val="30365A00"/>
    <w:rsid w:val="30367754"/>
    <w:rsid w:val="303E14AB"/>
    <w:rsid w:val="304B2ABD"/>
    <w:rsid w:val="30562C99"/>
    <w:rsid w:val="30611B6D"/>
    <w:rsid w:val="3062163D"/>
    <w:rsid w:val="30633C2C"/>
    <w:rsid w:val="306453B6"/>
    <w:rsid w:val="30731155"/>
    <w:rsid w:val="30737369"/>
    <w:rsid w:val="307809F1"/>
    <w:rsid w:val="307A0735"/>
    <w:rsid w:val="307F0B59"/>
    <w:rsid w:val="309061AB"/>
    <w:rsid w:val="30913CD1"/>
    <w:rsid w:val="3091782D"/>
    <w:rsid w:val="309D640F"/>
    <w:rsid w:val="309D715F"/>
    <w:rsid w:val="30AA08EF"/>
    <w:rsid w:val="30AC34E5"/>
    <w:rsid w:val="30AE6631"/>
    <w:rsid w:val="30BB6765"/>
    <w:rsid w:val="30C002BE"/>
    <w:rsid w:val="30C100D1"/>
    <w:rsid w:val="30C10112"/>
    <w:rsid w:val="30C84BF8"/>
    <w:rsid w:val="30CE58F6"/>
    <w:rsid w:val="30CF7529"/>
    <w:rsid w:val="30D836AE"/>
    <w:rsid w:val="30DC4BCB"/>
    <w:rsid w:val="30DF2C8E"/>
    <w:rsid w:val="30EE2753"/>
    <w:rsid w:val="30EF0324"/>
    <w:rsid w:val="30FA3624"/>
    <w:rsid w:val="310A4DC7"/>
    <w:rsid w:val="310D15A9"/>
    <w:rsid w:val="31142151"/>
    <w:rsid w:val="31164B35"/>
    <w:rsid w:val="31215291"/>
    <w:rsid w:val="31216E03"/>
    <w:rsid w:val="312D1C4B"/>
    <w:rsid w:val="312D54CE"/>
    <w:rsid w:val="31327262"/>
    <w:rsid w:val="313C3C3D"/>
    <w:rsid w:val="31411FEA"/>
    <w:rsid w:val="31487073"/>
    <w:rsid w:val="315D146F"/>
    <w:rsid w:val="316433D0"/>
    <w:rsid w:val="316F5A17"/>
    <w:rsid w:val="317E24A7"/>
    <w:rsid w:val="31815AF3"/>
    <w:rsid w:val="318A4527"/>
    <w:rsid w:val="319B6CE9"/>
    <w:rsid w:val="31A35A6A"/>
    <w:rsid w:val="31AF2660"/>
    <w:rsid w:val="31D10829"/>
    <w:rsid w:val="31D11107"/>
    <w:rsid w:val="31D125D7"/>
    <w:rsid w:val="31D5672E"/>
    <w:rsid w:val="31DB16A7"/>
    <w:rsid w:val="31E2086A"/>
    <w:rsid w:val="31E24E52"/>
    <w:rsid w:val="31E51FB7"/>
    <w:rsid w:val="31E97269"/>
    <w:rsid w:val="31ED1498"/>
    <w:rsid w:val="31F84007"/>
    <w:rsid w:val="31F92B93"/>
    <w:rsid w:val="31FD75B6"/>
    <w:rsid w:val="31FF5BF5"/>
    <w:rsid w:val="32036508"/>
    <w:rsid w:val="320D5506"/>
    <w:rsid w:val="321150C9"/>
    <w:rsid w:val="32130E41"/>
    <w:rsid w:val="32150497"/>
    <w:rsid w:val="321B345B"/>
    <w:rsid w:val="32200C4A"/>
    <w:rsid w:val="3221139E"/>
    <w:rsid w:val="322E72FD"/>
    <w:rsid w:val="32382656"/>
    <w:rsid w:val="323B4D81"/>
    <w:rsid w:val="323D1712"/>
    <w:rsid w:val="324C128E"/>
    <w:rsid w:val="324C29D3"/>
    <w:rsid w:val="32516C6C"/>
    <w:rsid w:val="32564372"/>
    <w:rsid w:val="325E7BE3"/>
    <w:rsid w:val="325F069F"/>
    <w:rsid w:val="326BA840"/>
    <w:rsid w:val="326C67A3"/>
    <w:rsid w:val="32715F22"/>
    <w:rsid w:val="32747C01"/>
    <w:rsid w:val="32857238"/>
    <w:rsid w:val="32861853"/>
    <w:rsid w:val="328E04C8"/>
    <w:rsid w:val="328E671A"/>
    <w:rsid w:val="32920CD2"/>
    <w:rsid w:val="32935ADE"/>
    <w:rsid w:val="329365A6"/>
    <w:rsid w:val="32943604"/>
    <w:rsid w:val="3297D504"/>
    <w:rsid w:val="329872B1"/>
    <w:rsid w:val="32A01FA9"/>
    <w:rsid w:val="32A34C53"/>
    <w:rsid w:val="32A96E69"/>
    <w:rsid w:val="32B21002"/>
    <w:rsid w:val="32BEF6F0"/>
    <w:rsid w:val="32C00D6D"/>
    <w:rsid w:val="32C01FB2"/>
    <w:rsid w:val="32C0635D"/>
    <w:rsid w:val="32CE0B8D"/>
    <w:rsid w:val="32D3412D"/>
    <w:rsid w:val="32D56D5A"/>
    <w:rsid w:val="32DB3574"/>
    <w:rsid w:val="32DD4E74"/>
    <w:rsid w:val="32DF0D23"/>
    <w:rsid w:val="32E504C8"/>
    <w:rsid w:val="32FB0E7D"/>
    <w:rsid w:val="3301513E"/>
    <w:rsid w:val="330F2B13"/>
    <w:rsid w:val="33123CA9"/>
    <w:rsid w:val="33160FD7"/>
    <w:rsid w:val="33246311"/>
    <w:rsid w:val="332901F1"/>
    <w:rsid w:val="332E1CAB"/>
    <w:rsid w:val="332E3CBE"/>
    <w:rsid w:val="333746BC"/>
    <w:rsid w:val="333A7EF1"/>
    <w:rsid w:val="333C43C8"/>
    <w:rsid w:val="333D7D6E"/>
    <w:rsid w:val="334A2505"/>
    <w:rsid w:val="335039CF"/>
    <w:rsid w:val="3350629C"/>
    <w:rsid w:val="33557238"/>
    <w:rsid w:val="3364747B"/>
    <w:rsid w:val="3367BC9A"/>
    <w:rsid w:val="336D6F11"/>
    <w:rsid w:val="337D7031"/>
    <w:rsid w:val="33800C9E"/>
    <w:rsid w:val="338B435B"/>
    <w:rsid w:val="33912998"/>
    <w:rsid w:val="339C08ED"/>
    <w:rsid w:val="339E298D"/>
    <w:rsid w:val="33A146B4"/>
    <w:rsid w:val="33AA78FC"/>
    <w:rsid w:val="33AE32BE"/>
    <w:rsid w:val="33B4169A"/>
    <w:rsid w:val="33B52BE2"/>
    <w:rsid w:val="33B57CD6"/>
    <w:rsid w:val="33BA009C"/>
    <w:rsid w:val="33BB54C8"/>
    <w:rsid w:val="33BC72B7"/>
    <w:rsid w:val="33BD46BD"/>
    <w:rsid w:val="33BD5082"/>
    <w:rsid w:val="33C54C52"/>
    <w:rsid w:val="33C9467F"/>
    <w:rsid w:val="33CD57FF"/>
    <w:rsid w:val="33D44694"/>
    <w:rsid w:val="33D66C74"/>
    <w:rsid w:val="33D71EC5"/>
    <w:rsid w:val="33D95773"/>
    <w:rsid w:val="33D961D4"/>
    <w:rsid w:val="33E06A1E"/>
    <w:rsid w:val="33E800AC"/>
    <w:rsid w:val="33E83C08"/>
    <w:rsid w:val="33E91944"/>
    <w:rsid w:val="33EA2984"/>
    <w:rsid w:val="33EA3FB3"/>
    <w:rsid w:val="33F15ACC"/>
    <w:rsid w:val="33F34853"/>
    <w:rsid w:val="33F77B94"/>
    <w:rsid w:val="33FECFF2"/>
    <w:rsid w:val="34031313"/>
    <w:rsid w:val="340623D2"/>
    <w:rsid w:val="340D1B3C"/>
    <w:rsid w:val="34136086"/>
    <w:rsid w:val="34140EA1"/>
    <w:rsid w:val="341449FD"/>
    <w:rsid w:val="34164D31"/>
    <w:rsid w:val="34190B34"/>
    <w:rsid w:val="341E6BA4"/>
    <w:rsid w:val="342A5397"/>
    <w:rsid w:val="342D571B"/>
    <w:rsid w:val="342FB0B4"/>
    <w:rsid w:val="34326903"/>
    <w:rsid w:val="344D0788"/>
    <w:rsid w:val="344E43B3"/>
    <w:rsid w:val="34512686"/>
    <w:rsid w:val="345614B9"/>
    <w:rsid w:val="34570B48"/>
    <w:rsid w:val="346C2A8B"/>
    <w:rsid w:val="34727975"/>
    <w:rsid w:val="347ED4A3"/>
    <w:rsid w:val="34973D30"/>
    <w:rsid w:val="34982BDB"/>
    <w:rsid w:val="349873DC"/>
    <w:rsid w:val="34A02734"/>
    <w:rsid w:val="34A57E48"/>
    <w:rsid w:val="34AE3A24"/>
    <w:rsid w:val="34B70380"/>
    <w:rsid w:val="34BBBCAD"/>
    <w:rsid w:val="34BE0AAF"/>
    <w:rsid w:val="34CA3E47"/>
    <w:rsid w:val="34D728C5"/>
    <w:rsid w:val="34D73428"/>
    <w:rsid w:val="34EE6C96"/>
    <w:rsid w:val="34EFCE55"/>
    <w:rsid w:val="34F1372C"/>
    <w:rsid w:val="34F56954"/>
    <w:rsid w:val="34F6C189"/>
    <w:rsid w:val="34FA0346"/>
    <w:rsid w:val="34FA4F5F"/>
    <w:rsid w:val="34FB5AB8"/>
    <w:rsid w:val="34FC2474"/>
    <w:rsid w:val="34FE35F4"/>
    <w:rsid w:val="34FF70E6"/>
    <w:rsid w:val="35004AF6"/>
    <w:rsid w:val="35054FC8"/>
    <w:rsid w:val="350B11EA"/>
    <w:rsid w:val="35122BEE"/>
    <w:rsid w:val="351849C1"/>
    <w:rsid w:val="351A4295"/>
    <w:rsid w:val="351D0FBD"/>
    <w:rsid w:val="351D3AFD"/>
    <w:rsid w:val="351F081A"/>
    <w:rsid w:val="35236CE8"/>
    <w:rsid w:val="35252AD2"/>
    <w:rsid w:val="35343820"/>
    <w:rsid w:val="3538471B"/>
    <w:rsid w:val="353F1F4D"/>
    <w:rsid w:val="354237EC"/>
    <w:rsid w:val="35457A02"/>
    <w:rsid w:val="354C4FE6"/>
    <w:rsid w:val="354E000B"/>
    <w:rsid w:val="354F6404"/>
    <w:rsid w:val="35531DB4"/>
    <w:rsid w:val="35559AFC"/>
    <w:rsid w:val="3555A8E0"/>
    <w:rsid w:val="355D18A7"/>
    <w:rsid w:val="355E57AD"/>
    <w:rsid w:val="356067C2"/>
    <w:rsid w:val="35683D82"/>
    <w:rsid w:val="35717656"/>
    <w:rsid w:val="3574128D"/>
    <w:rsid w:val="3579264A"/>
    <w:rsid w:val="357B37B9"/>
    <w:rsid w:val="357CC907"/>
    <w:rsid w:val="358142E1"/>
    <w:rsid w:val="35817F5D"/>
    <w:rsid w:val="358508ED"/>
    <w:rsid w:val="3589141A"/>
    <w:rsid w:val="358F062C"/>
    <w:rsid w:val="358FCFB0"/>
    <w:rsid w:val="359279C3"/>
    <w:rsid w:val="359A3628"/>
    <w:rsid w:val="359F9F28"/>
    <w:rsid w:val="35A57C7F"/>
    <w:rsid w:val="35AA46E7"/>
    <w:rsid w:val="35AC6EA0"/>
    <w:rsid w:val="35B347BB"/>
    <w:rsid w:val="35B5DDD2"/>
    <w:rsid w:val="35B93AAE"/>
    <w:rsid w:val="35BB490D"/>
    <w:rsid w:val="35BE3793"/>
    <w:rsid w:val="35BF16A9"/>
    <w:rsid w:val="35BF4F02"/>
    <w:rsid w:val="35C81F43"/>
    <w:rsid w:val="35DB1101"/>
    <w:rsid w:val="35DDBCD8"/>
    <w:rsid w:val="35DF9F6B"/>
    <w:rsid w:val="35E30B2B"/>
    <w:rsid w:val="35E50E0A"/>
    <w:rsid w:val="35EA0E10"/>
    <w:rsid w:val="35F04FF6"/>
    <w:rsid w:val="35F05BDE"/>
    <w:rsid w:val="35F06FBD"/>
    <w:rsid w:val="35F46723"/>
    <w:rsid w:val="35F70F6E"/>
    <w:rsid w:val="35F72828"/>
    <w:rsid w:val="35F79B4E"/>
    <w:rsid w:val="35F7F658"/>
    <w:rsid w:val="35FEAFEA"/>
    <w:rsid w:val="360008E6"/>
    <w:rsid w:val="360C24AB"/>
    <w:rsid w:val="36105698"/>
    <w:rsid w:val="36141BBC"/>
    <w:rsid w:val="36146716"/>
    <w:rsid w:val="3618021C"/>
    <w:rsid w:val="361B02C4"/>
    <w:rsid w:val="36280C33"/>
    <w:rsid w:val="363A0473"/>
    <w:rsid w:val="36411E74"/>
    <w:rsid w:val="36464FAC"/>
    <w:rsid w:val="364F61C0"/>
    <w:rsid w:val="36583757"/>
    <w:rsid w:val="36616112"/>
    <w:rsid w:val="366E16D9"/>
    <w:rsid w:val="36743E79"/>
    <w:rsid w:val="367620E5"/>
    <w:rsid w:val="36765302"/>
    <w:rsid w:val="36785717"/>
    <w:rsid w:val="367B7128"/>
    <w:rsid w:val="367E0A3D"/>
    <w:rsid w:val="367F4CF7"/>
    <w:rsid w:val="3684230E"/>
    <w:rsid w:val="3686280C"/>
    <w:rsid w:val="3694343E"/>
    <w:rsid w:val="3697ACF5"/>
    <w:rsid w:val="369839FD"/>
    <w:rsid w:val="36AA5AEC"/>
    <w:rsid w:val="36AF3103"/>
    <w:rsid w:val="36B61E0B"/>
    <w:rsid w:val="36B64491"/>
    <w:rsid w:val="36B6CCEE"/>
    <w:rsid w:val="36BC63AA"/>
    <w:rsid w:val="36BC6BCC"/>
    <w:rsid w:val="36C0745B"/>
    <w:rsid w:val="36CC5A63"/>
    <w:rsid w:val="36D668E1"/>
    <w:rsid w:val="36DCE098"/>
    <w:rsid w:val="36DF40B1"/>
    <w:rsid w:val="36E74BCF"/>
    <w:rsid w:val="36E96615"/>
    <w:rsid w:val="36EC36E9"/>
    <w:rsid w:val="36EFF9C1"/>
    <w:rsid w:val="36F04CBD"/>
    <w:rsid w:val="36F532E2"/>
    <w:rsid w:val="36F56F35"/>
    <w:rsid w:val="36FF9699"/>
    <w:rsid w:val="37015C42"/>
    <w:rsid w:val="370A3B63"/>
    <w:rsid w:val="370C40B1"/>
    <w:rsid w:val="371116C7"/>
    <w:rsid w:val="37133692"/>
    <w:rsid w:val="37170710"/>
    <w:rsid w:val="37200240"/>
    <w:rsid w:val="37213662"/>
    <w:rsid w:val="37270EEB"/>
    <w:rsid w:val="372F1658"/>
    <w:rsid w:val="37335AE2"/>
    <w:rsid w:val="373374EF"/>
    <w:rsid w:val="37350AF3"/>
    <w:rsid w:val="373F7FE3"/>
    <w:rsid w:val="37425D25"/>
    <w:rsid w:val="37472E2C"/>
    <w:rsid w:val="374A56DA"/>
    <w:rsid w:val="37591B4A"/>
    <w:rsid w:val="375C50DA"/>
    <w:rsid w:val="3765796B"/>
    <w:rsid w:val="37667C65"/>
    <w:rsid w:val="37690C0C"/>
    <w:rsid w:val="376911DC"/>
    <w:rsid w:val="376F7F2C"/>
    <w:rsid w:val="37702892"/>
    <w:rsid w:val="377063EE"/>
    <w:rsid w:val="3773249A"/>
    <w:rsid w:val="37741137"/>
    <w:rsid w:val="3775A62E"/>
    <w:rsid w:val="377A4C40"/>
    <w:rsid w:val="377A5AA5"/>
    <w:rsid w:val="377F0D27"/>
    <w:rsid w:val="377F558B"/>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DDB4B"/>
    <w:rsid w:val="37CFACC6"/>
    <w:rsid w:val="37D00FEF"/>
    <w:rsid w:val="37D921E5"/>
    <w:rsid w:val="37DA5843"/>
    <w:rsid w:val="37DE71E7"/>
    <w:rsid w:val="37DE9160"/>
    <w:rsid w:val="37E376B7"/>
    <w:rsid w:val="37E7521D"/>
    <w:rsid w:val="37E92F44"/>
    <w:rsid w:val="37EB605E"/>
    <w:rsid w:val="37EB62B4"/>
    <w:rsid w:val="37F3FD81"/>
    <w:rsid w:val="37F46968"/>
    <w:rsid w:val="37F572DD"/>
    <w:rsid w:val="37F61ECE"/>
    <w:rsid w:val="37F75D28"/>
    <w:rsid w:val="37F7680D"/>
    <w:rsid w:val="37F7F201"/>
    <w:rsid w:val="37FA741D"/>
    <w:rsid w:val="37FD4A22"/>
    <w:rsid w:val="37FD8CD2"/>
    <w:rsid w:val="37FE1227"/>
    <w:rsid w:val="37FFBD7C"/>
    <w:rsid w:val="38003C16"/>
    <w:rsid w:val="3801798E"/>
    <w:rsid w:val="38034CAF"/>
    <w:rsid w:val="38035A5A"/>
    <w:rsid w:val="3810197F"/>
    <w:rsid w:val="381646D1"/>
    <w:rsid w:val="381A7091"/>
    <w:rsid w:val="38260110"/>
    <w:rsid w:val="38267406"/>
    <w:rsid w:val="38351EAB"/>
    <w:rsid w:val="38353D62"/>
    <w:rsid w:val="384F06F9"/>
    <w:rsid w:val="384F6F52"/>
    <w:rsid w:val="38601B63"/>
    <w:rsid w:val="386046B4"/>
    <w:rsid w:val="386677F1"/>
    <w:rsid w:val="38693011"/>
    <w:rsid w:val="386D6DD1"/>
    <w:rsid w:val="386F36AB"/>
    <w:rsid w:val="38740E0B"/>
    <w:rsid w:val="3887217A"/>
    <w:rsid w:val="388E3785"/>
    <w:rsid w:val="38991974"/>
    <w:rsid w:val="389E4E7A"/>
    <w:rsid w:val="38A279A1"/>
    <w:rsid w:val="38A359B8"/>
    <w:rsid w:val="38B16CBE"/>
    <w:rsid w:val="38B927E7"/>
    <w:rsid w:val="38B95B73"/>
    <w:rsid w:val="38BC07AA"/>
    <w:rsid w:val="38BC6103"/>
    <w:rsid w:val="38BD52D9"/>
    <w:rsid w:val="38BD569C"/>
    <w:rsid w:val="38BE762D"/>
    <w:rsid w:val="38C84008"/>
    <w:rsid w:val="38E45372"/>
    <w:rsid w:val="38E54498"/>
    <w:rsid w:val="38F1098C"/>
    <w:rsid w:val="38F70B90"/>
    <w:rsid w:val="38F71B02"/>
    <w:rsid w:val="38FEC01B"/>
    <w:rsid w:val="38FF33B3"/>
    <w:rsid w:val="38FF383F"/>
    <w:rsid w:val="390239BE"/>
    <w:rsid w:val="39033292"/>
    <w:rsid w:val="39072D82"/>
    <w:rsid w:val="39132A1A"/>
    <w:rsid w:val="3915142C"/>
    <w:rsid w:val="39164781"/>
    <w:rsid w:val="39183451"/>
    <w:rsid w:val="391919F8"/>
    <w:rsid w:val="391B523E"/>
    <w:rsid w:val="391F4E2B"/>
    <w:rsid w:val="392F206B"/>
    <w:rsid w:val="393578EF"/>
    <w:rsid w:val="393666B9"/>
    <w:rsid w:val="3938118D"/>
    <w:rsid w:val="393D157A"/>
    <w:rsid w:val="393D6750"/>
    <w:rsid w:val="393F216E"/>
    <w:rsid w:val="394144E6"/>
    <w:rsid w:val="394E29A9"/>
    <w:rsid w:val="395A56E8"/>
    <w:rsid w:val="395B4B56"/>
    <w:rsid w:val="395D2E2E"/>
    <w:rsid w:val="395FC45A"/>
    <w:rsid w:val="39621E55"/>
    <w:rsid w:val="396B660E"/>
    <w:rsid w:val="3970A86B"/>
    <w:rsid w:val="397321C6"/>
    <w:rsid w:val="39755578"/>
    <w:rsid w:val="397E1E2F"/>
    <w:rsid w:val="397E79BB"/>
    <w:rsid w:val="3986639D"/>
    <w:rsid w:val="398F38B3"/>
    <w:rsid w:val="3993381E"/>
    <w:rsid w:val="39984F4F"/>
    <w:rsid w:val="39985A72"/>
    <w:rsid w:val="399A2605"/>
    <w:rsid w:val="399B1E64"/>
    <w:rsid w:val="399E72E2"/>
    <w:rsid w:val="399F8F07"/>
    <w:rsid w:val="39A3055B"/>
    <w:rsid w:val="39A34B80"/>
    <w:rsid w:val="39A61043"/>
    <w:rsid w:val="39AE2A03"/>
    <w:rsid w:val="39BF5789"/>
    <w:rsid w:val="39C91DA5"/>
    <w:rsid w:val="39C96289"/>
    <w:rsid w:val="39D325B7"/>
    <w:rsid w:val="39D3395B"/>
    <w:rsid w:val="39DA5936"/>
    <w:rsid w:val="39DE7A57"/>
    <w:rsid w:val="39DF2709"/>
    <w:rsid w:val="39E62997"/>
    <w:rsid w:val="39E700E2"/>
    <w:rsid w:val="39EDBC6B"/>
    <w:rsid w:val="39EF3F42"/>
    <w:rsid w:val="39EFED19"/>
    <w:rsid w:val="39F37A9C"/>
    <w:rsid w:val="39F3AE1A"/>
    <w:rsid w:val="39F4146D"/>
    <w:rsid w:val="39F68B57"/>
    <w:rsid w:val="39FA3DA9"/>
    <w:rsid w:val="39FD0609"/>
    <w:rsid w:val="39FEBC25"/>
    <w:rsid w:val="39FF9C09"/>
    <w:rsid w:val="3A03179B"/>
    <w:rsid w:val="3A033549"/>
    <w:rsid w:val="3A045513"/>
    <w:rsid w:val="3A121F97"/>
    <w:rsid w:val="3A154512"/>
    <w:rsid w:val="3A154929"/>
    <w:rsid w:val="3A1D486E"/>
    <w:rsid w:val="3A241712"/>
    <w:rsid w:val="3A2F1BFF"/>
    <w:rsid w:val="3A31337A"/>
    <w:rsid w:val="3A313FD8"/>
    <w:rsid w:val="3A43428E"/>
    <w:rsid w:val="3A4A1178"/>
    <w:rsid w:val="3A4A42A0"/>
    <w:rsid w:val="3A572B32"/>
    <w:rsid w:val="3A60099C"/>
    <w:rsid w:val="3A623E3D"/>
    <w:rsid w:val="3A6C4ACA"/>
    <w:rsid w:val="3A6D1ABE"/>
    <w:rsid w:val="3A713CCC"/>
    <w:rsid w:val="3A7F1959"/>
    <w:rsid w:val="3A7F65B4"/>
    <w:rsid w:val="3A8013C4"/>
    <w:rsid w:val="3A822988"/>
    <w:rsid w:val="3A871D46"/>
    <w:rsid w:val="3A970472"/>
    <w:rsid w:val="3A9E1B37"/>
    <w:rsid w:val="3A9F85AD"/>
    <w:rsid w:val="3AA430AB"/>
    <w:rsid w:val="3AA54601"/>
    <w:rsid w:val="3AA97077"/>
    <w:rsid w:val="3AAB65A3"/>
    <w:rsid w:val="3AAC215F"/>
    <w:rsid w:val="3AAE15B7"/>
    <w:rsid w:val="3AB4098F"/>
    <w:rsid w:val="3AB72586"/>
    <w:rsid w:val="3AB75A56"/>
    <w:rsid w:val="3ABE089D"/>
    <w:rsid w:val="3AC9050D"/>
    <w:rsid w:val="3ACF167E"/>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67B0"/>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65BA1"/>
    <w:rsid w:val="3B36794F"/>
    <w:rsid w:val="3B37016E"/>
    <w:rsid w:val="3B3B31B7"/>
    <w:rsid w:val="3B3F2590"/>
    <w:rsid w:val="3B441599"/>
    <w:rsid w:val="3B451940"/>
    <w:rsid w:val="3B4756B8"/>
    <w:rsid w:val="3B4C30A8"/>
    <w:rsid w:val="3B547DD5"/>
    <w:rsid w:val="3B55589E"/>
    <w:rsid w:val="3B5F3F9B"/>
    <w:rsid w:val="3B5F7F5B"/>
    <w:rsid w:val="3B660234"/>
    <w:rsid w:val="3B6ABF96"/>
    <w:rsid w:val="3B6D4D27"/>
    <w:rsid w:val="3B706A2B"/>
    <w:rsid w:val="3B795BF4"/>
    <w:rsid w:val="3B7B16F8"/>
    <w:rsid w:val="3B7F7094"/>
    <w:rsid w:val="3B806E1C"/>
    <w:rsid w:val="3B87902C"/>
    <w:rsid w:val="3B89694A"/>
    <w:rsid w:val="3B8C5043"/>
    <w:rsid w:val="3B8F4148"/>
    <w:rsid w:val="3B9528FA"/>
    <w:rsid w:val="3B97423A"/>
    <w:rsid w:val="3B9C3C56"/>
    <w:rsid w:val="3BA7C0CE"/>
    <w:rsid w:val="3BAB2A26"/>
    <w:rsid w:val="3BAD4C2D"/>
    <w:rsid w:val="3BB44524"/>
    <w:rsid w:val="3BB71C84"/>
    <w:rsid w:val="3BBA40DC"/>
    <w:rsid w:val="3BBDE379"/>
    <w:rsid w:val="3BBF6DB5"/>
    <w:rsid w:val="3BBFAD28"/>
    <w:rsid w:val="3BBFC613"/>
    <w:rsid w:val="3BBFCF0C"/>
    <w:rsid w:val="3BC60CD2"/>
    <w:rsid w:val="3BC94414"/>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74E47"/>
    <w:rsid w:val="3C0B2B89"/>
    <w:rsid w:val="3C0F3CD2"/>
    <w:rsid w:val="3C114363"/>
    <w:rsid w:val="3C19512D"/>
    <w:rsid w:val="3C24649A"/>
    <w:rsid w:val="3C291261"/>
    <w:rsid w:val="3C397F0C"/>
    <w:rsid w:val="3C3E2F5F"/>
    <w:rsid w:val="3C3F2833"/>
    <w:rsid w:val="3C3F6133"/>
    <w:rsid w:val="3C406CD7"/>
    <w:rsid w:val="3C485B8B"/>
    <w:rsid w:val="3C4C02AC"/>
    <w:rsid w:val="3C59051F"/>
    <w:rsid w:val="3C591F50"/>
    <w:rsid w:val="3C616C4D"/>
    <w:rsid w:val="3C644133"/>
    <w:rsid w:val="3C6776CB"/>
    <w:rsid w:val="3C6817B3"/>
    <w:rsid w:val="3C796CB5"/>
    <w:rsid w:val="3C7B7989"/>
    <w:rsid w:val="3C7C3A87"/>
    <w:rsid w:val="3C7E335B"/>
    <w:rsid w:val="3C872BFA"/>
    <w:rsid w:val="3C896390"/>
    <w:rsid w:val="3C8A1D00"/>
    <w:rsid w:val="3C8D7B5B"/>
    <w:rsid w:val="3C9A5CBB"/>
    <w:rsid w:val="3C9D2543"/>
    <w:rsid w:val="3C9E7C2D"/>
    <w:rsid w:val="3CA95927"/>
    <w:rsid w:val="3CAC21A2"/>
    <w:rsid w:val="3CAC5F43"/>
    <w:rsid w:val="3CB72F42"/>
    <w:rsid w:val="3CBD4C39"/>
    <w:rsid w:val="3CC20984"/>
    <w:rsid w:val="3CC475E4"/>
    <w:rsid w:val="3CC47895"/>
    <w:rsid w:val="3CC86CCC"/>
    <w:rsid w:val="3CCB2319"/>
    <w:rsid w:val="3CDBAD2C"/>
    <w:rsid w:val="3CDE45B1"/>
    <w:rsid w:val="3CE15A2C"/>
    <w:rsid w:val="3CE354CC"/>
    <w:rsid w:val="3CEC29BB"/>
    <w:rsid w:val="3CF248ED"/>
    <w:rsid w:val="3CF7E60C"/>
    <w:rsid w:val="3CF80A49"/>
    <w:rsid w:val="3CFEDCD1"/>
    <w:rsid w:val="3CFF709C"/>
    <w:rsid w:val="3CFFF602"/>
    <w:rsid w:val="3D015D3A"/>
    <w:rsid w:val="3D096A38"/>
    <w:rsid w:val="3D0D2931"/>
    <w:rsid w:val="3D0D3616"/>
    <w:rsid w:val="3D17252A"/>
    <w:rsid w:val="3D295E51"/>
    <w:rsid w:val="3D2A34E3"/>
    <w:rsid w:val="3D2A47D1"/>
    <w:rsid w:val="3D2E0723"/>
    <w:rsid w:val="3D3640CC"/>
    <w:rsid w:val="3D3878F0"/>
    <w:rsid w:val="3D3A1978"/>
    <w:rsid w:val="3D3B217B"/>
    <w:rsid w:val="3D3B262F"/>
    <w:rsid w:val="3D4B53F5"/>
    <w:rsid w:val="3D4D4CED"/>
    <w:rsid w:val="3D5219C7"/>
    <w:rsid w:val="3D57653B"/>
    <w:rsid w:val="3D613D22"/>
    <w:rsid w:val="3D6537DC"/>
    <w:rsid w:val="3D68277C"/>
    <w:rsid w:val="3D6C4254"/>
    <w:rsid w:val="3D7B886B"/>
    <w:rsid w:val="3D7BFD2B"/>
    <w:rsid w:val="3D7D4329"/>
    <w:rsid w:val="3D7E24F4"/>
    <w:rsid w:val="3D840A17"/>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13C22"/>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C2BE9"/>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C4052"/>
    <w:rsid w:val="3E5D49C9"/>
    <w:rsid w:val="3E5F9FFF"/>
    <w:rsid w:val="3E6447D3"/>
    <w:rsid w:val="3E683F05"/>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E7B4C"/>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0B59"/>
    <w:rsid w:val="3F314B61"/>
    <w:rsid w:val="3F33B20C"/>
    <w:rsid w:val="3F366C7B"/>
    <w:rsid w:val="3F367F1D"/>
    <w:rsid w:val="3F3D5124"/>
    <w:rsid w:val="3F3E415C"/>
    <w:rsid w:val="3F3E6D9F"/>
    <w:rsid w:val="3F3E7ADC"/>
    <w:rsid w:val="3F3F6279"/>
    <w:rsid w:val="3F473024"/>
    <w:rsid w:val="3F4820BF"/>
    <w:rsid w:val="3F4B8C78"/>
    <w:rsid w:val="3F4C3DD3"/>
    <w:rsid w:val="3F4D6710"/>
    <w:rsid w:val="3F4E289D"/>
    <w:rsid w:val="3F5213D1"/>
    <w:rsid w:val="3F57187F"/>
    <w:rsid w:val="3F57EB65"/>
    <w:rsid w:val="3F5B3839"/>
    <w:rsid w:val="3F5B8693"/>
    <w:rsid w:val="3F5C54AA"/>
    <w:rsid w:val="3F5DDCE0"/>
    <w:rsid w:val="3F602880"/>
    <w:rsid w:val="3F66537D"/>
    <w:rsid w:val="3F6902F3"/>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54D4B"/>
    <w:rsid w:val="3F8A2017"/>
    <w:rsid w:val="3F8D2177"/>
    <w:rsid w:val="3F8FF11B"/>
    <w:rsid w:val="3F8FF360"/>
    <w:rsid w:val="3F978718"/>
    <w:rsid w:val="3F99352D"/>
    <w:rsid w:val="3F9B7D02"/>
    <w:rsid w:val="3F9B8403"/>
    <w:rsid w:val="3F9F9FB5"/>
    <w:rsid w:val="3F9FDE95"/>
    <w:rsid w:val="3FA3215D"/>
    <w:rsid w:val="3FA537E6"/>
    <w:rsid w:val="3FA550A3"/>
    <w:rsid w:val="3FAB5EF5"/>
    <w:rsid w:val="3FAE21A9"/>
    <w:rsid w:val="3FAE2EBC"/>
    <w:rsid w:val="3FB03EE2"/>
    <w:rsid w:val="3FB082C8"/>
    <w:rsid w:val="3FB35C3A"/>
    <w:rsid w:val="3FB57EC7"/>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38A2"/>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E7F68"/>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583F"/>
    <w:rsid w:val="40127BF8"/>
    <w:rsid w:val="40147334"/>
    <w:rsid w:val="401732FE"/>
    <w:rsid w:val="40195E74"/>
    <w:rsid w:val="40350DE5"/>
    <w:rsid w:val="40463B1E"/>
    <w:rsid w:val="404A2A6F"/>
    <w:rsid w:val="404A3A83"/>
    <w:rsid w:val="4059648A"/>
    <w:rsid w:val="40596E1C"/>
    <w:rsid w:val="405D1635"/>
    <w:rsid w:val="40610FCA"/>
    <w:rsid w:val="40645CC5"/>
    <w:rsid w:val="40684F14"/>
    <w:rsid w:val="406C49FA"/>
    <w:rsid w:val="40793ED9"/>
    <w:rsid w:val="407F76A2"/>
    <w:rsid w:val="40805871"/>
    <w:rsid w:val="40836138"/>
    <w:rsid w:val="408B53C4"/>
    <w:rsid w:val="40906AC8"/>
    <w:rsid w:val="40923879"/>
    <w:rsid w:val="40951261"/>
    <w:rsid w:val="409638D0"/>
    <w:rsid w:val="409C64A6"/>
    <w:rsid w:val="40A225F6"/>
    <w:rsid w:val="40A30188"/>
    <w:rsid w:val="40A354D7"/>
    <w:rsid w:val="40B437EF"/>
    <w:rsid w:val="40B76E3C"/>
    <w:rsid w:val="40CA66A9"/>
    <w:rsid w:val="40D211F8"/>
    <w:rsid w:val="40D847A6"/>
    <w:rsid w:val="40DFCB59"/>
    <w:rsid w:val="40E31DBF"/>
    <w:rsid w:val="410B53D9"/>
    <w:rsid w:val="410D2260"/>
    <w:rsid w:val="411424E0"/>
    <w:rsid w:val="4116725D"/>
    <w:rsid w:val="411C61E6"/>
    <w:rsid w:val="41202C33"/>
    <w:rsid w:val="41297BA8"/>
    <w:rsid w:val="41326E0A"/>
    <w:rsid w:val="41354204"/>
    <w:rsid w:val="41425B1E"/>
    <w:rsid w:val="41435F45"/>
    <w:rsid w:val="414C7E88"/>
    <w:rsid w:val="41546164"/>
    <w:rsid w:val="41623755"/>
    <w:rsid w:val="41636FC4"/>
    <w:rsid w:val="416A0DA8"/>
    <w:rsid w:val="4171281F"/>
    <w:rsid w:val="41756B51"/>
    <w:rsid w:val="41840425"/>
    <w:rsid w:val="419504B9"/>
    <w:rsid w:val="41962EF5"/>
    <w:rsid w:val="41A01FC6"/>
    <w:rsid w:val="41AA68AB"/>
    <w:rsid w:val="41AC280F"/>
    <w:rsid w:val="41B25933"/>
    <w:rsid w:val="41BE2082"/>
    <w:rsid w:val="41D848A7"/>
    <w:rsid w:val="41DEDB28"/>
    <w:rsid w:val="41E2613A"/>
    <w:rsid w:val="41E26D36"/>
    <w:rsid w:val="41E36C41"/>
    <w:rsid w:val="41E73A48"/>
    <w:rsid w:val="41EB39C1"/>
    <w:rsid w:val="41F27582"/>
    <w:rsid w:val="41F84AD7"/>
    <w:rsid w:val="41FF6E4C"/>
    <w:rsid w:val="42022339"/>
    <w:rsid w:val="420A5B11"/>
    <w:rsid w:val="420A743F"/>
    <w:rsid w:val="420E3E5C"/>
    <w:rsid w:val="420F0158"/>
    <w:rsid w:val="42114C71"/>
    <w:rsid w:val="42274495"/>
    <w:rsid w:val="42401BA1"/>
    <w:rsid w:val="42451E12"/>
    <w:rsid w:val="42472441"/>
    <w:rsid w:val="42521893"/>
    <w:rsid w:val="42553A5C"/>
    <w:rsid w:val="425919AD"/>
    <w:rsid w:val="425B5BC8"/>
    <w:rsid w:val="42601716"/>
    <w:rsid w:val="4286740D"/>
    <w:rsid w:val="428B4BBB"/>
    <w:rsid w:val="42910E20"/>
    <w:rsid w:val="4293296F"/>
    <w:rsid w:val="429531AD"/>
    <w:rsid w:val="429C13EC"/>
    <w:rsid w:val="429E24FE"/>
    <w:rsid w:val="42A1447A"/>
    <w:rsid w:val="42A47894"/>
    <w:rsid w:val="42A94EAA"/>
    <w:rsid w:val="42AD0B36"/>
    <w:rsid w:val="42B17978"/>
    <w:rsid w:val="42B574A2"/>
    <w:rsid w:val="42B850ED"/>
    <w:rsid w:val="42BD50C4"/>
    <w:rsid w:val="42BE6BA7"/>
    <w:rsid w:val="42C13FA2"/>
    <w:rsid w:val="42C776D1"/>
    <w:rsid w:val="42D21D5E"/>
    <w:rsid w:val="42DA1512"/>
    <w:rsid w:val="42DB79D7"/>
    <w:rsid w:val="42DC0DDB"/>
    <w:rsid w:val="42E47C90"/>
    <w:rsid w:val="42EA1242"/>
    <w:rsid w:val="42EB54C2"/>
    <w:rsid w:val="42EB600A"/>
    <w:rsid w:val="42FFBDF4"/>
    <w:rsid w:val="42FFFF17"/>
    <w:rsid w:val="430B1EE2"/>
    <w:rsid w:val="430E321A"/>
    <w:rsid w:val="431B1B3C"/>
    <w:rsid w:val="431E48C8"/>
    <w:rsid w:val="432E0164"/>
    <w:rsid w:val="432E715D"/>
    <w:rsid w:val="433724B6"/>
    <w:rsid w:val="43430E5B"/>
    <w:rsid w:val="43446334"/>
    <w:rsid w:val="4345281D"/>
    <w:rsid w:val="4348021F"/>
    <w:rsid w:val="43487EAF"/>
    <w:rsid w:val="434A1A9F"/>
    <w:rsid w:val="436F2D8C"/>
    <w:rsid w:val="437152C3"/>
    <w:rsid w:val="4375D06B"/>
    <w:rsid w:val="437D5632"/>
    <w:rsid w:val="43842CD9"/>
    <w:rsid w:val="43902A34"/>
    <w:rsid w:val="43944D00"/>
    <w:rsid w:val="439671DC"/>
    <w:rsid w:val="439E46B4"/>
    <w:rsid w:val="43B733D1"/>
    <w:rsid w:val="43BBC342"/>
    <w:rsid w:val="43BD5855"/>
    <w:rsid w:val="43BF2BD7"/>
    <w:rsid w:val="43C24475"/>
    <w:rsid w:val="43C6471A"/>
    <w:rsid w:val="43C9F8A9"/>
    <w:rsid w:val="43D016A0"/>
    <w:rsid w:val="43D5C649"/>
    <w:rsid w:val="43DD0CA1"/>
    <w:rsid w:val="43E20674"/>
    <w:rsid w:val="43E32C3E"/>
    <w:rsid w:val="43E333B4"/>
    <w:rsid w:val="43E96375"/>
    <w:rsid w:val="43E9786D"/>
    <w:rsid w:val="43EA577A"/>
    <w:rsid w:val="43FD36FF"/>
    <w:rsid w:val="440054AD"/>
    <w:rsid w:val="44065357"/>
    <w:rsid w:val="440B445D"/>
    <w:rsid w:val="440F72B8"/>
    <w:rsid w:val="44137209"/>
    <w:rsid w:val="44147C24"/>
    <w:rsid w:val="441647C1"/>
    <w:rsid w:val="44174FED"/>
    <w:rsid w:val="441E0D48"/>
    <w:rsid w:val="441F5424"/>
    <w:rsid w:val="443A33D4"/>
    <w:rsid w:val="444078CC"/>
    <w:rsid w:val="44421112"/>
    <w:rsid w:val="4454106F"/>
    <w:rsid w:val="445554AC"/>
    <w:rsid w:val="445E5395"/>
    <w:rsid w:val="446C05A5"/>
    <w:rsid w:val="446C6707"/>
    <w:rsid w:val="447D214A"/>
    <w:rsid w:val="44800B30"/>
    <w:rsid w:val="4490274F"/>
    <w:rsid w:val="44957494"/>
    <w:rsid w:val="449649FB"/>
    <w:rsid w:val="449B0A4F"/>
    <w:rsid w:val="44A26055"/>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834CB"/>
    <w:rsid w:val="450B3BFA"/>
    <w:rsid w:val="450B4A8B"/>
    <w:rsid w:val="450F0E56"/>
    <w:rsid w:val="450F28CE"/>
    <w:rsid w:val="451378A4"/>
    <w:rsid w:val="451D0117"/>
    <w:rsid w:val="451F1453"/>
    <w:rsid w:val="451F1F34"/>
    <w:rsid w:val="453273D9"/>
    <w:rsid w:val="45373ADD"/>
    <w:rsid w:val="454828DA"/>
    <w:rsid w:val="454C0199"/>
    <w:rsid w:val="4561670A"/>
    <w:rsid w:val="45625151"/>
    <w:rsid w:val="45694731"/>
    <w:rsid w:val="45703A5D"/>
    <w:rsid w:val="457C2CC4"/>
    <w:rsid w:val="458319E2"/>
    <w:rsid w:val="45926845"/>
    <w:rsid w:val="45943BEF"/>
    <w:rsid w:val="45AD2F03"/>
    <w:rsid w:val="45AF0A29"/>
    <w:rsid w:val="45AF4585"/>
    <w:rsid w:val="45B002FD"/>
    <w:rsid w:val="45B83EC1"/>
    <w:rsid w:val="45B84C42"/>
    <w:rsid w:val="45BD7258"/>
    <w:rsid w:val="45C05E37"/>
    <w:rsid w:val="45D06D1C"/>
    <w:rsid w:val="45D24718"/>
    <w:rsid w:val="45D36916"/>
    <w:rsid w:val="45D4223E"/>
    <w:rsid w:val="45D71E7F"/>
    <w:rsid w:val="45DA479D"/>
    <w:rsid w:val="45DF6247"/>
    <w:rsid w:val="45E16705"/>
    <w:rsid w:val="45EE7C15"/>
    <w:rsid w:val="45EF7078"/>
    <w:rsid w:val="45F251B6"/>
    <w:rsid w:val="45F77408"/>
    <w:rsid w:val="45F80ECA"/>
    <w:rsid w:val="45FBDCAD"/>
    <w:rsid w:val="45FC3EB0"/>
    <w:rsid w:val="46046235"/>
    <w:rsid w:val="460743C1"/>
    <w:rsid w:val="460E39A2"/>
    <w:rsid w:val="46123637"/>
    <w:rsid w:val="46132D66"/>
    <w:rsid w:val="462238A9"/>
    <w:rsid w:val="4622744D"/>
    <w:rsid w:val="463A4797"/>
    <w:rsid w:val="463C5D9D"/>
    <w:rsid w:val="46461101"/>
    <w:rsid w:val="46496788"/>
    <w:rsid w:val="464A5CFD"/>
    <w:rsid w:val="464CBFDD"/>
    <w:rsid w:val="464E27F6"/>
    <w:rsid w:val="4656274A"/>
    <w:rsid w:val="465E2A06"/>
    <w:rsid w:val="46603AD2"/>
    <w:rsid w:val="46607F75"/>
    <w:rsid w:val="466138F1"/>
    <w:rsid w:val="46677590"/>
    <w:rsid w:val="466A347F"/>
    <w:rsid w:val="46713F31"/>
    <w:rsid w:val="467337D4"/>
    <w:rsid w:val="46777349"/>
    <w:rsid w:val="4678706D"/>
    <w:rsid w:val="467EC14B"/>
    <w:rsid w:val="468537C7"/>
    <w:rsid w:val="469750EF"/>
    <w:rsid w:val="469B1347"/>
    <w:rsid w:val="469D7C80"/>
    <w:rsid w:val="46A11B2B"/>
    <w:rsid w:val="46A20D18"/>
    <w:rsid w:val="46A272BB"/>
    <w:rsid w:val="46A32FF7"/>
    <w:rsid w:val="46A63BDA"/>
    <w:rsid w:val="46AC31BB"/>
    <w:rsid w:val="46AE157B"/>
    <w:rsid w:val="46B75D3F"/>
    <w:rsid w:val="46BF6A4A"/>
    <w:rsid w:val="46C10A14"/>
    <w:rsid w:val="46C55DB4"/>
    <w:rsid w:val="46CA5C0C"/>
    <w:rsid w:val="46CC1DEE"/>
    <w:rsid w:val="46DA0CA5"/>
    <w:rsid w:val="46E14C12"/>
    <w:rsid w:val="46EF6468"/>
    <w:rsid w:val="46F15764"/>
    <w:rsid w:val="46F506BE"/>
    <w:rsid w:val="46FA2178"/>
    <w:rsid w:val="46FE52B2"/>
    <w:rsid w:val="47043DC3"/>
    <w:rsid w:val="470B038B"/>
    <w:rsid w:val="470D5A07"/>
    <w:rsid w:val="471F1BDF"/>
    <w:rsid w:val="472B75FD"/>
    <w:rsid w:val="4745001B"/>
    <w:rsid w:val="4764175D"/>
    <w:rsid w:val="476A2E5A"/>
    <w:rsid w:val="476E6AE6"/>
    <w:rsid w:val="477A6033"/>
    <w:rsid w:val="477DCE1E"/>
    <w:rsid w:val="477E3728"/>
    <w:rsid w:val="477F1591"/>
    <w:rsid w:val="479E0D55"/>
    <w:rsid w:val="47B70069"/>
    <w:rsid w:val="47B95B93"/>
    <w:rsid w:val="47D227AD"/>
    <w:rsid w:val="47D7940E"/>
    <w:rsid w:val="47E04ECA"/>
    <w:rsid w:val="47F13697"/>
    <w:rsid w:val="47F320E7"/>
    <w:rsid w:val="47F60AD8"/>
    <w:rsid w:val="47F646ED"/>
    <w:rsid w:val="47F84572"/>
    <w:rsid w:val="47F866B8"/>
    <w:rsid w:val="47FC03D8"/>
    <w:rsid w:val="47FE6C2E"/>
    <w:rsid w:val="47FF09B1"/>
    <w:rsid w:val="47FF0CB9"/>
    <w:rsid w:val="47FF6B99"/>
    <w:rsid w:val="480000CE"/>
    <w:rsid w:val="480C7ABD"/>
    <w:rsid w:val="48116838"/>
    <w:rsid w:val="48180B08"/>
    <w:rsid w:val="481F2B54"/>
    <w:rsid w:val="48272AF9"/>
    <w:rsid w:val="482A1464"/>
    <w:rsid w:val="4832149E"/>
    <w:rsid w:val="4833716D"/>
    <w:rsid w:val="48353EC3"/>
    <w:rsid w:val="48407EF6"/>
    <w:rsid w:val="48484E52"/>
    <w:rsid w:val="48517B76"/>
    <w:rsid w:val="48732F88"/>
    <w:rsid w:val="487358E0"/>
    <w:rsid w:val="487815A6"/>
    <w:rsid w:val="48795D5A"/>
    <w:rsid w:val="487B2E45"/>
    <w:rsid w:val="487D47D4"/>
    <w:rsid w:val="48816480"/>
    <w:rsid w:val="488501C8"/>
    <w:rsid w:val="488B4F7B"/>
    <w:rsid w:val="48914416"/>
    <w:rsid w:val="48A25794"/>
    <w:rsid w:val="48A2736B"/>
    <w:rsid w:val="48A62240"/>
    <w:rsid w:val="48AB62AA"/>
    <w:rsid w:val="48B858F4"/>
    <w:rsid w:val="48B904EC"/>
    <w:rsid w:val="48B93D4C"/>
    <w:rsid w:val="48BB2692"/>
    <w:rsid w:val="48BC6F7A"/>
    <w:rsid w:val="48BE0C93"/>
    <w:rsid w:val="48C90054"/>
    <w:rsid w:val="48D16F09"/>
    <w:rsid w:val="48E8208B"/>
    <w:rsid w:val="48F6071D"/>
    <w:rsid w:val="48FD385A"/>
    <w:rsid w:val="49115E22"/>
    <w:rsid w:val="493125DA"/>
    <w:rsid w:val="493241DA"/>
    <w:rsid w:val="493D4778"/>
    <w:rsid w:val="4944592C"/>
    <w:rsid w:val="494476DB"/>
    <w:rsid w:val="4946141A"/>
    <w:rsid w:val="494C4A78"/>
    <w:rsid w:val="49526EDF"/>
    <w:rsid w:val="495518E8"/>
    <w:rsid w:val="495C0AA0"/>
    <w:rsid w:val="495C2C76"/>
    <w:rsid w:val="49687A3E"/>
    <w:rsid w:val="49690EEF"/>
    <w:rsid w:val="496B1F0A"/>
    <w:rsid w:val="496D4E83"/>
    <w:rsid w:val="497C2C57"/>
    <w:rsid w:val="498229F3"/>
    <w:rsid w:val="49875162"/>
    <w:rsid w:val="498B2E59"/>
    <w:rsid w:val="499D6818"/>
    <w:rsid w:val="499E282F"/>
    <w:rsid w:val="49A39656"/>
    <w:rsid w:val="49A62087"/>
    <w:rsid w:val="49A81A17"/>
    <w:rsid w:val="49AE2DA6"/>
    <w:rsid w:val="49CA5E32"/>
    <w:rsid w:val="49D21CBC"/>
    <w:rsid w:val="49D62A28"/>
    <w:rsid w:val="49DB2F85"/>
    <w:rsid w:val="49E17E97"/>
    <w:rsid w:val="49E35145"/>
    <w:rsid w:val="49E78A4F"/>
    <w:rsid w:val="49F42AD9"/>
    <w:rsid w:val="49FB423D"/>
    <w:rsid w:val="49FC19CF"/>
    <w:rsid w:val="4A0560D6"/>
    <w:rsid w:val="4A0749E0"/>
    <w:rsid w:val="4A0B4D14"/>
    <w:rsid w:val="4A0E5583"/>
    <w:rsid w:val="4A0F1784"/>
    <w:rsid w:val="4A125911"/>
    <w:rsid w:val="4A15042C"/>
    <w:rsid w:val="4A1C2405"/>
    <w:rsid w:val="4A205A52"/>
    <w:rsid w:val="4A230BEB"/>
    <w:rsid w:val="4A2A352B"/>
    <w:rsid w:val="4A2D17DA"/>
    <w:rsid w:val="4A2E4370"/>
    <w:rsid w:val="4A2F6C19"/>
    <w:rsid w:val="4A2F7EDA"/>
    <w:rsid w:val="4A444DFB"/>
    <w:rsid w:val="4A4B5402"/>
    <w:rsid w:val="4A506EBA"/>
    <w:rsid w:val="4A511AC0"/>
    <w:rsid w:val="4A5A33C8"/>
    <w:rsid w:val="4A5B2E22"/>
    <w:rsid w:val="4A6022F2"/>
    <w:rsid w:val="4A6223F2"/>
    <w:rsid w:val="4A644D18"/>
    <w:rsid w:val="4A686E5C"/>
    <w:rsid w:val="4A6873F9"/>
    <w:rsid w:val="4A696EE5"/>
    <w:rsid w:val="4A6D35C0"/>
    <w:rsid w:val="4A7045EA"/>
    <w:rsid w:val="4A7367A7"/>
    <w:rsid w:val="4A810B41"/>
    <w:rsid w:val="4A8430BD"/>
    <w:rsid w:val="4A857FAB"/>
    <w:rsid w:val="4A8741CA"/>
    <w:rsid w:val="4A8A736F"/>
    <w:rsid w:val="4A8B3F25"/>
    <w:rsid w:val="4A8E1C25"/>
    <w:rsid w:val="4A8E20F7"/>
    <w:rsid w:val="4A8E50B1"/>
    <w:rsid w:val="4A914BA1"/>
    <w:rsid w:val="4A9463DF"/>
    <w:rsid w:val="4A991BFA"/>
    <w:rsid w:val="4A9B25E6"/>
    <w:rsid w:val="4A9B332A"/>
    <w:rsid w:val="4AA1777F"/>
    <w:rsid w:val="4AA246B9"/>
    <w:rsid w:val="4AAF7B99"/>
    <w:rsid w:val="4AB42009"/>
    <w:rsid w:val="4AB670D1"/>
    <w:rsid w:val="4ABE19F6"/>
    <w:rsid w:val="4ABE1B92"/>
    <w:rsid w:val="4ABE7DA5"/>
    <w:rsid w:val="4ABED871"/>
    <w:rsid w:val="4ABF6616"/>
    <w:rsid w:val="4AC26B09"/>
    <w:rsid w:val="4AD52AA1"/>
    <w:rsid w:val="4AD666AF"/>
    <w:rsid w:val="4AD76AB0"/>
    <w:rsid w:val="4ADA448E"/>
    <w:rsid w:val="4ADA6548"/>
    <w:rsid w:val="4ADF590D"/>
    <w:rsid w:val="4AE40168"/>
    <w:rsid w:val="4AE44E9E"/>
    <w:rsid w:val="4AE90539"/>
    <w:rsid w:val="4AEC627C"/>
    <w:rsid w:val="4AF52A88"/>
    <w:rsid w:val="4AF7CA82"/>
    <w:rsid w:val="4AFA5BA7"/>
    <w:rsid w:val="4AFC7261"/>
    <w:rsid w:val="4AFF2D26"/>
    <w:rsid w:val="4B044794"/>
    <w:rsid w:val="4B122EC6"/>
    <w:rsid w:val="4B1368CD"/>
    <w:rsid w:val="4B1D01E3"/>
    <w:rsid w:val="4B2606EF"/>
    <w:rsid w:val="4B343D27"/>
    <w:rsid w:val="4B384825"/>
    <w:rsid w:val="4B3D2633"/>
    <w:rsid w:val="4B4B7D51"/>
    <w:rsid w:val="4B5A31E5"/>
    <w:rsid w:val="4B5B750A"/>
    <w:rsid w:val="4B5C51AF"/>
    <w:rsid w:val="4B62560B"/>
    <w:rsid w:val="4B6D2F19"/>
    <w:rsid w:val="4B6E90D0"/>
    <w:rsid w:val="4B753A52"/>
    <w:rsid w:val="4B756F90"/>
    <w:rsid w:val="4B764BD1"/>
    <w:rsid w:val="4B7D7331"/>
    <w:rsid w:val="4B7F00EF"/>
    <w:rsid w:val="4B8F1A2B"/>
    <w:rsid w:val="4B93212F"/>
    <w:rsid w:val="4B9B0716"/>
    <w:rsid w:val="4BA220E9"/>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53A07"/>
    <w:rsid w:val="4C095157"/>
    <w:rsid w:val="4C09719A"/>
    <w:rsid w:val="4C0A69B9"/>
    <w:rsid w:val="4C0D7CF3"/>
    <w:rsid w:val="4C1207B4"/>
    <w:rsid w:val="4C143394"/>
    <w:rsid w:val="4C1677E9"/>
    <w:rsid w:val="4C1E4213"/>
    <w:rsid w:val="4C20442F"/>
    <w:rsid w:val="4C2A0B13"/>
    <w:rsid w:val="4C2C61E0"/>
    <w:rsid w:val="4C2FF311"/>
    <w:rsid w:val="4C304467"/>
    <w:rsid w:val="4C3A1686"/>
    <w:rsid w:val="4C3FA161"/>
    <w:rsid w:val="4C44439A"/>
    <w:rsid w:val="4C550DC6"/>
    <w:rsid w:val="4C623D3C"/>
    <w:rsid w:val="4C6267F5"/>
    <w:rsid w:val="4C675291"/>
    <w:rsid w:val="4C692FE8"/>
    <w:rsid w:val="4C714C8A"/>
    <w:rsid w:val="4C746529"/>
    <w:rsid w:val="4C770187"/>
    <w:rsid w:val="4C7C718B"/>
    <w:rsid w:val="4C8C6860"/>
    <w:rsid w:val="4C9403F5"/>
    <w:rsid w:val="4C942727"/>
    <w:rsid w:val="4C942B6D"/>
    <w:rsid w:val="4C9914D8"/>
    <w:rsid w:val="4C9B5863"/>
    <w:rsid w:val="4CA124E3"/>
    <w:rsid w:val="4CA74208"/>
    <w:rsid w:val="4CB22BAD"/>
    <w:rsid w:val="4CB26E4C"/>
    <w:rsid w:val="4CB42DC9"/>
    <w:rsid w:val="4CB70AE5"/>
    <w:rsid w:val="4CCA0782"/>
    <w:rsid w:val="4CDB65A8"/>
    <w:rsid w:val="4CDC35C1"/>
    <w:rsid w:val="4CDC7B3D"/>
    <w:rsid w:val="4CE36F4D"/>
    <w:rsid w:val="4CE511D4"/>
    <w:rsid w:val="4CE92A73"/>
    <w:rsid w:val="4CEE1E37"/>
    <w:rsid w:val="4CFDDF80"/>
    <w:rsid w:val="4CFEC740"/>
    <w:rsid w:val="4CFF5AB9"/>
    <w:rsid w:val="4D0A2F51"/>
    <w:rsid w:val="4D0F7FFF"/>
    <w:rsid w:val="4D137AF0"/>
    <w:rsid w:val="4D1E17E5"/>
    <w:rsid w:val="4D1E3D40"/>
    <w:rsid w:val="4D1F0450"/>
    <w:rsid w:val="4D1F46E6"/>
    <w:rsid w:val="4D240875"/>
    <w:rsid w:val="4D2B5BC9"/>
    <w:rsid w:val="4D2F777A"/>
    <w:rsid w:val="4D2FE910"/>
    <w:rsid w:val="4D3B2BA3"/>
    <w:rsid w:val="4D4079E1"/>
    <w:rsid w:val="4D4A2A90"/>
    <w:rsid w:val="4D4B6A9F"/>
    <w:rsid w:val="4D573E80"/>
    <w:rsid w:val="4D5A289C"/>
    <w:rsid w:val="4D5C5691"/>
    <w:rsid w:val="4D640F8B"/>
    <w:rsid w:val="4D662315"/>
    <w:rsid w:val="4D6C5536"/>
    <w:rsid w:val="4D702828"/>
    <w:rsid w:val="4D737564"/>
    <w:rsid w:val="4D752F99"/>
    <w:rsid w:val="4D754306"/>
    <w:rsid w:val="4D782049"/>
    <w:rsid w:val="4D7F7799"/>
    <w:rsid w:val="4DAE3E48"/>
    <w:rsid w:val="4DAE5A6A"/>
    <w:rsid w:val="4DB017E2"/>
    <w:rsid w:val="4DB376C4"/>
    <w:rsid w:val="4DBF79B1"/>
    <w:rsid w:val="4DC332C4"/>
    <w:rsid w:val="4DD12E39"/>
    <w:rsid w:val="4DD37C07"/>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20310C"/>
    <w:rsid w:val="4E371BEE"/>
    <w:rsid w:val="4E3917D8"/>
    <w:rsid w:val="4E3E0B9C"/>
    <w:rsid w:val="4E46667C"/>
    <w:rsid w:val="4E4F4B24"/>
    <w:rsid w:val="4E507B45"/>
    <w:rsid w:val="4E52289A"/>
    <w:rsid w:val="4E523590"/>
    <w:rsid w:val="4E571C5E"/>
    <w:rsid w:val="4E5A52AA"/>
    <w:rsid w:val="4E5F9982"/>
    <w:rsid w:val="4E606D65"/>
    <w:rsid w:val="4E6319FC"/>
    <w:rsid w:val="4E6600F3"/>
    <w:rsid w:val="4E683E6B"/>
    <w:rsid w:val="4E75F88A"/>
    <w:rsid w:val="4E775E5C"/>
    <w:rsid w:val="4E7B594C"/>
    <w:rsid w:val="4E7D7917"/>
    <w:rsid w:val="4E7EAD30"/>
    <w:rsid w:val="4E7FEF47"/>
    <w:rsid w:val="4E84436F"/>
    <w:rsid w:val="4E856BF1"/>
    <w:rsid w:val="4E870795"/>
    <w:rsid w:val="4E8C15C7"/>
    <w:rsid w:val="4E946A0E"/>
    <w:rsid w:val="4E990F2F"/>
    <w:rsid w:val="4E99624F"/>
    <w:rsid w:val="4EA66BE5"/>
    <w:rsid w:val="4EA718D2"/>
    <w:rsid w:val="4EB86BA1"/>
    <w:rsid w:val="4EC78F80"/>
    <w:rsid w:val="4ECB9158"/>
    <w:rsid w:val="4ED079B5"/>
    <w:rsid w:val="4ED17C62"/>
    <w:rsid w:val="4ED345EB"/>
    <w:rsid w:val="4ED41007"/>
    <w:rsid w:val="4ED41501"/>
    <w:rsid w:val="4ED56CDE"/>
    <w:rsid w:val="4ED66DFC"/>
    <w:rsid w:val="4ED7A9DA"/>
    <w:rsid w:val="4ED97087"/>
    <w:rsid w:val="4EDEBB3B"/>
    <w:rsid w:val="4EE23F89"/>
    <w:rsid w:val="4EE5ED31"/>
    <w:rsid w:val="4EEB612E"/>
    <w:rsid w:val="4EEB7EDE"/>
    <w:rsid w:val="4EED043D"/>
    <w:rsid w:val="4EF10441"/>
    <w:rsid w:val="4EF708F2"/>
    <w:rsid w:val="4EF78DA5"/>
    <w:rsid w:val="4EF7BE4A"/>
    <w:rsid w:val="4EFEC9FA"/>
    <w:rsid w:val="4F0EBFF4"/>
    <w:rsid w:val="4F1069DA"/>
    <w:rsid w:val="4F1D0B1E"/>
    <w:rsid w:val="4F1EE549"/>
    <w:rsid w:val="4F20252F"/>
    <w:rsid w:val="4F22553E"/>
    <w:rsid w:val="4F243B24"/>
    <w:rsid w:val="4F244AED"/>
    <w:rsid w:val="4F257E7F"/>
    <w:rsid w:val="4F2C6C47"/>
    <w:rsid w:val="4F325912"/>
    <w:rsid w:val="4F391364"/>
    <w:rsid w:val="4F3A5808"/>
    <w:rsid w:val="4F3D19A2"/>
    <w:rsid w:val="4F3EA466"/>
    <w:rsid w:val="4F4D50CB"/>
    <w:rsid w:val="4F4F1436"/>
    <w:rsid w:val="4F533E4B"/>
    <w:rsid w:val="4F5AAA15"/>
    <w:rsid w:val="4F6739BD"/>
    <w:rsid w:val="4F6818EC"/>
    <w:rsid w:val="4F7838D9"/>
    <w:rsid w:val="4F7930E1"/>
    <w:rsid w:val="4F7C2757"/>
    <w:rsid w:val="4F7F2889"/>
    <w:rsid w:val="4F7F7AA1"/>
    <w:rsid w:val="4F7FA37F"/>
    <w:rsid w:val="4F822D0B"/>
    <w:rsid w:val="4F874C3E"/>
    <w:rsid w:val="4F8971FE"/>
    <w:rsid w:val="4F8C7497"/>
    <w:rsid w:val="4F8F45D7"/>
    <w:rsid w:val="4F9AD012"/>
    <w:rsid w:val="4F9F9C73"/>
    <w:rsid w:val="4FA113E3"/>
    <w:rsid w:val="4FA5716A"/>
    <w:rsid w:val="4FAD69F1"/>
    <w:rsid w:val="4FAF41EC"/>
    <w:rsid w:val="4FB243B2"/>
    <w:rsid w:val="4FB60946"/>
    <w:rsid w:val="4FBB511D"/>
    <w:rsid w:val="4FBC08BA"/>
    <w:rsid w:val="4FBD3D43"/>
    <w:rsid w:val="4FBFAC56"/>
    <w:rsid w:val="4FBFFCFD"/>
    <w:rsid w:val="4FC13833"/>
    <w:rsid w:val="4FC5D4D2"/>
    <w:rsid w:val="4FC93839"/>
    <w:rsid w:val="4FCB66D1"/>
    <w:rsid w:val="4FCF16C8"/>
    <w:rsid w:val="4FD55642"/>
    <w:rsid w:val="4FD80F74"/>
    <w:rsid w:val="4FDB6B28"/>
    <w:rsid w:val="4FDD26A9"/>
    <w:rsid w:val="4FDD637B"/>
    <w:rsid w:val="4FDF015D"/>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260AA"/>
    <w:rsid w:val="5003539E"/>
    <w:rsid w:val="500A3DE0"/>
    <w:rsid w:val="500D6DF0"/>
    <w:rsid w:val="501F4F53"/>
    <w:rsid w:val="50210776"/>
    <w:rsid w:val="503069BE"/>
    <w:rsid w:val="5031471C"/>
    <w:rsid w:val="503362B0"/>
    <w:rsid w:val="503C4051"/>
    <w:rsid w:val="503E30D6"/>
    <w:rsid w:val="50436713"/>
    <w:rsid w:val="5044111C"/>
    <w:rsid w:val="50444D71"/>
    <w:rsid w:val="50490A35"/>
    <w:rsid w:val="504C2066"/>
    <w:rsid w:val="504D7564"/>
    <w:rsid w:val="50566671"/>
    <w:rsid w:val="505C1647"/>
    <w:rsid w:val="50631789"/>
    <w:rsid w:val="506348EA"/>
    <w:rsid w:val="50684FA2"/>
    <w:rsid w:val="50717BB5"/>
    <w:rsid w:val="507638BC"/>
    <w:rsid w:val="507A7515"/>
    <w:rsid w:val="507B1DC9"/>
    <w:rsid w:val="507F3F56"/>
    <w:rsid w:val="508052CB"/>
    <w:rsid w:val="50852AB2"/>
    <w:rsid w:val="508A7A43"/>
    <w:rsid w:val="509832FB"/>
    <w:rsid w:val="509845C5"/>
    <w:rsid w:val="5099030C"/>
    <w:rsid w:val="509947B0"/>
    <w:rsid w:val="50A05B3E"/>
    <w:rsid w:val="50AD2735"/>
    <w:rsid w:val="50AFC1C7"/>
    <w:rsid w:val="50BB7A74"/>
    <w:rsid w:val="50BE5FC4"/>
    <w:rsid w:val="50C050D6"/>
    <w:rsid w:val="50C17863"/>
    <w:rsid w:val="50C221A5"/>
    <w:rsid w:val="50C335DB"/>
    <w:rsid w:val="50C54ADA"/>
    <w:rsid w:val="50CA61C8"/>
    <w:rsid w:val="50CA6717"/>
    <w:rsid w:val="50D073B6"/>
    <w:rsid w:val="50E33C4B"/>
    <w:rsid w:val="50E4164D"/>
    <w:rsid w:val="50E91498"/>
    <w:rsid w:val="50E942E2"/>
    <w:rsid w:val="50F815B1"/>
    <w:rsid w:val="50FB40FF"/>
    <w:rsid w:val="51095E03"/>
    <w:rsid w:val="510A55DB"/>
    <w:rsid w:val="510E0CFA"/>
    <w:rsid w:val="51113A57"/>
    <w:rsid w:val="511C2ED2"/>
    <w:rsid w:val="51226553"/>
    <w:rsid w:val="512C1180"/>
    <w:rsid w:val="512F2A1E"/>
    <w:rsid w:val="51387B25"/>
    <w:rsid w:val="513E5E10"/>
    <w:rsid w:val="514069D9"/>
    <w:rsid w:val="51407A55"/>
    <w:rsid w:val="51453FF0"/>
    <w:rsid w:val="51581F75"/>
    <w:rsid w:val="51625807"/>
    <w:rsid w:val="51644DBE"/>
    <w:rsid w:val="516A1CA8"/>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CE738D"/>
    <w:rsid w:val="51D830B6"/>
    <w:rsid w:val="51DF2696"/>
    <w:rsid w:val="51E657D3"/>
    <w:rsid w:val="51EE6435"/>
    <w:rsid w:val="51EFFF35"/>
    <w:rsid w:val="51F07F4B"/>
    <w:rsid w:val="51F3539E"/>
    <w:rsid w:val="51F42B99"/>
    <w:rsid w:val="51F779E0"/>
    <w:rsid w:val="51F8D03F"/>
    <w:rsid w:val="51FF189A"/>
    <w:rsid w:val="52056C28"/>
    <w:rsid w:val="521E3E1C"/>
    <w:rsid w:val="522343BC"/>
    <w:rsid w:val="522462FB"/>
    <w:rsid w:val="523302EC"/>
    <w:rsid w:val="5233218F"/>
    <w:rsid w:val="52397B4D"/>
    <w:rsid w:val="523A6203"/>
    <w:rsid w:val="52426781"/>
    <w:rsid w:val="525766EF"/>
    <w:rsid w:val="525A6150"/>
    <w:rsid w:val="526130AB"/>
    <w:rsid w:val="52634E37"/>
    <w:rsid w:val="52655B91"/>
    <w:rsid w:val="527252B8"/>
    <w:rsid w:val="527F3531"/>
    <w:rsid w:val="52842483"/>
    <w:rsid w:val="52854FEC"/>
    <w:rsid w:val="528C3065"/>
    <w:rsid w:val="528E4FD1"/>
    <w:rsid w:val="52921B66"/>
    <w:rsid w:val="52953B57"/>
    <w:rsid w:val="52976ACD"/>
    <w:rsid w:val="529E3361"/>
    <w:rsid w:val="52A42BD5"/>
    <w:rsid w:val="52A501FA"/>
    <w:rsid w:val="52AF058B"/>
    <w:rsid w:val="52CB25C2"/>
    <w:rsid w:val="52D27F49"/>
    <w:rsid w:val="52DB5D60"/>
    <w:rsid w:val="52E13AAE"/>
    <w:rsid w:val="52E2243E"/>
    <w:rsid w:val="52E2699B"/>
    <w:rsid w:val="52E42682"/>
    <w:rsid w:val="52F76E9E"/>
    <w:rsid w:val="52F8304B"/>
    <w:rsid w:val="52FE07B2"/>
    <w:rsid w:val="53154594"/>
    <w:rsid w:val="53193986"/>
    <w:rsid w:val="531E1269"/>
    <w:rsid w:val="531E2D4A"/>
    <w:rsid w:val="53285A20"/>
    <w:rsid w:val="532C5467"/>
    <w:rsid w:val="533B113A"/>
    <w:rsid w:val="533D58C6"/>
    <w:rsid w:val="5349B8B3"/>
    <w:rsid w:val="53617C07"/>
    <w:rsid w:val="53624E0A"/>
    <w:rsid w:val="536270DB"/>
    <w:rsid w:val="53642E53"/>
    <w:rsid w:val="53650979"/>
    <w:rsid w:val="53656BCB"/>
    <w:rsid w:val="537F3C51"/>
    <w:rsid w:val="53845DF5"/>
    <w:rsid w:val="53892460"/>
    <w:rsid w:val="538B39A0"/>
    <w:rsid w:val="539510D4"/>
    <w:rsid w:val="53964FD7"/>
    <w:rsid w:val="539E0967"/>
    <w:rsid w:val="53A828BF"/>
    <w:rsid w:val="53AC6653"/>
    <w:rsid w:val="53B14BFB"/>
    <w:rsid w:val="53B55FA9"/>
    <w:rsid w:val="53B97094"/>
    <w:rsid w:val="53BEE7D8"/>
    <w:rsid w:val="53C02167"/>
    <w:rsid w:val="53C658BC"/>
    <w:rsid w:val="53D12594"/>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041540"/>
    <w:rsid w:val="54077FBB"/>
    <w:rsid w:val="54166797"/>
    <w:rsid w:val="541E4DAD"/>
    <w:rsid w:val="54214A3E"/>
    <w:rsid w:val="542C6177"/>
    <w:rsid w:val="54354498"/>
    <w:rsid w:val="5443781B"/>
    <w:rsid w:val="54493113"/>
    <w:rsid w:val="54556C40"/>
    <w:rsid w:val="5458161B"/>
    <w:rsid w:val="545F2ADA"/>
    <w:rsid w:val="54604B65"/>
    <w:rsid w:val="5463404B"/>
    <w:rsid w:val="54646E83"/>
    <w:rsid w:val="54787173"/>
    <w:rsid w:val="547A2977"/>
    <w:rsid w:val="547B05C7"/>
    <w:rsid w:val="547E0CAE"/>
    <w:rsid w:val="54843081"/>
    <w:rsid w:val="54851C5F"/>
    <w:rsid w:val="549A77EE"/>
    <w:rsid w:val="54A8045F"/>
    <w:rsid w:val="54AD25D8"/>
    <w:rsid w:val="54AE421C"/>
    <w:rsid w:val="54BEA8CD"/>
    <w:rsid w:val="54BF82BD"/>
    <w:rsid w:val="54CC6443"/>
    <w:rsid w:val="54D24A43"/>
    <w:rsid w:val="54D371BA"/>
    <w:rsid w:val="54ED1D2C"/>
    <w:rsid w:val="54EF7864"/>
    <w:rsid w:val="54F12C2A"/>
    <w:rsid w:val="54F7ECBB"/>
    <w:rsid w:val="54F9581D"/>
    <w:rsid w:val="54FB2D2D"/>
    <w:rsid w:val="54FC1220"/>
    <w:rsid w:val="55111BA1"/>
    <w:rsid w:val="5512068D"/>
    <w:rsid w:val="551B5793"/>
    <w:rsid w:val="552000A3"/>
    <w:rsid w:val="5522413C"/>
    <w:rsid w:val="55275942"/>
    <w:rsid w:val="552C1094"/>
    <w:rsid w:val="552C5BF2"/>
    <w:rsid w:val="553B3FF0"/>
    <w:rsid w:val="554967A4"/>
    <w:rsid w:val="554A09E5"/>
    <w:rsid w:val="55533CC8"/>
    <w:rsid w:val="55657695"/>
    <w:rsid w:val="55657CA2"/>
    <w:rsid w:val="55713605"/>
    <w:rsid w:val="55722A84"/>
    <w:rsid w:val="55774994"/>
    <w:rsid w:val="557B70AC"/>
    <w:rsid w:val="55833339"/>
    <w:rsid w:val="5595230F"/>
    <w:rsid w:val="55987349"/>
    <w:rsid w:val="559E4304"/>
    <w:rsid w:val="559F0202"/>
    <w:rsid w:val="55A27C63"/>
    <w:rsid w:val="55AC0AE1"/>
    <w:rsid w:val="55AD03B6"/>
    <w:rsid w:val="55BBB0B5"/>
    <w:rsid w:val="55BF31FD"/>
    <w:rsid w:val="55BFA47E"/>
    <w:rsid w:val="55C23E61"/>
    <w:rsid w:val="55D0251B"/>
    <w:rsid w:val="55D676A6"/>
    <w:rsid w:val="55DA1CA8"/>
    <w:rsid w:val="55E115A8"/>
    <w:rsid w:val="55F312DF"/>
    <w:rsid w:val="55F34CF7"/>
    <w:rsid w:val="55F72CAE"/>
    <w:rsid w:val="55FF932F"/>
    <w:rsid w:val="5606119F"/>
    <w:rsid w:val="560C5B61"/>
    <w:rsid w:val="561B1473"/>
    <w:rsid w:val="561D19DF"/>
    <w:rsid w:val="561D2C04"/>
    <w:rsid w:val="56345BE4"/>
    <w:rsid w:val="56382375"/>
    <w:rsid w:val="56384123"/>
    <w:rsid w:val="56390C26"/>
    <w:rsid w:val="563D5CE8"/>
    <w:rsid w:val="56493591"/>
    <w:rsid w:val="56521689"/>
    <w:rsid w:val="56535401"/>
    <w:rsid w:val="56674E4C"/>
    <w:rsid w:val="5677A6AF"/>
    <w:rsid w:val="567D633A"/>
    <w:rsid w:val="567F201A"/>
    <w:rsid w:val="567F61F6"/>
    <w:rsid w:val="568B268E"/>
    <w:rsid w:val="568B4B9E"/>
    <w:rsid w:val="569E7520"/>
    <w:rsid w:val="56A55C04"/>
    <w:rsid w:val="56A773DF"/>
    <w:rsid w:val="56B063AF"/>
    <w:rsid w:val="56B1700C"/>
    <w:rsid w:val="56B315F3"/>
    <w:rsid w:val="56B34CEC"/>
    <w:rsid w:val="56B42C4F"/>
    <w:rsid w:val="56B94712"/>
    <w:rsid w:val="56BA4ED8"/>
    <w:rsid w:val="56C0241F"/>
    <w:rsid w:val="56CC2C4E"/>
    <w:rsid w:val="56D04F7D"/>
    <w:rsid w:val="56D13F4F"/>
    <w:rsid w:val="56D5201D"/>
    <w:rsid w:val="56D55E16"/>
    <w:rsid w:val="56D852AB"/>
    <w:rsid w:val="56DA41E1"/>
    <w:rsid w:val="56DC0634"/>
    <w:rsid w:val="56DE0939"/>
    <w:rsid w:val="56E3A14F"/>
    <w:rsid w:val="56E72CFA"/>
    <w:rsid w:val="56F05B4A"/>
    <w:rsid w:val="56F26A48"/>
    <w:rsid w:val="56F50CFF"/>
    <w:rsid w:val="56F75059"/>
    <w:rsid w:val="56F758B9"/>
    <w:rsid w:val="56FA2043"/>
    <w:rsid w:val="56FE4FFF"/>
    <w:rsid w:val="56FEF426"/>
    <w:rsid w:val="57004C5E"/>
    <w:rsid w:val="5702732E"/>
    <w:rsid w:val="57073FCC"/>
    <w:rsid w:val="57090A62"/>
    <w:rsid w:val="570B6406"/>
    <w:rsid w:val="571C3A45"/>
    <w:rsid w:val="571E77BD"/>
    <w:rsid w:val="571F505E"/>
    <w:rsid w:val="572F3856"/>
    <w:rsid w:val="5731087A"/>
    <w:rsid w:val="573535F7"/>
    <w:rsid w:val="57364071"/>
    <w:rsid w:val="573B0C35"/>
    <w:rsid w:val="573D1A55"/>
    <w:rsid w:val="573E1E21"/>
    <w:rsid w:val="5747038C"/>
    <w:rsid w:val="57580F21"/>
    <w:rsid w:val="575A3D0A"/>
    <w:rsid w:val="575D181C"/>
    <w:rsid w:val="576A2A02"/>
    <w:rsid w:val="576BE19A"/>
    <w:rsid w:val="576F0018"/>
    <w:rsid w:val="576FD5FE"/>
    <w:rsid w:val="5777CAB5"/>
    <w:rsid w:val="5777D99B"/>
    <w:rsid w:val="577C271A"/>
    <w:rsid w:val="577D2418"/>
    <w:rsid w:val="577E35FC"/>
    <w:rsid w:val="577F28AB"/>
    <w:rsid w:val="577F723A"/>
    <w:rsid w:val="577FE10C"/>
    <w:rsid w:val="57833AC4"/>
    <w:rsid w:val="57843BC6"/>
    <w:rsid w:val="57871A43"/>
    <w:rsid w:val="57913D66"/>
    <w:rsid w:val="579950CF"/>
    <w:rsid w:val="57998692"/>
    <w:rsid w:val="579D2DD8"/>
    <w:rsid w:val="57A4256B"/>
    <w:rsid w:val="57AD5BD4"/>
    <w:rsid w:val="57B33042"/>
    <w:rsid w:val="57B3FFBB"/>
    <w:rsid w:val="57B65DFC"/>
    <w:rsid w:val="57B65FE1"/>
    <w:rsid w:val="57B7E1C5"/>
    <w:rsid w:val="57BB14B0"/>
    <w:rsid w:val="57BF8181"/>
    <w:rsid w:val="57BFBBDA"/>
    <w:rsid w:val="57C96164"/>
    <w:rsid w:val="57CFDE8E"/>
    <w:rsid w:val="57D60097"/>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3D2"/>
    <w:rsid w:val="57FD7638"/>
    <w:rsid w:val="57FD7C44"/>
    <w:rsid w:val="57FE66A6"/>
    <w:rsid w:val="57FEC065"/>
    <w:rsid w:val="57FF12E4"/>
    <w:rsid w:val="57FF1709"/>
    <w:rsid w:val="57FF80E5"/>
    <w:rsid w:val="57FFA882"/>
    <w:rsid w:val="580132D4"/>
    <w:rsid w:val="580249E9"/>
    <w:rsid w:val="580F7BDF"/>
    <w:rsid w:val="58105524"/>
    <w:rsid w:val="58114A52"/>
    <w:rsid w:val="58134E48"/>
    <w:rsid w:val="58140DF3"/>
    <w:rsid w:val="58171515"/>
    <w:rsid w:val="581B1E8F"/>
    <w:rsid w:val="581B3E8B"/>
    <w:rsid w:val="58254B7B"/>
    <w:rsid w:val="582A166F"/>
    <w:rsid w:val="583059CD"/>
    <w:rsid w:val="58306BA9"/>
    <w:rsid w:val="58315248"/>
    <w:rsid w:val="58371254"/>
    <w:rsid w:val="584616CE"/>
    <w:rsid w:val="584D65AC"/>
    <w:rsid w:val="58506C47"/>
    <w:rsid w:val="585B62F1"/>
    <w:rsid w:val="58642EF1"/>
    <w:rsid w:val="586B2F4C"/>
    <w:rsid w:val="58877908"/>
    <w:rsid w:val="58905516"/>
    <w:rsid w:val="58920462"/>
    <w:rsid w:val="58931AE5"/>
    <w:rsid w:val="58A61CE7"/>
    <w:rsid w:val="58AC777F"/>
    <w:rsid w:val="58B448BD"/>
    <w:rsid w:val="58BB464A"/>
    <w:rsid w:val="58BC6BD7"/>
    <w:rsid w:val="58C12AF6"/>
    <w:rsid w:val="58C12F0D"/>
    <w:rsid w:val="58CB2521"/>
    <w:rsid w:val="58CF0EC3"/>
    <w:rsid w:val="58D223E9"/>
    <w:rsid w:val="58D42829"/>
    <w:rsid w:val="58E0179F"/>
    <w:rsid w:val="58E4189D"/>
    <w:rsid w:val="58FB2434"/>
    <w:rsid w:val="5902318D"/>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8B27B6"/>
    <w:rsid w:val="5998070C"/>
    <w:rsid w:val="599807F7"/>
    <w:rsid w:val="599825F2"/>
    <w:rsid w:val="599975CF"/>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EA21DC"/>
    <w:rsid w:val="59F35592"/>
    <w:rsid w:val="59F5704C"/>
    <w:rsid w:val="59F5DBE2"/>
    <w:rsid w:val="59F842F5"/>
    <w:rsid w:val="59FA0482"/>
    <w:rsid w:val="59FAAE26"/>
    <w:rsid w:val="59FCD347"/>
    <w:rsid w:val="59FD8669"/>
    <w:rsid w:val="59FF6CAE"/>
    <w:rsid w:val="5A0148B9"/>
    <w:rsid w:val="5A041094"/>
    <w:rsid w:val="5A05243D"/>
    <w:rsid w:val="5A1A5635"/>
    <w:rsid w:val="5A1D5B0A"/>
    <w:rsid w:val="5A274BDA"/>
    <w:rsid w:val="5A290952"/>
    <w:rsid w:val="5A364E1D"/>
    <w:rsid w:val="5A4A7EBE"/>
    <w:rsid w:val="5A574331"/>
    <w:rsid w:val="5A5B12B5"/>
    <w:rsid w:val="5A624779"/>
    <w:rsid w:val="5A6279C1"/>
    <w:rsid w:val="5A7476F4"/>
    <w:rsid w:val="5A778387"/>
    <w:rsid w:val="5A7D2A4C"/>
    <w:rsid w:val="5A7FB459"/>
    <w:rsid w:val="5A7FC531"/>
    <w:rsid w:val="5A820063"/>
    <w:rsid w:val="5A9009D2"/>
    <w:rsid w:val="5A92474A"/>
    <w:rsid w:val="5A9F1C77"/>
    <w:rsid w:val="5AA1498D"/>
    <w:rsid w:val="5AA4622B"/>
    <w:rsid w:val="5AAB2EB7"/>
    <w:rsid w:val="5AAE2914"/>
    <w:rsid w:val="5AAF779E"/>
    <w:rsid w:val="5ABD20D4"/>
    <w:rsid w:val="5ABF62C1"/>
    <w:rsid w:val="5AC21F10"/>
    <w:rsid w:val="5AC221FF"/>
    <w:rsid w:val="5AC661A1"/>
    <w:rsid w:val="5ACE75A8"/>
    <w:rsid w:val="5AD14B46"/>
    <w:rsid w:val="5AD676A3"/>
    <w:rsid w:val="5ADC3431"/>
    <w:rsid w:val="5ADD4D38"/>
    <w:rsid w:val="5ADD8A57"/>
    <w:rsid w:val="5ADF5D54"/>
    <w:rsid w:val="5ADF7C89"/>
    <w:rsid w:val="5ADF9E61"/>
    <w:rsid w:val="5AEA6714"/>
    <w:rsid w:val="5AF05E30"/>
    <w:rsid w:val="5AF1353F"/>
    <w:rsid w:val="5AF344C4"/>
    <w:rsid w:val="5AF86853"/>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33DF5"/>
    <w:rsid w:val="5B7976B8"/>
    <w:rsid w:val="5B7A1BA5"/>
    <w:rsid w:val="5B7B2807"/>
    <w:rsid w:val="5B7EF10C"/>
    <w:rsid w:val="5B7F4D8C"/>
    <w:rsid w:val="5B7F81C3"/>
    <w:rsid w:val="5B7FAC75"/>
    <w:rsid w:val="5B894932"/>
    <w:rsid w:val="5B8A315D"/>
    <w:rsid w:val="5B9B4C09"/>
    <w:rsid w:val="5B9E2C7A"/>
    <w:rsid w:val="5B9F8732"/>
    <w:rsid w:val="5BA62120"/>
    <w:rsid w:val="5BABA01B"/>
    <w:rsid w:val="5BAD55B3"/>
    <w:rsid w:val="5BB6ADA9"/>
    <w:rsid w:val="5BB6D968"/>
    <w:rsid w:val="5BB701E0"/>
    <w:rsid w:val="5BB72D78"/>
    <w:rsid w:val="5BB8406C"/>
    <w:rsid w:val="5BB97AB4"/>
    <w:rsid w:val="5BBAF1D2"/>
    <w:rsid w:val="5BBB51AD"/>
    <w:rsid w:val="5BC255C2"/>
    <w:rsid w:val="5BC546AB"/>
    <w:rsid w:val="5BC56459"/>
    <w:rsid w:val="5BC7AE7C"/>
    <w:rsid w:val="5BCB6A90"/>
    <w:rsid w:val="5BCEA68F"/>
    <w:rsid w:val="5BD20B76"/>
    <w:rsid w:val="5BD35CA1"/>
    <w:rsid w:val="5BD6689C"/>
    <w:rsid w:val="5BDF954D"/>
    <w:rsid w:val="5BE211F7"/>
    <w:rsid w:val="5BE21313"/>
    <w:rsid w:val="5BE72873"/>
    <w:rsid w:val="5BEB40B2"/>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D134D"/>
    <w:rsid w:val="5C1E563C"/>
    <w:rsid w:val="5C2C472A"/>
    <w:rsid w:val="5C2C64D8"/>
    <w:rsid w:val="5C2D3FFE"/>
    <w:rsid w:val="5C3979B4"/>
    <w:rsid w:val="5C3A17F5"/>
    <w:rsid w:val="5C3F0EA4"/>
    <w:rsid w:val="5C411D6A"/>
    <w:rsid w:val="5C455FC2"/>
    <w:rsid w:val="5C4C0AAF"/>
    <w:rsid w:val="5C4E46A0"/>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20296"/>
    <w:rsid w:val="5CA42CAA"/>
    <w:rsid w:val="5CA56A42"/>
    <w:rsid w:val="5CAC2D90"/>
    <w:rsid w:val="5CAD58A7"/>
    <w:rsid w:val="5CB2051D"/>
    <w:rsid w:val="5CB3C789"/>
    <w:rsid w:val="5CBE7A4C"/>
    <w:rsid w:val="5CD34BA6"/>
    <w:rsid w:val="5CDD6245"/>
    <w:rsid w:val="5CDF3E69"/>
    <w:rsid w:val="5CDF7F04"/>
    <w:rsid w:val="5CE07864"/>
    <w:rsid w:val="5CE329E1"/>
    <w:rsid w:val="5CE605C8"/>
    <w:rsid w:val="5CEA5FFB"/>
    <w:rsid w:val="5CF90E52"/>
    <w:rsid w:val="5CF9550F"/>
    <w:rsid w:val="5CFA0384"/>
    <w:rsid w:val="5CFB46B2"/>
    <w:rsid w:val="5CFFA7DC"/>
    <w:rsid w:val="5D094A6B"/>
    <w:rsid w:val="5D0D4D06"/>
    <w:rsid w:val="5D11459E"/>
    <w:rsid w:val="5D137698"/>
    <w:rsid w:val="5D165AA1"/>
    <w:rsid w:val="5D223F4F"/>
    <w:rsid w:val="5D2437E3"/>
    <w:rsid w:val="5D276FD6"/>
    <w:rsid w:val="5D2E2B33"/>
    <w:rsid w:val="5D335644"/>
    <w:rsid w:val="5D36D1C1"/>
    <w:rsid w:val="5D3B55E5"/>
    <w:rsid w:val="5D465377"/>
    <w:rsid w:val="5D4D7F34"/>
    <w:rsid w:val="5D50269A"/>
    <w:rsid w:val="5D5555ED"/>
    <w:rsid w:val="5D57D1D1"/>
    <w:rsid w:val="5D5A52C7"/>
    <w:rsid w:val="5D5E04D4"/>
    <w:rsid w:val="5D5FB42E"/>
    <w:rsid w:val="5D5FD80D"/>
    <w:rsid w:val="5D616655"/>
    <w:rsid w:val="5D622EBA"/>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9155E"/>
    <w:rsid w:val="5DDB9CD4"/>
    <w:rsid w:val="5DDE4BFF"/>
    <w:rsid w:val="5DDF1636"/>
    <w:rsid w:val="5DDF6BD8"/>
    <w:rsid w:val="5DE1C96A"/>
    <w:rsid w:val="5DE51034"/>
    <w:rsid w:val="5DE624F9"/>
    <w:rsid w:val="5DE7A883"/>
    <w:rsid w:val="5DEBF8A1"/>
    <w:rsid w:val="5DED127B"/>
    <w:rsid w:val="5DEEBD39"/>
    <w:rsid w:val="5DEF469A"/>
    <w:rsid w:val="5DEF58CA"/>
    <w:rsid w:val="5DEFC235"/>
    <w:rsid w:val="5DF474C9"/>
    <w:rsid w:val="5DF5CC9D"/>
    <w:rsid w:val="5DF9D3B2"/>
    <w:rsid w:val="5DFBF881"/>
    <w:rsid w:val="5DFC285F"/>
    <w:rsid w:val="5DFE3951"/>
    <w:rsid w:val="5DFE44C2"/>
    <w:rsid w:val="5DFFCB4C"/>
    <w:rsid w:val="5E010383"/>
    <w:rsid w:val="5E041626"/>
    <w:rsid w:val="5E050575"/>
    <w:rsid w:val="5E0D0C8C"/>
    <w:rsid w:val="5E0E0B57"/>
    <w:rsid w:val="5E115985"/>
    <w:rsid w:val="5E145476"/>
    <w:rsid w:val="5E1577F7"/>
    <w:rsid w:val="5E1A4117"/>
    <w:rsid w:val="5E1B4A56"/>
    <w:rsid w:val="5E231B5D"/>
    <w:rsid w:val="5E2E3E85"/>
    <w:rsid w:val="5E3570B1"/>
    <w:rsid w:val="5E36400C"/>
    <w:rsid w:val="5E394EDC"/>
    <w:rsid w:val="5E3BE3C7"/>
    <w:rsid w:val="5E40069D"/>
    <w:rsid w:val="5E4775F9"/>
    <w:rsid w:val="5E4A0E97"/>
    <w:rsid w:val="5E5B22B9"/>
    <w:rsid w:val="5E5D6E1D"/>
    <w:rsid w:val="5E5E374E"/>
    <w:rsid w:val="5E656474"/>
    <w:rsid w:val="5E6C9A67"/>
    <w:rsid w:val="5E734892"/>
    <w:rsid w:val="5E734C2C"/>
    <w:rsid w:val="5E762809"/>
    <w:rsid w:val="5E773C79"/>
    <w:rsid w:val="5E77B284"/>
    <w:rsid w:val="5E7E2DBB"/>
    <w:rsid w:val="5E7E4A0C"/>
    <w:rsid w:val="5E822A4A"/>
    <w:rsid w:val="5E840976"/>
    <w:rsid w:val="5E856D27"/>
    <w:rsid w:val="5E8E122B"/>
    <w:rsid w:val="5E9583D6"/>
    <w:rsid w:val="5E961547"/>
    <w:rsid w:val="5E9F9153"/>
    <w:rsid w:val="5EA3565D"/>
    <w:rsid w:val="5EA762EA"/>
    <w:rsid w:val="5EA76383"/>
    <w:rsid w:val="5EA945C1"/>
    <w:rsid w:val="5EAC1FB8"/>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078F1"/>
    <w:rsid w:val="5F1115F5"/>
    <w:rsid w:val="5F1C04EC"/>
    <w:rsid w:val="5F1D171D"/>
    <w:rsid w:val="5F1F6D1C"/>
    <w:rsid w:val="5F266BF2"/>
    <w:rsid w:val="5F3062DF"/>
    <w:rsid w:val="5F33406F"/>
    <w:rsid w:val="5F357D99"/>
    <w:rsid w:val="5F3A5436"/>
    <w:rsid w:val="5F3B00B7"/>
    <w:rsid w:val="5F3B879D"/>
    <w:rsid w:val="5F3D3904"/>
    <w:rsid w:val="5F447FDD"/>
    <w:rsid w:val="5F492E7F"/>
    <w:rsid w:val="5F4AE5D2"/>
    <w:rsid w:val="5F4C3788"/>
    <w:rsid w:val="5F4D084A"/>
    <w:rsid w:val="5F546472"/>
    <w:rsid w:val="5F574DB8"/>
    <w:rsid w:val="5F5AF615"/>
    <w:rsid w:val="5F5D4BFA"/>
    <w:rsid w:val="5F5D4CBE"/>
    <w:rsid w:val="5F5DE6A1"/>
    <w:rsid w:val="5F5E97CE"/>
    <w:rsid w:val="5F5EEEC3"/>
    <w:rsid w:val="5F5F9E56"/>
    <w:rsid w:val="5F6917F1"/>
    <w:rsid w:val="5F6D12E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C3975"/>
    <w:rsid w:val="5F9D61ED"/>
    <w:rsid w:val="5F9F3465"/>
    <w:rsid w:val="5FA5283A"/>
    <w:rsid w:val="5FA6034F"/>
    <w:rsid w:val="5FA665A1"/>
    <w:rsid w:val="5FA77803"/>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A6EB5"/>
    <w:rsid w:val="5FCBB338"/>
    <w:rsid w:val="5FCF29AA"/>
    <w:rsid w:val="5FCF5AF8"/>
    <w:rsid w:val="5FCFA8AD"/>
    <w:rsid w:val="5FCFEF4B"/>
    <w:rsid w:val="5FD0D74A"/>
    <w:rsid w:val="5FD375B3"/>
    <w:rsid w:val="5FD56E87"/>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410B7"/>
    <w:rsid w:val="60057C38"/>
    <w:rsid w:val="600734E4"/>
    <w:rsid w:val="600C2CBA"/>
    <w:rsid w:val="60151D76"/>
    <w:rsid w:val="603B7574"/>
    <w:rsid w:val="603E2C7E"/>
    <w:rsid w:val="604E5940"/>
    <w:rsid w:val="60590E6C"/>
    <w:rsid w:val="605B3904"/>
    <w:rsid w:val="606257F5"/>
    <w:rsid w:val="60673FEE"/>
    <w:rsid w:val="606752F5"/>
    <w:rsid w:val="60677735"/>
    <w:rsid w:val="606E2D6B"/>
    <w:rsid w:val="60932FCA"/>
    <w:rsid w:val="60A65DC5"/>
    <w:rsid w:val="60A96349"/>
    <w:rsid w:val="60AA0DE3"/>
    <w:rsid w:val="60AD3682"/>
    <w:rsid w:val="60AF34D7"/>
    <w:rsid w:val="60B864EA"/>
    <w:rsid w:val="60BB42CE"/>
    <w:rsid w:val="60BD4E13"/>
    <w:rsid w:val="60C313F2"/>
    <w:rsid w:val="60D61108"/>
    <w:rsid w:val="61005532"/>
    <w:rsid w:val="6103342C"/>
    <w:rsid w:val="6116198D"/>
    <w:rsid w:val="611763CB"/>
    <w:rsid w:val="611A25A1"/>
    <w:rsid w:val="612260FC"/>
    <w:rsid w:val="613992C3"/>
    <w:rsid w:val="613D0337"/>
    <w:rsid w:val="615362B5"/>
    <w:rsid w:val="61670003"/>
    <w:rsid w:val="617F2CC8"/>
    <w:rsid w:val="61843D4F"/>
    <w:rsid w:val="618A021C"/>
    <w:rsid w:val="6199333E"/>
    <w:rsid w:val="61BC42DB"/>
    <w:rsid w:val="61C00549"/>
    <w:rsid w:val="61C46F73"/>
    <w:rsid w:val="61C471B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263B"/>
    <w:rsid w:val="62205443"/>
    <w:rsid w:val="62214605"/>
    <w:rsid w:val="622540F5"/>
    <w:rsid w:val="622A34BA"/>
    <w:rsid w:val="623C62E9"/>
    <w:rsid w:val="623C7D94"/>
    <w:rsid w:val="623E51B7"/>
    <w:rsid w:val="625114EB"/>
    <w:rsid w:val="626B762E"/>
    <w:rsid w:val="62754478"/>
    <w:rsid w:val="6275B1F8"/>
    <w:rsid w:val="62787ED0"/>
    <w:rsid w:val="627B676B"/>
    <w:rsid w:val="627E9A2D"/>
    <w:rsid w:val="6280132C"/>
    <w:rsid w:val="628A633F"/>
    <w:rsid w:val="62950339"/>
    <w:rsid w:val="629E217A"/>
    <w:rsid w:val="62B01DB5"/>
    <w:rsid w:val="62B334AF"/>
    <w:rsid w:val="62B401CC"/>
    <w:rsid w:val="62B87DC6"/>
    <w:rsid w:val="62C30E7C"/>
    <w:rsid w:val="62C562DB"/>
    <w:rsid w:val="62C84D65"/>
    <w:rsid w:val="62D76283"/>
    <w:rsid w:val="62DC5115"/>
    <w:rsid w:val="62E177C7"/>
    <w:rsid w:val="62ED7E47"/>
    <w:rsid w:val="62EDAF18"/>
    <w:rsid w:val="62EE0A07"/>
    <w:rsid w:val="62EE3651"/>
    <w:rsid w:val="62F67840"/>
    <w:rsid w:val="62FF1540"/>
    <w:rsid w:val="6300246C"/>
    <w:rsid w:val="63075366"/>
    <w:rsid w:val="63083CE5"/>
    <w:rsid w:val="630C4486"/>
    <w:rsid w:val="63134508"/>
    <w:rsid w:val="63196965"/>
    <w:rsid w:val="63223418"/>
    <w:rsid w:val="632857BE"/>
    <w:rsid w:val="632B5658"/>
    <w:rsid w:val="632F29C7"/>
    <w:rsid w:val="633F11E7"/>
    <w:rsid w:val="6344708E"/>
    <w:rsid w:val="634B5349"/>
    <w:rsid w:val="63510202"/>
    <w:rsid w:val="63525EB8"/>
    <w:rsid w:val="6356208C"/>
    <w:rsid w:val="635C2835"/>
    <w:rsid w:val="635F7193"/>
    <w:rsid w:val="63636986"/>
    <w:rsid w:val="637075F2"/>
    <w:rsid w:val="63711163"/>
    <w:rsid w:val="63767CBC"/>
    <w:rsid w:val="637A4A54"/>
    <w:rsid w:val="637A4F24"/>
    <w:rsid w:val="637B37E8"/>
    <w:rsid w:val="637BB93B"/>
    <w:rsid w:val="637D3C1C"/>
    <w:rsid w:val="637FF04C"/>
    <w:rsid w:val="638312A4"/>
    <w:rsid w:val="639D5F0D"/>
    <w:rsid w:val="639E5029"/>
    <w:rsid w:val="639F0CAE"/>
    <w:rsid w:val="639FE5F0"/>
    <w:rsid w:val="63A159FD"/>
    <w:rsid w:val="63AA09C9"/>
    <w:rsid w:val="63AB062A"/>
    <w:rsid w:val="63AF718C"/>
    <w:rsid w:val="63B35731"/>
    <w:rsid w:val="63B374DF"/>
    <w:rsid w:val="63B59CDB"/>
    <w:rsid w:val="63B6D1AA"/>
    <w:rsid w:val="63BCE1DB"/>
    <w:rsid w:val="63C02548"/>
    <w:rsid w:val="63C139AA"/>
    <w:rsid w:val="63C2364D"/>
    <w:rsid w:val="63C45C6D"/>
    <w:rsid w:val="63CA2C86"/>
    <w:rsid w:val="63CA2F0F"/>
    <w:rsid w:val="63CC19CD"/>
    <w:rsid w:val="63CC6F84"/>
    <w:rsid w:val="63CE60C7"/>
    <w:rsid w:val="63D70ADA"/>
    <w:rsid w:val="63DD455C"/>
    <w:rsid w:val="63DF2BD6"/>
    <w:rsid w:val="63DF51BF"/>
    <w:rsid w:val="63E1229E"/>
    <w:rsid w:val="63E36016"/>
    <w:rsid w:val="63ED479F"/>
    <w:rsid w:val="63F225DF"/>
    <w:rsid w:val="63F5BD52"/>
    <w:rsid w:val="63FAB3B5"/>
    <w:rsid w:val="63FAB478"/>
    <w:rsid w:val="63FC70D8"/>
    <w:rsid w:val="63FE27D4"/>
    <w:rsid w:val="63FEFE99"/>
    <w:rsid w:val="63FF43C9"/>
    <w:rsid w:val="63FFCBFC"/>
    <w:rsid w:val="64014A1E"/>
    <w:rsid w:val="640F6E0B"/>
    <w:rsid w:val="64144421"/>
    <w:rsid w:val="6417175C"/>
    <w:rsid w:val="641F0573"/>
    <w:rsid w:val="64225FEF"/>
    <w:rsid w:val="64322AF9"/>
    <w:rsid w:val="643779F6"/>
    <w:rsid w:val="643E62B8"/>
    <w:rsid w:val="644204E6"/>
    <w:rsid w:val="644338BB"/>
    <w:rsid w:val="64465F50"/>
    <w:rsid w:val="64484DB7"/>
    <w:rsid w:val="64515368"/>
    <w:rsid w:val="645230C5"/>
    <w:rsid w:val="64610CE9"/>
    <w:rsid w:val="646938B5"/>
    <w:rsid w:val="646F78AA"/>
    <w:rsid w:val="64720E72"/>
    <w:rsid w:val="647522D9"/>
    <w:rsid w:val="647B2964"/>
    <w:rsid w:val="647B6F42"/>
    <w:rsid w:val="647F3441"/>
    <w:rsid w:val="64801AB7"/>
    <w:rsid w:val="64804DD8"/>
    <w:rsid w:val="648B3F36"/>
    <w:rsid w:val="648B8E0A"/>
    <w:rsid w:val="649410BE"/>
    <w:rsid w:val="649421BA"/>
    <w:rsid w:val="64953F08"/>
    <w:rsid w:val="649844A9"/>
    <w:rsid w:val="64AD49B4"/>
    <w:rsid w:val="64AF66E6"/>
    <w:rsid w:val="64C144DE"/>
    <w:rsid w:val="64D28462"/>
    <w:rsid w:val="64D52140"/>
    <w:rsid w:val="64DB0A9B"/>
    <w:rsid w:val="64E2007C"/>
    <w:rsid w:val="64F37F38"/>
    <w:rsid w:val="64F733FB"/>
    <w:rsid w:val="64FB166D"/>
    <w:rsid w:val="64FB54D8"/>
    <w:rsid w:val="65000502"/>
    <w:rsid w:val="65006754"/>
    <w:rsid w:val="65011CE3"/>
    <w:rsid w:val="650F4BD3"/>
    <w:rsid w:val="652561BA"/>
    <w:rsid w:val="652D7DDC"/>
    <w:rsid w:val="6535587B"/>
    <w:rsid w:val="653A5A1F"/>
    <w:rsid w:val="653E3153"/>
    <w:rsid w:val="653F6933"/>
    <w:rsid w:val="65466BB7"/>
    <w:rsid w:val="654A611D"/>
    <w:rsid w:val="654B22CD"/>
    <w:rsid w:val="655C266C"/>
    <w:rsid w:val="655C5011"/>
    <w:rsid w:val="65627A2D"/>
    <w:rsid w:val="656C5E2C"/>
    <w:rsid w:val="656D58CD"/>
    <w:rsid w:val="65707CE4"/>
    <w:rsid w:val="657BE69D"/>
    <w:rsid w:val="658A78AB"/>
    <w:rsid w:val="659C0775"/>
    <w:rsid w:val="659E6ED8"/>
    <w:rsid w:val="65A123D5"/>
    <w:rsid w:val="65A13A93"/>
    <w:rsid w:val="65A4166B"/>
    <w:rsid w:val="65AB4911"/>
    <w:rsid w:val="65AB6F91"/>
    <w:rsid w:val="65CF331B"/>
    <w:rsid w:val="65D42AD7"/>
    <w:rsid w:val="65D92300"/>
    <w:rsid w:val="65DDAF3D"/>
    <w:rsid w:val="65DF257D"/>
    <w:rsid w:val="65DF2BFC"/>
    <w:rsid w:val="65DF407F"/>
    <w:rsid w:val="65DF6369"/>
    <w:rsid w:val="65DF95BF"/>
    <w:rsid w:val="65E322FD"/>
    <w:rsid w:val="65E94483"/>
    <w:rsid w:val="65EF2015"/>
    <w:rsid w:val="65F12FD0"/>
    <w:rsid w:val="65F34CAD"/>
    <w:rsid w:val="65F7B807"/>
    <w:rsid w:val="65F865CC"/>
    <w:rsid w:val="65FAB732"/>
    <w:rsid w:val="65FC33BF"/>
    <w:rsid w:val="65FC516D"/>
    <w:rsid w:val="65FE06B6"/>
    <w:rsid w:val="65FE7137"/>
    <w:rsid w:val="65FF53DD"/>
    <w:rsid w:val="65FF639B"/>
    <w:rsid w:val="65FFB0C5"/>
    <w:rsid w:val="6608651D"/>
    <w:rsid w:val="663559DB"/>
    <w:rsid w:val="66395F68"/>
    <w:rsid w:val="66397036"/>
    <w:rsid w:val="66484E7A"/>
    <w:rsid w:val="66540B05"/>
    <w:rsid w:val="665947B7"/>
    <w:rsid w:val="665B5A12"/>
    <w:rsid w:val="665D285D"/>
    <w:rsid w:val="66610BBD"/>
    <w:rsid w:val="666B40A1"/>
    <w:rsid w:val="666E0EA7"/>
    <w:rsid w:val="66707909"/>
    <w:rsid w:val="66719BEB"/>
    <w:rsid w:val="6673F737"/>
    <w:rsid w:val="66937291"/>
    <w:rsid w:val="669FB48C"/>
    <w:rsid w:val="66AD3308"/>
    <w:rsid w:val="66B43DF1"/>
    <w:rsid w:val="66B479E6"/>
    <w:rsid w:val="66B75069"/>
    <w:rsid w:val="66B75538"/>
    <w:rsid w:val="66B912B0"/>
    <w:rsid w:val="66BC66AA"/>
    <w:rsid w:val="66BF2810"/>
    <w:rsid w:val="66C27892"/>
    <w:rsid w:val="66C35C8B"/>
    <w:rsid w:val="66C35E68"/>
    <w:rsid w:val="66C72837"/>
    <w:rsid w:val="66CA7019"/>
    <w:rsid w:val="66CC3515"/>
    <w:rsid w:val="66CD2666"/>
    <w:rsid w:val="66CE11E4"/>
    <w:rsid w:val="66CF2F3B"/>
    <w:rsid w:val="66D44878"/>
    <w:rsid w:val="66D718AA"/>
    <w:rsid w:val="66D71F2C"/>
    <w:rsid w:val="66D734E4"/>
    <w:rsid w:val="66D82471"/>
    <w:rsid w:val="66D8636F"/>
    <w:rsid w:val="66DA2F27"/>
    <w:rsid w:val="66DB02DB"/>
    <w:rsid w:val="66DF115E"/>
    <w:rsid w:val="66E6356D"/>
    <w:rsid w:val="66E732E3"/>
    <w:rsid w:val="66EED634"/>
    <w:rsid w:val="66F43704"/>
    <w:rsid w:val="66FB440F"/>
    <w:rsid w:val="66FC6A1A"/>
    <w:rsid w:val="66FDD82B"/>
    <w:rsid w:val="66FEDE15"/>
    <w:rsid w:val="66FF0421"/>
    <w:rsid w:val="66FF625A"/>
    <w:rsid w:val="66FF6AB4"/>
    <w:rsid w:val="67045135"/>
    <w:rsid w:val="670A5668"/>
    <w:rsid w:val="670E55AC"/>
    <w:rsid w:val="670F7122"/>
    <w:rsid w:val="671054D0"/>
    <w:rsid w:val="67143554"/>
    <w:rsid w:val="671C5FE3"/>
    <w:rsid w:val="671D192D"/>
    <w:rsid w:val="671E38F9"/>
    <w:rsid w:val="671E7EB8"/>
    <w:rsid w:val="671F635B"/>
    <w:rsid w:val="672020EF"/>
    <w:rsid w:val="6722111C"/>
    <w:rsid w:val="672C79AE"/>
    <w:rsid w:val="672E57FA"/>
    <w:rsid w:val="672F3320"/>
    <w:rsid w:val="672F6BBF"/>
    <w:rsid w:val="673204AE"/>
    <w:rsid w:val="67346D31"/>
    <w:rsid w:val="673A2C37"/>
    <w:rsid w:val="673BBF47"/>
    <w:rsid w:val="673C7E60"/>
    <w:rsid w:val="673E3247"/>
    <w:rsid w:val="673FA2B2"/>
    <w:rsid w:val="674E26D2"/>
    <w:rsid w:val="67555DA7"/>
    <w:rsid w:val="675608AD"/>
    <w:rsid w:val="675D03D3"/>
    <w:rsid w:val="67654F94"/>
    <w:rsid w:val="67676DCF"/>
    <w:rsid w:val="676C6E91"/>
    <w:rsid w:val="677B47B7"/>
    <w:rsid w:val="677BADEC"/>
    <w:rsid w:val="677BBB5B"/>
    <w:rsid w:val="677D4D83"/>
    <w:rsid w:val="677F124F"/>
    <w:rsid w:val="677F18F0"/>
    <w:rsid w:val="678016E5"/>
    <w:rsid w:val="6780498F"/>
    <w:rsid w:val="6784366C"/>
    <w:rsid w:val="679531A0"/>
    <w:rsid w:val="679B1933"/>
    <w:rsid w:val="67AB88B6"/>
    <w:rsid w:val="67AE2497"/>
    <w:rsid w:val="67B31DEF"/>
    <w:rsid w:val="67B385DB"/>
    <w:rsid w:val="67BBFA72"/>
    <w:rsid w:val="67BC1058"/>
    <w:rsid w:val="67BDC2FF"/>
    <w:rsid w:val="67BFA99B"/>
    <w:rsid w:val="67CC4D67"/>
    <w:rsid w:val="67CE2B39"/>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385A2C"/>
    <w:rsid w:val="68415F73"/>
    <w:rsid w:val="685E0B70"/>
    <w:rsid w:val="68602928"/>
    <w:rsid w:val="6864524C"/>
    <w:rsid w:val="687045C8"/>
    <w:rsid w:val="68831B76"/>
    <w:rsid w:val="688C2727"/>
    <w:rsid w:val="689843E3"/>
    <w:rsid w:val="68A8338A"/>
    <w:rsid w:val="68B7181F"/>
    <w:rsid w:val="68BA4262"/>
    <w:rsid w:val="68C623FC"/>
    <w:rsid w:val="68C87DFC"/>
    <w:rsid w:val="68C9702B"/>
    <w:rsid w:val="68CA2609"/>
    <w:rsid w:val="68CA5628"/>
    <w:rsid w:val="68CC1AED"/>
    <w:rsid w:val="68CD6427"/>
    <w:rsid w:val="68D75A50"/>
    <w:rsid w:val="68DE6DAC"/>
    <w:rsid w:val="68E3546E"/>
    <w:rsid w:val="68EA32FF"/>
    <w:rsid w:val="68EA538A"/>
    <w:rsid w:val="68EE2E29"/>
    <w:rsid w:val="68EF720B"/>
    <w:rsid w:val="68F120D5"/>
    <w:rsid w:val="68F77E6E"/>
    <w:rsid w:val="68F95994"/>
    <w:rsid w:val="68FD86F0"/>
    <w:rsid w:val="69083E29"/>
    <w:rsid w:val="69146885"/>
    <w:rsid w:val="691555DA"/>
    <w:rsid w:val="691B691C"/>
    <w:rsid w:val="691C0678"/>
    <w:rsid w:val="691E001F"/>
    <w:rsid w:val="692911FF"/>
    <w:rsid w:val="69322D84"/>
    <w:rsid w:val="693B2BDB"/>
    <w:rsid w:val="693E5A9D"/>
    <w:rsid w:val="694A1939"/>
    <w:rsid w:val="694B0CA4"/>
    <w:rsid w:val="694D12DA"/>
    <w:rsid w:val="69595127"/>
    <w:rsid w:val="695A58A7"/>
    <w:rsid w:val="69665A40"/>
    <w:rsid w:val="696F64C4"/>
    <w:rsid w:val="697221C1"/>
    <w:rsid w:val="6977D1CE"/>
    <w:rsid w:val="69825989"/>
    <w:rsid w:val="69852275"/>
    <w:rsid w:val="69863787"/>
    <w:rsid w:val="69880A7E"/>
    <w:rsid w:val="698E6280"/>
    <w:rsid w:val="699833FF"/>
    <w:rsid w:val="699E02E9"/>
    <w:rsid w:val="69AA611C"/>
    <w:rsid w:val="69AB1384"/>
    <w:rsid w:val="69AF0748"/>
    <w:rsid w:val="69B162B0"/>
    <w:rsid w:val="69B343B3"/>
    <w:rsid w:val="69B3514E"/>
    <w:rsid w:val="69B47B0D"/>
    <w:rsid w:val="69B933FE"/>
    <w:rsid w:val="69B95123"/>
    <w:rsid w:val="69BB0F42"/>
    <w:rsid w:val="69BD2E65"/>
    <w:rsid w:val="69BF4AFE"/>
    <w:rsid w:val="69C112CB"/>
    <w:rsid w:val="69C27265"/>
    <w:rsid w:val="69C86AD4"/>
    <w:rsid w:val="69C9A2A1"/>
    <w:rsid w:val="69D171F7"/>
    <w:rsid w:val="69D17846"/>
    <w:rsid w:val="69D27B8F"/>
    <w:rsid w:val="69D463EC"/>
    <w:rsid w:val="69D7B2D3"/>
    <w:rsid w:val="69D7D3AE"/>
    <w:rsid w:val="69DC3906"/>
    <w:rsid w:val="69DD351E"/>
    <w:rsid w:val="69DF0F75"/>
    <w:rsid w:val="69E77EE2"/>
    <w:rsid w:val="69E845DB"/>
    <w:rsid w:val="69F95D7E"/>
    <w:rsid w:val="69FBB7B2"/>
    <w:rsid w:val="69FC1BE0"/>
    <w:rsid w:val="69FC7113"/>
    <w:rsid w:val="69FDD612"/>
    <w:rsid w:val="69FF2E20"/>
    <w:rsid w:val="6A0309F0"/>
    <w:rsid w:val="6A0720EC"/>
    <w:rsid w:val="6A083250"/>
    <w:rsid w:val="6A100FD1"/>
    <w:rsid w:val="6A161061"/>
    <w:rsid w:val="6A167C69"/>
    <w:rsid w:val="6A1A2066"/>
    <w:rsid w:val="6A1C3A22"/>
    <w:rsid w:val="6A2904FB"/>
    <w:rsid w:val="6A2D2663"/>
    <w:rsid w:val="6A315B59"/>
    <w:rsid w:val="6A364619"/>
    <w:rsid w:val="6A392BE9"/>
    <w:rsid w:val="6A3B0B46"/>
    <w:rsid w:val="6A3D439E"/>
    <w:rsid w:val="6A3F299E"/>
    <w:rsid w:val="6A413A96"/>
    <w:rsid w:val="6A424439"/>
    <w:rsid w:val="6A426B8C"/>
    <w:rsid w:val="6A4A3798"/>
    <w:rsid w:val="6A4C7B83"/>
    <w:rsid w:val="6A4F389E"/>
    <w:rsid w:val="6A4F4C6E"/>
    <w:rsid w:val="6A55256E"/>
    <w:rsid w:val="6A5F19C4"/>
    <w:rsid w:val="6A637494"/>
    <w:rsid w:val="6A67C7B4"/>
    <w:rsid w:val="6A6B466F"/>
    <w:rsid w:val="6A776534"/>
    <w:rsid w:val="6A7973F8"/>
    <w:rsid w:val="6A7D0570"/>
    <w:rsid w:val="6A8625CB"/>
    <w:rsid w:val="6A86594D"/>
    <w:rsid w:val="6A8B6AC0"/>
    <w:rsid w:val="6A8C1D88"/>
    <w:rsid w:val="6AA10091"/>
    <w:rsid w:val="6AA714FE"/>
    <w:rsid w:val="6AAB0492"/>
    <w:rsid w:val="6AAD73CC"/>
    <w:rsid w:val="6ABD05EE"/>
    <w:rsid w:val="6ABD1D7E"/>
    <w:rsid w:val="6ABE6E95"/>
    <w:rsid w:val="6ABF05F6"/>
    <w:rsid w:val="6AD404C6"/>
    <w:rsid w:val="6ADB5472"/>
    <w:rsid w:val="6ADB55F8"/>
    <w:rsid w:val="6ADE9808"/>
    <w:rsid w:val="6AEA1A38"/>
    <w:rsid w:val="6AEFCD25"/>
    <w:rsid w:val="6AFCD8DB"/>
    <w:rsid w:val="6AFDDFC2"/>
    <w:rsid w:val="6AFF300A"/>
    <w:rsid w:val="6B012D70"/>
    <w:rsid w:val="6B02276F"/>
    <w:rsid w:val="6B043EEA"/>
    <w:rsid w:val="6B047505"/>
    <w:rsid w:val="6B0D5C8A"/>
    <w:rsid w:val="6B142F59"/>
    <w:rsid w:val="6B15282D"/>
    <w:rsid w:val="6B234F4A"/>
    <w:rsid w:val="6B253A4F"/>
    <w:rsid w:val="6B275C14"/>
    <w:rsid w:val="6B2B3DFF"/>
    <w:rsid w:val="6B2B4D9D"/>
    <w:rsid w:val="6B2DF795"/>
    <w:rsid w:val="6B355FC3"/>
    <w:rsid w:val="6B39651C"/>
    <w:rsid w:val="6B3D5CA9"/>
    <w:rsid w:val="6B3E22B8"/>
    <w:rsid w:val="6B4355EC"/>
    <w:rsid w:val="6B4C26F3"/>
    <w:rsid w:val="6B5463F9"/>
    <w:rsid w:val="6B585B6E"/>
    <w:rsid w:val="6B5D58FF"/>
    <w:rsid w:val="6B5F9270"/>
    <w:rsid w:val="6B623CC4"/>
    <w:rsid w:val="6B641521"/>
    <w:rsid w:val="6B6724AA"/>
    <w:rsid w:val="6B6D5CEF"/>
    <w:rsid w:val="6B6F717C"/>
    <w:rsid w:val="6B715F57"/>
    <w:rsid w:val="6B72817D"/>
    <w:rsid w:val="6B7A7E4A"/>
    <w:rsid w:val="6B7BFC6C"/>
    <w:rsid w:val="6B7D3277"/>
    <w:rsid w:val="6B7DEA7F"/>
    <w:rsid w:val="6B7E7B69"/>
    <w:rsid w:val="6B7F0B8D"/>
    <w:rsid w:val="6B7F6ABC"/>
    <w:rsid w:val="6B824FC0"/>
    <w:rsid w:val="6B855C05"/>
    <w:rsid w:val="6B8F08DB"/>
    <w:rsid w:val="6B9145AA"/>
    <w:rsid w:val="6B9B2D32"/>
    <w:rsid w:val="6BA16F19"/>
    <w:rsid w:val="6BA79EDB"/>
    <w:rsid w:val="6BAE29BD"/>
    <w:rsid w:val="6BB13EA5"/>
    <w:rsid w:val="6BB1CE4A"/>
    <w:rsid w:val="6BB31F44"/>
    <w:rsid w:val="6BB649E3"/>
    <w:rsid w:val="6BBBE2B3"/>
    <w:rsid w:val="6BBF3E0E"/>
    <w:rsid w:val="6BBFBE9C"/>
    <w:rsid w:val="6BC56699"/>
    <w:rsid w:val="6BC7341B"/>
    <w:rsid w:val="6BCF38A6"/>
    <w:rsid w:val="6BCF62E6"/>
    <w:rsid w:val="6BD15DAA"/>
    <w:rsid w:val="6BD2208E"/>
    <w:rsid w:val="6BD315C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7486C"/>
    <w:rsid w:val="6C07661A"/>
    <w:rsid w:val="6C0C59DE"/>
    <w:rsid w:val="6C0D540B"/>
    <w:rsid w:val="6C1655FB"/>
    <w:rsid w:val="6C1A00FB"/>
    <w:rsid w:val="6C1D5E3D"/>
    <w:rsid w:val="6C2B055A"/>
    <w:rsid w:val="6C2C60C4"/>
    <w:rsid w:val="6C2F3115"/>
    <w:rsid w:val="6C4E4249"/>
    <w:rsid w:val="6C581E94"/>
    <w:rsid w:val="6C5922CC"/>
    <w:rsid w:val="6C5A21CA"/>
    <w:rsid w:val="6C7155FB"/>
    <w:rsid w:val="6C7211AF"/>
    <w:rsid w:val="6C7B138A"/>
    <w:rsid w:val="6C8163CC"/>
    <w:rsid w:val="6C821755"/>
    <w:rsid w:val="6C855934"/>
    <w:rsid w:val="6C8D4D71"/>
    <w:rsid w:val="6C8FE757"/>
    <w:rsid w:val="6C922387"/>
    <w:rsid w:val="6C964017"/>
    <w:rsid w:val="6C9F4AA4"/>
    <w:rsid w:val="6CA34594"/>
    <w:rsid w:val="6CA67DBF"/>
    <w:rsid w:val="6CA77231"/>
    <w:rsid w:val="6CA9147F"/>
    <w:rsid w:val="6CB45E34"/>
    <w:rsid w:val="6CB6396B"/>
    <w:rsid w:val="6CBF06A8"/>
    <w:rsid w:val="6CBFDB77"/>
    <w:rsid w:val="6CBFFA36"/>
    <w:rsid w:val="6CC85DA9"/>
    <w:rsid w:val="6CCD0829"/>
    <w:rsid w:val="6CD3A16D"/>
    <w:rsid w:val="6CD41B88"/>
    <w:rsid w:val="6CD53F3B"/>
    <w:rsid w:val="6CD544BD"/>
    <w:rsid w:val="6CD8343A"/>
    <w:rsid w:val="6CDA45A0"/>
    <w:rsid w:val="6CDE738C"/>
    <w:rsid w:val="6CE33FE7"/>
    <w:rsid w:val="6CE41AE9"/>
    <w:rsid w:val="6CE54BAD"/>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4003B"/>
    <w:rsid w:val="6D29033A"/>
    <w:rsid w:val="6D2A6A64"/>
    <w:rsid w:val="6D374518"/>
    <w:rsid w:val="6D3EC9CB"/>
    <w:rsid w:val="6D406985"/>
    <w:rsid w:val="6D485F60"/>
    <w:rsid w:val="6D535020"/>
    <w:rsid w:val="6D5D5729"/>
    <w:rsid w:val="6D68758C"/>
    <w:rsid w:val="6D6C08E2"/>
    <w:rsid w:val="6D6D06FE"/>
    <w:rsid w:val="6D6F29C7"/>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01176"/>
    <w:rsid w:val="6DC12324"/>
    <w:rsid w:val="6DC902CA"/>
    <w:rsid w:val="6DCDD36F"/>
    <w:rsid w:val="6DCE6CB3"/>
    <w:rsid w:val="6DD35C2E"/>
    <w:rsid w:val="6DDBBF97"/>
    <w:rsid w:val="6DDD8BF4"/>
    <w:rsid w:val="6DDFBF15"/>
    <w:rsid w:val="6DE0491A"/>
    <w:rsid w:val="6DE1C216"/>
    <w:rsid w:val="6DE31839"/>
    <w:rsid w:val="6DE50BDD"/>
    <w:rsid w:val="6DE56617"/>
    <w:rsid w:val="6DE86A7B"/>
    <w:rsid w:val="6DE91C58"/>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375DA"/>
    <w:rsid w:val="6E0B03F1"/>
    <w:rsid w:val="6E115277"/>
    <w:rsid w:val="6E2039EF"/>
    <w:rsid w:val="6E262E07"/>
    <w:rsid w:val="6E2C7CF6"/>
    <w:rsid w:val="6E3000AA"/>
    <w:rsid w:val="6E372E5F"/>
    <w:rsid w:val="6E3D27C7"/>
    <w:rsid w:val="6E3E6082"/>
    <w:rsid w:val="6E3EE284"/>
    <w:rsid w:val="6E3FFC32"/>
    <w:rsid w:val="6E432C34"/>
    <w:rsid w:val="6E453429"/>
    <w:rsid w:val="6E46167B"/>
    <w:rsid w:val="6E4678CD"/>
    <w:rsid w:val="6E4A2AFE"/>
    <w:rsid w:val="6E577BD2"/>
    <w:rsid w:val="6E5B28B3"/>
    <w:rsid w:val="6E5F49A6"/>
    <w:rsid w:val="6E7837FF"/>
    <w:rsid w:val="6E7855AD"/>
    <w:rsid w:val="6E7C1B07"/>
    <w:rsid w:val="6E7F0666"/>
    <w:rsid w:val="6E7F0827"/>
    <w:rsid w:val="6E8E3022"/>
    <w:rsid w:val="6E8F81CF"/>
    <w:rsid w:val="6E92399F"/>
    <w:rsid w:val="6E9D8C0E"/>
    <w:rsid w:val="6E9EEF82"/>
    <w:rsid w:val="6EAE87C4"/>
    <w:rsid w:val="6EB50B32"/>
    <w:rsid w:val="6EB50F2B"/>
    <w:rsid w:val="6EB8009F"/>
    <w:rsid w:val="6EBB9868"/>
    <w:rsid w:val="6EBEA365"/>
    <w:rsid w:val="6EC647D7"/>
    <w:rsid w:val="6ECFE065"/>
    <w:rsid w:val="6ED5D892"/>
    <w:rsid w:val="6EDA1DC4"/>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0D1342"/>
    <w:rsid w:val="6F1317DD"/>
    <w:rsid w:val="6F17D22B"/>
    <w:rsid w:val="6F193041"/>
    <w:rsid w:val="6F1E2474"/>
    <w:rsid w:val="6F1FFCC9"/>
    <w:rsid w:val="6F203936"/>
    <w:rsid w:val="6F221B63"/>
    <w:rsid w:val="6F2E62F2"/>
    <w:rsid w:val="6F33584D"/>
    <w:rsid w:val="6F39035A"/>
    <w:rsid w:val="6F3E9E94"/>
    <w:rsid w:val="6F3FC4F7"/>
    <w:rsid w:val="6F402188"/>
    <w:rsid w:val="6F49314D"/>
    <w:rsid w:val="6F4A519B"/>
    <w:rsid w:val="6F4DA796"/>
    <w:rsid w:val="6F57E999"/>
    <w:rsid w:val="6F59660B"/>
    <w:rsid w:val="6F5F998E"/>
    <w:rsid w:val="6F611A51"/>
    <w:rsid w:val="6F651FD5"/>
    <w:rsid w:val="6F667618"/>
    <w:rsid w:val="6F6B1273"/>
    <w:rsid w:val="6F6D70DC"/>
    <w:rsid w:val="6F73078C"/>
    <w:rsid w:val="6F7318FB"/>
    <w:rsid w:val="6F736093"/>
    <w:rsid w:val="6F7915DC"/>
    <w:rsid w:val="6F7B03AF"/>
    <w:rsid w:val="6F7C4309"/>
    <w:rsid w:val="6F7D5167"/>
    <w:rsid w:val="6F7E090D"/>
    <w:rsid w:val="6F7E949F"/>
    <w:rsid w:val="6F7F3152"/>
    <w:rsid w:val="6F7F9F25"/>
    <w:rsid w:val="6F7FB8A3"/>
    <w:rsid w:val="6F8DE2A2"/>
    <w:rsid w:val="6F8F6EBC"/>
    <w:rsid w:val="6F977CB5"/>
    <w:rsid w:val="6F992916"/>
    <w:rsid w:val="6F9937B8"/>
    <w:rsid w:val="6F9B1553"/>
    <w:rsid w:val="6F9B3AFF"/>
    <w:rsid w:val="6F9F82B4"/>
    <w:rsid w:val="6FA04DBB"/>
    <w:rsid w:val="6FA76651"/>
    <w:rsid w:val="6FADFAD7"/>
    <w:rsid w:val="6FAE8778"/>
    <w:rsid w:val="6FAFD936"/>
    <w:rsid w:val="6FAFDEFF"/>
    <w:rsid w:val="6FAFEF6D"/>
    <w:rsid w:val="6FB35C1F"/>
    <w:rsid w:val="6FB82314"/>
    <w:rsid w:val="6FB9E8F2"/>
    <w:rsid w:val="6FBA2899"/>
    <w:rsid w:val="6FBB1BF5"/>
    <w:rsid w:val="6FBC0FA1"/>
    <w:rsid w:val="6FBC59B4"/>
    <w:rsid w:val="6FBC7026"/>
    <w:rsid w:val="6FBE29EF"/>
    <w:rsid w:val="6FBE8331"/>
    <w:rsid w:val="6FBE88E7"/>
    <w:rsid w:val="6FC211D5"/>
    <w:rsid w:val="6FC79A32"/>
    <w:rsid w:val="6FC7B49F"/>
    <w:rsid w:val="6FCB66EF"/>
    <w:rsid w:val="6FCB9C50"/>
    <w:rsid w:val="6FCF3A4F"/>
    <w:rsid w:val="6FD131C7"/>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2EB4"/>
    <w:rsid w:val="6FE7E83D"/>
    <w:rsid w:val="6FED1604"/>
    <w:rsid w:val="6FED3D79"/>
    <w:rsid w:val="6FED5B27"/>
    <w:rsid w:val="6FEDC12B"/>
    <w:rsid w:val="6FEE1D15"/>
    <w:rsid w:val="6FEE58D8"/>
    <w:rsid w:val="6FEEE5B7"/>
    <w:rsid w:val="6FEF2818"/>
    <w:rsid w:val="6FEF7AF1"/>
    <w:rsid w:val="6FEF97E5"/>
    <w:rsid w:val="6FEF9B14"/>
    <w:rsid w:val="6FEFAFAB"/>
    <w:rsid w:val="6FF10CE7"/>
    <w:rsid w:val="6FF3AEA2"/>
    <w:rsid w:val="6FF3EAF8"/>
    <w:rsid w:val="6FF496F4"/>
    <w:rsid w:val="6FF51554"/>
    <w:rsid w:val="6FF70E2D"/>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37CAA"/>
    <w:rsid w:val="702459EC"/>
    <w:rsid w:val="702E20D4"/>
    <w:rsid w:val="7030345D"/>
    <w:rsid w:val="70352D5F"/>
    <w:rsid w:val="70393D5E"/>
    <w:rsid w:val="703A372F"/>
    <w:rsid w:val="7046457F"/>
    <w:rsid w:val="704716DB"/>
    <w:rsid w:val="7047792D"/>
    <w:rsid w:val="70524664"/>
    <w:rsid w:val="70531E2E"/>
    <w:rsid w:val="705927E9"/>
    <w:rsid w:val="705942F2"/>
    <w:rsid w:val="7069490C"/>
    <w:rsid w:val="706F7F3E"/>
    <w:rsid w:val="70725570"/>
    <w:rsid w:val="707B053E"/>
    <w:rsid w:val="707F1A9F"/>
    <w:rsid w:val="70810BBD"/>
    <w:rsid w:val="708C17E3"/>
    <w:rsid w:val="708C533F"/>
    <w:rsid w:val="708C59E8"/>
    <w:rsid w:val="708D1203"/>
    <w:rsid w:val="70980188"/>
    <w:rsid w:val="70B52AE8"/>
    <w:rsid w:val="70B862D5"/>
    <w:rsid w:val="70C525FF"/>
    <w:rsid w:val="70C71D84"/>
    <w:rsid w:val="70CA15CC"/>
    <w:rsid w:val="70D867D7"/>
    <w:rsid w:val="70DE2EF1"/>
    <w:rsid w:val="70DE4C45"/>
    <w:rsid w:val="70E37655"/>
    <w:rsid w:val="70E75A48"/>
    <w:rsid w:val="70E84C6C"/>
    <w:rsid w:val="70EFFA28"/>
    <w:rsid w:val="70F52EE5"/>
    <w:rsid w:val="70F57699"/>
    <w:rsid w:val="70FA499F"/>
    <w:rsid w:val="7101188A"/>
    <w:rsid w:val="7108747A"/>
    <w:rsid w:val="710D46D2"/>
    <w:rsid w:val="711209D1"/>
    <w:rsid w:val="711278D2"/>
    <w:rsid w:val="711315BD"/>
    <w:rsid w:val="71193077"/>
    <w:rsid w:val="71297032"/>
    <w:rsid w:val="712D267F"/>
    <w:rsid w:val="71385DC9"/>
    <w:rsid w:val="713A123F"/>
    <w:rsid w:val="713C6F4A"/>
    <w:rsid w:val="714E0847"/>
    <w:rsid w:val="715776FB"/>
    <w:rsid w:val="715E6CDC"/>
    <w:rsid w:val="716342F2"/>
    <w:rsid w:val="716408AF"/>
    <w:rsid w:val="716B31A7"/>
    <w:rsid w:val="71701CB6"/>
    <w:rsid w:val="71725299"/>
    <w:rsid w:val="71730B37"/>
    <w:rsid w:val="7177299A"/>
    <w:rsid w:val="71772B4F"/>
    <w:rsid w:val="71844269"/>
    <w:rsid w:val="719808DD"/>
    <w:rsid w:val="719C607D"/>
    <w:rsid w:val="719F3C0B"/>
    <w:rsid w:val="719F5F35"/>
    <w:rsid w:val="71A60541"/>
    <w:rsid w:val="71A65AB9"/>
    <w:rsid w:val="71A861A9"/>
    <w:rsid w:val="71A86C91"/>
    <w:rsid w:val="71AD58DF"/>
    <w:rsid w:val="71AF5789"/>
    <w:rsid w:val="71B3DE0D"/>
    <w:rsid w:val="71B5BD2A"/>
    <w:rsid w:val="71B9671F"/>
    <w:rsid w:val="71BE3143"/>
    <w:rsid w:val="71C33626"/>
    <w:rsid w:val="71C54FAD"/>
    <w:rsid w:val="71CD20B4"/>
    <w:rsid w:val="71D6A428"/>
    <w:rsid w:val="71E52F59"/>
    <w:rsid w:val="71E85D2E"/>
    <w:rsid w:val="71F06CF5"/>
    <w:rsid w:val="71F58E87"/>
    <w:rsid w:val="71F633B8"/>
    <w:rsid w:val="71F72FE9"/>
    <w:rsid w:val="71FF13AF"/>
    <w:rsid w:val="7211107E"/>
    <w:rsid w:val="721910BE"/>
    <w:rsid w:val="72353695"/>
    <w:rsid w:val="72367C59"/>
    <w:rsid w:val="723839D1"/>
    <w:rsid w:val="72387CE8"/>
    <w:rsid w:val="723932A5"/>
    <w:rsid w:val="72502EFA"/>
    <w:rsid w:val="725B321B"/>
    <w:rsid w:val="725D7955"/>
    <w:rsid w:val="725F60D9"/>
    <w:rsid w:val="727308AC"/>
    <w:rsid w:val="72761329"/>
    <w:rsid w:val="727637DF"/>
    <w:rsid w:val="7277DCAB"/>
    <w:rsid w:val="72792644"/>
    <w:rsid w:val="727C7C52"/>
    <w:rsid w:val="727D5888"/>
    <w:rsid w:val="728C73A4"/>
    <w:rsid w:val="728F05AE"/>
    <w:rsid w:val="72914E8F"/>
    <w:rsid w:val="72973414"/>
    <w:rsid w:val="729B5D0E"/>
    <w:rsid w:val="729C3F60"/>
    <w:rsid w:val="72B3533F"/>
    <w:rsid w:val="72C664D9"/>
    <w:rsid w:val="72CB03A1"/>
    <w:rsid w:val="72D9285A"/>
    <w:rsid w:val="72DD6326"/>
    <w:rsid w:val="72E32DBD"/>
    <w:rsid w:val="72E651DB"/>
    <w:rsid w:val="72E901C2"/>
    <w:rsid w:val="72F659E2"/>
    <w:rsid w:val="72F69611"/>
    <w:rsid w:val="72FDA2BA"/>
    <w:rsid w:val="72FF2499"/>
    <w:rsid w:val="72FF520B"/>
    <w:rsid w:val="72FF8ED4"/>
    <w:rsid w:val="72FFB7B2"/>
    <w:rsid w:val="730A4632"/>
    <w:rsid w:val="730B2F60"/>
    <w:rsid w:val="730D083E"/>
    <w:rsid w:val="73154783"/>
    <w:rsid w:val="73171838"/>
    <w:rsid w:val="731D7050"/>
    <w:rsid w:val="73243F55"/>
    <w:rsid w:val="7327151F"/>
    <w:rsid w:val="732D68E9"/>
    <w:rsid w:val="73304F94"/>
    <w:rsid w:val="733F154F"/>
    <w:rsid w:val="733F7B86"/>
    <w:rsid w:val="73423E02"/>
    <w:rsid w:val="735707AE"/>
    <w:rsid w:val="735F2339"/>
    <w:rsid w:val="7367064C"/>
    <w:rsid w:val="736A4BDB"/>
    <w:rsid w:val="736B3932"/>
    <w:rsid w:val="736C1A32"/>
    <w:rsid w:val="736C9EB8"/>
    <w:rsid w:val="736E6F7E"/>
    <w:rsid w:val="736F45D0"/>
    <w:rsid w:val="73720B98"/>
    <w:rsid w:val="7377A94A"/>
    <w:rsid w:val="737F01AA"/>
    <w:rsid w:val="737FDECF"/>
    <w:rsid w:val="737FFD86"/>
    <w:rsid w:val="73832A2A"/>
    <w:rsid w:val="738467A2"/>
    <w:rsid w:val="73900B6C"/>
    <w:rsid w:val="7390207F"/>
    <w:rsid w:val="7392139C"/>
    <w:rsid w:val="7398518C"/>
    <w:rsid w:val="739A38A2"/>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1598E"/>
    <w:rsid w:val="73D74111"/>
    <w:rsid w:val="73DA58ED"/>
    <w:rsid w:val="73DD5861"/>
    <w:rsid w:val="73DF2722"/>
    <w:rsid w:val="73DF2CB2"/>
    <w:rsid w:val="73E3154D"/>
    <w:rsid w:val="73E3F8BC"/>
    <w:rsid w:val="73E639CB"/>
    <w:rsid w:val="73E90D29"/>
    <w:rsid w:val="73E960AE"/>
    <w:rsid w:val="73EA5BF9"/>
    <w:rsid w:val="73EB6821"/>
    <w:rsid w:val="73EFCB11"/>
    <w:rsid w:val="73F24EDD"/>
    <w:rsid w:val="73F25932"/>
    <w:rsid w:val="73F266AE"/>
    <w:rsid w:val="73F415F5"/>
    <w:rsid w:val="73FAD687"/>
    <w:rsid w:val="73FB48DB"/>
    <w:rsid w:val="73FBCF1C"/>
    <w:rsid w:val="73FC942E"/>
    <w:rsid w:val="73FD01D8"/>
    <w:rsid w:val="73FE08C7"/>
    <w:rsid w:val="73FE1AC4"/>
    <w:rsid w:val="73FE4B37"/>
    <w:rsid w:val="73FF1C70"/>
    <w:rsid w:val="73FF1D5F"/>
    <w:rsid w:val="73FF37CF"/>
    <w:rsid w:val="74060BC4"/>
    <w:rsid w:val="740808D0"/>
    <w:rsid w:val="740873D3"/>
    <w:rsid w:val="741A07E9"/>
    <w:rsid w:val="741D3BAF"/>
    <w:rsid w:val="741E1741"/>
    <w:rsid w:val="74255011"/>
    <w:rsid w:val="7425550D"/>
    <w:rsid w:val="74273CFD"/>
    <w:rsid w:val="742A71C4"/>
    <w:rsid w:val="742E149A"/>
    <w:rsid w:val="74345465"/>
    <w:rsid w:val="744523D5"/>
    <w:rsid w:val="74455034"/>
    <w:rsid w:val="74493C73"/>
    <w:rsid w:val="74514BC1"/>
    <w:rsid w:val="74561329"/>
    <w:rsid w:val="74655C94"/>
    <w:rsid w:val="746D7236"/>
    <w:rsid w:val="746F4A04"/>
    <w:rsid w:val="74743BC8"/>
    <w:rsid w:val="74777E8B"/>
    <w:rsid w:val="747800B5"/>
    <w:rsid w:val="747A2B1D"/>
    <w:rsid w:val="747E4778"/>
    <w:rsid w:val="74816EB6"/>
    <w:rsid w:val="748E1122"/>
    <w:rsid w:val="74970D43"/>
    <w:rsid w:val="749D6310"/>
    <w:rsid w:val="749F06FE"/>
    <w:rsid w:val="74AB605B"/>
    <w:rsid w:val="74AFA636"/>
    <w:rsid w:val="74B46920"/>
    <w:rsid w:val="74B819D9"/>
    <w:rsid w:val="74B86703"/>
    <w:rsid w:val="74BE69A6"/>
    <w:rsid w:val="74C13CF7"/>
    <w:rsid w:val="74C54FD7"/>
    <w:rsid w:val="74C96B62"/>
    <w:rsid w:val="74C9BB6B"/>
    <w:rsid w:val="74CD1C2D"/>
    <w:rsid w:val="74D572EF"/>
    <w:rsid w:val="74DD43BC"/>
    <w:rsid w:val="74DEF75A"/>
    <w:rsid w:val="74E9318D"/>
    <w:rsid w:val="74EC0AA3"/>
    <w:rsid w:val="74EE0377"/>
    <w:rsid w:val="74F31CB3"/>
    <w:rsid w:val="74FF07D6"/>
    <w:rsid w:val="74FFB4F5"/>
    <w:rsid w:val="750162FC"/>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4643C6"/>
    <w:rsid w:val="754E52B9"/>
    <w:rsid w:val="75504B8E"/>
    <w:rsid w:val="75575EB3"/>
    <w:rsid w:val="755C79D6"/>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B5B5E"/>
    <w:rsid w:val="75BD0EF6"/>
    <w:rsid w:val="75BE41ED"/>
    <w:rsid w:val="75BFAE49"/>
    <w:rsid w:val="75C537CD"/>
    <w:rsid w:val="75C9721A"/>
    <w:rsid w:val="75D3474A"/>
    <w:rsid w:val="75D74416"/>
    <w:rsid w:val="75D74E7B"/>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0F2247"/>
    <w:rsid w:val="76120095"/>
    <w:rsid w:val="76157B85"/>
    <w:rsid w:val="761A46E6"/>
    <w:rsid w:val="76206EFF"/>
    <w:rsid w:val="76260DA2"/>
    <w:rsid w:val="763675D9"/>
    <w:rsid w:val="763C1694"/>
    <w:rsid w:val="763F4F8E"/>
    <w:rsid w:val="76402E54"/>
    <w:rsid w:val="76426BCC"/>
    <w:rsid w:val="76483E16"/>
    <w:rsid w:val="764C2ADE"/>
    <w:rsid w:val="764F80F1"/>
    <w:rsid w:val="76527DE5"/>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847BB0"/>
    <w:rsid w:val="76964BCF"/>
    <w:rsid w:val="769907B6"/>
    <w:rsid w:val="769B5055"/>
    <w:rsid w:val="76A0053C"/>
    <w:rsid w:val="76A10C98"/>
    <w:rsid w:val="76A21661"/>
    <w:rsid w:val="76A71125"/>
    <w:rsid w:val="76A8770B"/>
    <w:rsid w:val="76B12832"/>
    <w:rsid w:val="76BB279C"/>
    <w:rsid w:val="76BC2F4F"/>
    <w:rsid w:val="76BD9991"/>
    <w:rsid w:val="76BF021D"/>
    <w:rsid w:val="76BF2E1F"/>
    <w:rsid w:val="76C64B86"/>
    <w:rsid w:val="76CB87D4"/>
    <w:rsid w:val="76CF2B2C"/>
    <w:rsid w:val="76CF2CE1"/>
    <w:rsid w:val="76D62F49"/>
    <w:rsid w:val="76D76BEE"/>
    <w:rsid w:val="76DB9E6D"/>
    <w:rsid w:val="76DD0565"/>
    <w:rsid w:val="76DF0BDE"/>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0E6AAE"/>
    <w:rsid w:val="771340C5"/>
    <w:rsid w:val="772067E2"/>
    <w:rsid w:val="772462D2"/>
    <w:rsid w:val="7729B0DC"/>
    <w:rsid w:val="772B137B"/>
    <w:rsid w:val="7732525C"/>
    <w:rsid w:val="7733B759"/>
    <w:rsid w:val="773478AD"/>
    <w:rsid w:val="7738674E"/>
    <w:rsid w:val="773A1B42"/>
    <w:rsid w:val="773A5684"/>
    <w:rsid w:val="773FEE1B"/>
    <w:rsid w:val="774C5829"/>
    <w:rsid w:val="774DD886"/>
    <w:rsid w:val="774DF9DD"/>
    <w:rsid w:val="774F9085"/>
    <w:rsid w:val="774FA597"/>
    <w:rsid w:val="775540C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8751C"/>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1506"/>
    <w:rsid w:val="77C736E5"/>
    <w:rsid w:val="77C875A5"/>
    <w:rsid w:val="77CC2AF4"/>
    <w:rsid w:val="77CDD093"/>
    <w:rsid w:val="77CE56FC"/>
    <w:rsid w:val="77CEC904"/>
    <w:rsid w:val="77D34547"/>
    <w:rsid w:val="77D47CF8"/>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331CB"/>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02CEA"/>
    <w:rsid w:val="7822444F"/>
    <w:rsid w:val="78240075"/>
    <w:rsid w:val="782807F9"/>
    <w:rsid w:val="78340B9C"/>
    <w:rsid w:val="783B0D63"/>
    <w:rsid w:val="785217C6"/>
    <w:rsid w:val="78540E39"/>
    <w:rsid w:val="785632A7"/>
    <w:rsid w:val="785635B0"/>
    <w:rsid w:val="78564BB1"/>
    <w:rsid w:val="785D5F3F"/>
    <w:rsid w:val="785E4C41"/>
    <w:rsid w:val="7863E58F"/>
    <w:rsid w:val="7865F378"/>
    <w:rsid w:val="786642FA"/>
    <w:rsid w:val="786E38ED"/>
    <w:rsid w:val="78715547"/>
    <w:rsid w:val="787350AE"/>
    <w:rsid w:val="78793335"/>
    <w:rsid w:val="787B1A38"/>
    <w:rsid w:val="78852DA0"/>
    <w:rsid w:val="788640D3"/>
    <w:rsid w:val="7888384A"/>
    <w:rsid w:val="788A6608"/>
    <w:rsid w:val="78935CBC"/>
    <w:rsid w:val="7899CF3C"/>
    <w:rsid w:val="78A057FC"/>
    <w:rsid w:val="78A77798"/>
    <w:rsid w:val="78A778FC"/>
    <w:rsid w:val="78B637C6"/>
    <w:rsid w:val="78BF30A7"/>
    <w:rsid w:val="78C31B1A"/>
    <w:rsid w:val="78C57641"/>
    <w:rsid w:val="78C86F36"/>
    <w:rsid w:val="78CDC8E1"/>
    <w:rsid w:val="78CF463E"/>
    <w:rsid w:val="78D00D45"/>
    <w:rsid w:val="78E25CE3"/>
    <w:rsid w:val="78E70BFD"/>
    <w:rsid w:val="78EC72C3"/>
    <w:rsid w:val="78EFE66D"/>
    <w:rsid w:val="78F13B18"/>
    <w:rsid w:val="78F30652"/>
    <w:rsid w:val="78F341AE"/>
    <w:rsid w:val="78FF65F7"/>
    <w:rsid w:val="78FFA50A"/>
    <w:rsid w:val="790241C6"/>
    <w:rsid w:val="7908111E"/>
    <w:rsid w:val="790836EE"/>
    <w:rsid w:val="790A599B"/>
    <w:rsid w:val="790A5A21"/>
    <w:rsid w:val="791505C8"/>
    <w:rsid w:val="791D1BAE"/>
    <w:rsid w:val="791F7C53"/>
    <w:rsid w:val="792C3B64"/>
    <w:rsid w:val="792F3EBC"/>
    <w:rsid w:val="7933AA0D"/>
    <w:rsid w:val="793D0EEB"/>
    <w:rsid w:val="79450781"/>
    <w:rsid w:val="794744F9"/>
    <w:rsid w:val="7949283E"/>
    <w:rsid w:val="7956C4D4"/>
    <w:rsid w:val="7957C04A"/>
    <w:rsid w:val="79584959"/>
    <w:rsid w:val="7959033E"/>
    <w:rsid w:val="795A422D"/>
    <w:rsid w:val="795A60E0"/>
    <w:rsid w:val="795B333E"/>
    <w:rsid w:val="795CA0D2"/>
    <w:rsid w:val="795D4D28"/>
    <w:rsid w:val="795E20B3"/>
    <w:rsid w:val="795F5A39"/>
    <w:rsid w:val="796E1A86"/>
    <w:rsid w:val="796FA604"/>
    <w:rsid w:val="796FB6B9"/>
    <w:rsid w:val="79797BE7"/>
    <w:rsid w:val="797D2096"/>
    <w:rsid w:val="797D6282"/>
    <w:rsid w:val="797F5A41"/>
    <w:rsid w:val="79876FEC"/>
    <w:rsid w:val="799139C7"/>
    <w:rsid w:val="799A7BDC"/>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A49C7"/>
    <w:rsid w:val="79CB0C87"/>
    <w:rsid w:val="79CC6B94"/>
    <w:rsid w:val="79D22537"/>
    <w:rsid w:val="79DA0692"/>
    <w:rsid w:val="79DA711C"/>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1F0FD2"/>
    <w:rsid w:val="7A2157E1"/>
    <w:rsid w:val="7A247638"/>
    <w:rsid w:val="7A2D72BB"/>
    <w:rsid w:val="7A3800AC"/>
    <w:rsid w:val="7A3866CC"/>
    <w:rsid w:val="7A392094"/>
    <w:rsid w:val="7A3E6488"/>
    <w:rsid w:val="7A431B85"/>
    <w:rsid w:val="7A590988"/>
    <w:rsid w:val="7A5F7B16"/>
    <w:rsid w:val="7A634C39"/>
    <w:rsid w:val="7A664E53"/>
    <w:rsid w:val="7A682979"/>
    <w:rsid w:val="7A7474B9"/>
    <w:rsid w:val="7A7E03EF"/>
    <w:rsid w:val="7A803118"/>
    <w:rsid w:val="7A83701B"/>
    <w:rsid w:val="7A88301C"/>
    <w:rsid w:val="7A8F7CA1"/>
    <w:rsid w:val="7A997AD9"/>
    <w:rsid w:val="7A9B4C1A"/>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31384"/>
    <w:rsid w:val="7AE443DE"/>
    <w:rsid w:val="7AE72AB2"/>
    <w:rsid w:val="7AE85868"/>
    <w:rsid w:val="7AEBCD3F"/>
    <w:rsid w:val="7AED8B9E"/>
    <w:rsid w:val="7AEF9496"/>
    <w:rsid w:val="7AEFDC21"/>
    <w:rsid w:val="7AF13BB1"/>
    <w:rsid w:val="7AF682C1"/>
    <w:rsid w:val="7AF71C61"/>
    <w:rsid w:val="7AF7FCFD"/>
    <w:rsid w:val="7AF91823"/>
    <w:rsid w:val="7AFA0E71"/>
    <w:rsid w:val="7AFD5A3D"/>
    <w:rsid w:val="7AFE13A2"/>
    <w:rsid w:val="7AFEF60F"/>
    <w:rsid w:val="7AFF6ADA"/>
    <w:rsid w:val="7AFF861D"/>
    <w:rsid w:val="7AFF9895"/>
    <w:rsid w:val="7AFFA714"/>
    <w:rsid w:val="7AFFBC83"/>
    <w:rsid w:val="7B0408F4"/>
    <w:rsid w:val="7B0859F2"/>
    <w:rsid w:val="7B086904"/>
    <w:rsid w:val="7B1112A8"/>
    <w:rsid w:val="7B15B934"/>
    <w:rsid w:val="7B187EFC"/>
    <w:rsid w:val="7B19F57B"/>
    <w:rsid w:val="7B1E74DC"/>
    <w:rsid w:val="7B1E9BBB"/>
    <w:rsid w:val="7B253576"/>
    <w:rsid w:val="7B267605"/>
    <w:rsid w:val="7B2802ED"/>
    <w:rsid w:val="7B2C75DA"/>
    <w:rsid w:val="7B396840"/>
    <w:rsid w:val="7B3A4316"/>
    <w:rsid w:val="7B3B04B2"/>
    <w:rsid w:val="7B3B0EC7"/>
    <w:rsid w:val="7B3F09D4"/>
    <w:rsid w:val="7B3F7B7E"/>
    <w:rsid w:val="7B3FAA48"/>
    <w:rsid w:val="7B424C3D"/>
    <w:rsid w:val="7B441F57"/>
    <w:rsid w:val="7B4F1DDB"/>
    <w:rsid w:val="7B531E05"/>
    <w:rsid w:val="7B541810"/>
    <w:rsid w:val="7B5516A0"/>
    <w:rsid w:val="7B561CD7"/>
    <w:rsid w:val="7B5829EE"/>
    <w:rsid w:val="7B5A35DD"/>
    <w:rsid w:val="7B5B7265"/>
    <w:rsid w:val="7B5D4497"/>
    <w:rsid w:val="7B5F41DA"/>
    <w:rsid w:val="7B5F861F"/>
    <w:rsid w:val="7B6018A2"/>
    <w:rsid w:val="7B66335D"/>
    <w:rsid w:val="7B674F74"/>
    <w:rsid w:val="7B684125"/>
    <w:rsid w:val="7B6BC3A0"/>
    <w:rsid w:val="7B6E049A"/>
    <w:rsid w:val="7B6E5D6D"/>
    <w:rsid w:val="7B6F567D"/>
    <w:rsid w:val="7B707D38"/>
    <w:rsid w:val="7B733E15"/>
    <w:rsid w:val="7B735A7A"/>
    <w:rsid w:val="7B7365B9"/>
    <w:rsid w:val="7B7517F2"/>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C6B79"/>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14DFD"/>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3862"/>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60FDB"/>
    <w:rsid w:val="7C480CB4"/>
    <w:rsid w:val="7C4D0079"/>
    <w:rsid w:val="7C5036C5"/>
    <w:rsid w:val="7C516DA3"/>
    <w:rsid w:val="7C56738F"/>
    <w:rsid w:val="7C5B20E8"/>
    <w:rsid w:val="7C5E0DDC"/>
    <w:rsid w:val="7C5F4108"/>
    <w:rsid w:val="7C63164A"/>
    <w:rsid w:val="7C6C6FFF"/>
    <w:rsid w:val="7C713E00"/>
    <w:rsid w:val="7C761E92"/>
    <w:rsid w:val="7C7970C0"/>
    <w:rsid w:val="7C7D5DA3"/>
    <w:rsid w:val="7C7E6484"/>
    <w:rsid w:val="7C7F7315"/>
    <w:rsid w:val="7C7F7D40"/>
    <w:rsid w:val="7C945CA8"/>
    <w:rsid w:val="7C9BAFDA"/>
    <w:rsid w:val="7CA757A6"/>
    <w:rsid w:val="7CA7A62F"/>
    <w:rsid w:val="7CA7F785"/>
    <w:rsid w:val="7CA91B14"/>
    <w:rsid w:val="7CAFEAA9"/>
    <w:rsid w:val="7CB17922"/>
    <w:rsid w:val="7CB560BC"/>
    <w:rsid w:val="7CBA145A"/>
    <w:rsid w:val="7CBA4FE2"/>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B7AD5"/>
    <w:rsid w:val="7CFC1892"/>
    <w:rsid w:val="7CFE71A6"/>
    <w:rsid w:val="7CFF3A06"/>
    <w:rsid w:val="7CFF7610"/>
    <w:rsid w:val="7CFF7D95"/>
    <w:rsid w:val="7CFF918F"/>
    <w:rsid w:val="7D050953"/>
    <w:rsid w:val="7D0E51A4"/>
    <w:rsid w:val="7D1303E9"/>
    <w:rsid w:val="7D1B5697"/>
    <w:rsid w:val="7D1D5C9D"/>
    <w:rsid w:val="7D1F000C"/>
    <w:rsid w:val="7D231D04"/>
    <w:rsid w:val="7D27DDEE"/>
    <w:rsid w:val="7D2B0295"/>
    <w:rsid w:val="7D331240"/>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45CD3"/>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E5697"/>
    <w:rsid w:val="7DDF0A73"/>
    <w:rsid w:val="7DDF4337"/>
    <w:rsid w:val="7DDFB43C"/>
    <w:rsid w:val="7DDFE1CC"/>
    <w:rsid w:val="7DE009ED"/>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6C5A"/>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C638A"/>
    <w:rsid w:val="7E0E3838"/>
    <w:rsid w:val="7E121CC4"/>
    <w:rsid w:val="7E153109"/>
    <w:rsid w:val="7E1538BE"/>
    <w:rsid w:val="7E171B01"/>
    <w:rsid w:val="7E176B90"/>
    <w:rsid w:val="7E1DB1B9"/>
    <w:rsid w:val="7E1F57E8"/>
    <w:rsid w:val="7E245A9C"/>
    <w:rsid w:val="7E292420"/>
    <w:rsid w:val="7E2A0C28"/>
    <w:rsid w:val="7E2D20FE"/>
    <w:rsid w:val="7E2E3EDA"/>
    <w:rsid w:val="7E3039AA"/>
    <w:rsid w:val="7E375DA9"/>
    <w:rsid w:val="7E38660D"/>
    <w:rsid w:val="7E3A29EB"/>
    <w:rsid w:val="7E3AA226"/>
    <w:rsid w:val="7E3B29BD"/>
    <w:rsid w:val="7E3BAA8D"/>
    <w:rsid w:val="7E3BDFD4"/>
    <w:rsid w:val="7E3F60E7"/>
    <w:rsid w:val="7E3F7E27"/>
    <w:rsid w:val="7E3F7E95"/>
    <w:rsid w:val="7E47668B"/>
    <w:rsid w:val="7E4B4A8C"/>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55B4E"/>
    <w:rsid w:val="7E67D7A3"/>
    <w:rsid w:val="7E6E7CB6"/>
    <w:rsid w:val="7E6F0D25"/>
    <w:rsid w:val="7E6F8683"/>
    <w:rsid w:val="7E704960"/>
    <w:rsid w:val="7E714CEC"/>
    <w:rsid w:val="7E770DC4"/>
    <w:rsid w:val="7E7784DB"/>
    <w:rsid w:val="7E7825CA"/>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85398"/>
    <w:rsid w:val="7E8FA85D"/>
    <w:rsid w:val="7E8FCCEF"/>
    <w:rsid w:val="7E927FC5"/>
    <w:rsid w:val="7E952391"/>
    <w:rsid w:val="7E9A7D3B"/>
    <w:rsid w:val="7E9D78BB"/>
    <w:rsid w:val="7EAAFAEA"/>
    <w:rsid w:val="7EAC0EDE"/>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95DCC"/>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34C2"/>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1615"/>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3DCD"/>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2ADE"/>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6029"/>
    <w:rsid w:val="7F6F8BD8"/>
    <w:rsid w:val="7F6FC887"/>
    <w:rsid w:val="7F71D950"/>
    <w:rsid w:val="7F7389FD"/>
    <w:rsid w:val="7F75049E"/>
    <w:rsid w:val="7F751BE5"/>
    <w:rsid w:val="7F75E12F"/>
    <w:rsid w:val="7F761F28"/>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723A"/>
    <w:rsid w:val="7FD7E9A0"/>
    <w:rsid w:val="7FD840FD"/>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6C01"/>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4BC4"/>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link w:val="55"/>
    <w:qFormat/>
    <w:uiPriority w:val="0"/>
    <w:pPr>
      <w:tabs>
        <w:tab w:val="center" w:pos="4410"/>
        <w:tab w:val="right" w:pos="8820"/>
      </w:tabs>
      <w:ind w:firstLine="0" w:firstLineChars="0"/>
    </w:pPr>
    <w:rPr>
      <w:rFonts w:ascii="Times New Roman" w:hAnsi="Times New Roman"/>
    </w:rPr>
  </w:style>
  <w:style w:type="character" w:customStyle="1" w:styleId="55">
    <w:name w:val="公式制表位 Char"/>
    <w:link w:val="54"/>
    <w:qFormat/>
    <w:uiPriority w:val="0"/>
    <w:rPr>
      <w:rFonts w:ascii="Times New Roman" w:hAnsi="Times New Roman" w:eastAsia="宋体"/>
    </w:rPr>
  </w:style>
  <w:style w:type="paragraph" w:customStyle="1" w:styleId="56">
    <w:name w:val="摘要正文"/>
    <w:basedOn w:val="57"/>
    <w:link w:val="59"/>
    <w:qFormat/>
    <w:uiPriority w:val="0"/>
    <w:pPr>
      <w:ind w:firstLine="200"/>
      <w:jc w:val="both"/>
    </w:pPr>
    <w:rPr>
      <w:rFonts w:ascii="Times New Roman" w:hAnsi="Times New Roman" w:eastAsia="宋体" w:cs="Times New Roman"/>
      <w:sz w:val="21"/>
      <w:szCs w:val="21"/>
    </w:rPr>
  </w:style>
  <w:style w:type="paragraph" w:customStyle="1" w:styleId="57">
    <w:name w:val="English absract"/>
    <w:basedOn w:val="1"/>
    <w:link w:val="60"/>
    <w:qFormat/>
    <w:uiPriority w:val="0"/>
    <w:pPr>
      <w:spacing w:line="360" w:lineRule="auto"/>
      <w:ind w:firstLine="420"/>
      <w:jc w:val="left"/>
    </w:pPr>
    <w:rPr>
      <w:rFonts w:asciiTheme="minorHAnsi" w:hAnsiTheme="minorHAnsi" w:eastAsiaTheme="minorEastAsia"/>
      <w:szCs w:val="24"/>
    </w:rPr>
  </w:style>
  <w:style w:type="character" w:customStyle="1" w:styleId="58">
    <w:name w:val="摘要内容 字符"/>
    <w:basedOn w:val="59"/>
    <w:link w:val="61"/>
    <w:qFormat/>
    <w:uiPriority w:val="0"/>
    <w:rPr>
      <w:sz w:val="24"/>
      <w:szCs w:val="24"/>
    </w:rPr>
  </w:style>
  <w:style w:type="character" w:customStyle="1" w:styleId="59">
    <w:name w:val="摘要正文 字符"/>
    <w:basedOn w:val="60"/>
    <w:link w:val="56"/>
    <w:qFormat/>
    <w:uiPriority w:val="0"/>
    <w:rPr>
      <w:rFonts w:ascii="Times New Roman" w:hAnsi="Times New Roman" w:eastAsia="宋体" w:cs="Times New Roman"/>
      <w:sz w:val="21"/>
      <w:szCs w:val="21"/>
    </w:rPr>
  </w:style>
  <w:style w:type="character" w:customStyle="1" w:styleId="60">
    <w:name w:val="English absract 字符"/>
    <w:basedOn w:val="24"/>
    <w:link w:val="57"/>
    <w:qFormat/>
    <w:uiPriority w:val="0"/>
    <w:rPr>
      <w:rFonts w:asciiTheme="minorHAnsi" w:hAnsiTheme="minorHAnsi" w:eastAsiaTheme="minorEastAsia"/>
      <w:szCs w:val="24"/>
    </w:rPr>
  </w:style>
  <w:style w:type="paragraph" w:customStyle="1" w:styleId="61">
    <w:name w:val="摘要内容"/>
    <w:basedOn w:val="56"/>
    <w:link w:val="58"/>
    <w:qFormat/>
    <w:uiPriority w:val="0"/>
    <w:pPr>
      <w:ind w:firstLine="480"/>
    </w:pPr>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8" Type="http://schemas.microsoft.com/office/2011/relationships/people" Target="people.xml"/><Relationship Id="rId77" Type="http://schemas.openxmlformats.org/officeDocument/2006/relationships/fontTable" Target="fontTable.xml"/><Relationship Id="rId76" Type="http://schemas.openxmlformats.org/officeDocument/2006/relationships/numbering" Target="numbering.xml"/><Relationship Id="rId75" Type="http://schemas.openxmlformats.org/officeDocument/2006/relationships/customXml" Target="../customXml/item1.xml"/><Relationship Id="rId74" Type="http://schemas.openxmlformats.org/officeDocument/2006/relationships/image" Target="media/image44.png"/><Relationship Id="rId73" Type="http://schemas.openxmlformats.org/officeDocument/2006/relationships/image" Target="media/image43.png"/><Relationship Id="rId72" Type="http://schemas.openxmlformats.org/officeDocument/2006/relationships/image" Target="media/image42.png"/><Relationship Id="rId71" Type="http://schemas.openxmlformats.org/officeDocument/2006/relationships/image" Target="media/image41.png"/><Relationship Id="rId70" Type="http://schemas.openxmlformats.org/officeDocument/2006/relationships/image" Target="media/image40.png"/><Relationship Id="rId7" Type="http://schemas.openxmlformats.org/officeDocument/2006/relationships/footer" Target="footer1.xml"/><Relationship Id="rId69" Type="http://schemas.openxmlformats.org/officeDocument/2006/relationships/image" Target="media/image39.png"/><Relationship Id="rId68" Type="http://schemas.openxmlformats.org/officeDocument/2006/relationships/image" Target="media/image38.png"/><Relationship Id="rId67" Type="http://schemas.openxmlformats.org/officeDocument/2006/relationships/image" Target="media/image37.png"/><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png"/><Relationship Id="rId63" Type="http://schemas.openxmlformats.org/officeDocument/2006/relationships/image" Target="media/image33.svg"/><Relationship Id="rId62" Type="http://schemas.openxmlformats.org/officeDocument/2006/relationships/image" Target="media/image32.png"/><Relationship Id="rId61" Type="http://schemas.openxmlformats.org/officeDocument/2006/relationships/image" Target="media/image31.svg"/><Relationship Id="rId60" Type="http://schemas.openxmlformats.org/officeDocument/2006/relationships/image" Target="media/image30.png"/><Relationship Id="rId6" Type="http://schemas.openxmlformats.org/officeDocument/2006/relationships/header" Target="header2.xml"/><Relationship Id="rId59" Type="http://schemas.openxmlformats.org/officeDocument/2006/relationships/image" Target="media/image29.png"/><Relationship Id="rId58" Type="http://schemas.openxmlformats.org/officeDocument/2006/relationships/image" Target="media/image28.png"/><Relationship Id="rId57" Type="http://schemas.openxmlformats.org/officeDocument/2006/relationships/image" Target="media/image27.png"/><Relationship Id="rId56" Type="http://schemas.openxmlformats.org/officeDocument/2006/relationships/image" Target="media/image26.png"/><Relationship Id="rId55" Type="http://schemas.openxmlformats.org/officeDocument/2006/relationships/image" Target="media/image25.svg"/><Relationship Id="rId54" Type="http://schemas.openxmlformats.org/officeDocument/2006/relationships/image" Target="media/image24.png"/><Relationship Id="rId53" Type="http://schemas.openxmlformats.org/officeDocument/2006/relationships/image" Target="media/image23.svg"/><Relationship Id="rId52" Type="http://schemas.openxmlformats.org/officeDocument/2006/relationships/image" Target="media/image22.png"/><Relationship Id="rId51" Type="http://schemas.openxmlformats.org/officeDocument/2006/relationships/image" Target="media/image21.svg"/><Relationship Id="rId50" Type="http://schemas.openxmlformats.org/officeDocument/2006/relationships/image" Target="media/image20.png"/><Relationship Id="rId5" Type="http://schemas.openxmlformats.org/officeDocument/2006/relationships/header" Target="header1.xml"/><Relationship Id="rId49" Type="http://schemas.openxmlformats.org/officeDocument/2006/relationships/image" Target="media/image19.svg"/><Relationship Id="rId48" Type="http://schemas.openxmlformats.org/officeDocument/2006/relationships/image" Target="media/image18.png"/><Relationship Id="rId47" Type="http://schemas.openxmlformats.org/officeDocument/2006/relationships/image" Target="media/image17.png"/><Relationship Id="rId46" Type="http://schemas.openxmlformats.org/officeDocument/2006/relationships/image" Target="media/image16.png"/><Relationship Id="rId45" Type="http://schemas.openxmlformats.org/officeDocument/2006/relationships/image" Target="media/image15.png"/><Relationship Id="rId44" Type="http://schemas.openxmlformats.org/officeDocument/2006/relationships/image" Target="media/image14.svg"/><Relationship Id="rId43" Type="http://schemas.openxmlformats.org/officeDocument/2006/relationships/image" Target="media/image13.png"/><Relationship Id="rId42" Type="http://schemas.openxmlformats.org/officeDocument/2006/relationships/image" Target="media/image12.svg"/><Relationship Id="rId41" Type="http://schemas.openxmlformats.org/officeDocument/2006/relationships/image" Target="media/image11.png"/><Relationship Id="rId40" Type="http://schemas.openxmlformats.org/officeDocument/2006/relationships/image" Target="media/image10.svg"/><Relationship Id="rId4" Type="http://schemas.openxmlformats.org/officeDocument/2006/relationships/endnotes" Target="endnotes.xml"/><Relationship Id="rId39" Type="http://schemas.openxmlformats.org/officeDocument/2006/relationships/image" Target="media/image9.png"/><Relationship Id="rId38" Type="http://schemas.openxmlformats.org/officeDocument/2006/relationships/image" Target="media/image8.svg"/><Relationship Id="rId37" Type="http://schemas.openxmlformats.org/officeDocument/2006/relationships/image" Target="media/image7.png"/><Relationship Id="rId36" Type="http://schemas.openxmlformats.org/officeDocument/2006/relationships/image" Target="media/image6.svg"/><Relationship Id="rId35" Type="http://schemas.openxmlformats.org/officeDocument/2006/relationships/image" Target="media/image5.png"/><Relationship Id="rId34" Type="http://schemas.openxmlformats.org/officeDocument/2006/relationships/image" Target="media/image4.svg"/><Relationship Id="rId33" Type="http://schemas.openxmlformats.org/officeDocument/2006/relationships/image" Target="media/image3.png"/><Relationship Id="rId32" Type="http://schemas.openxmlformats.org/officeDocument/2006/relationships/image" Target="media/image2.png"/><Relationship Id="rId31" Type="http://schemas.openxmlformats.org/officeDocument/2006/relationships/image" Target="media/image1.emf"/><Relationship Id="rId30"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header" Target="header19.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footer" Target="footer6.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footer" Target="footer5.xml"/><Relationship Id="rId17" Type="http://schemas.openxmlformats.org/officeDocument/2006/relationships/footer" Target="footer4.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92</Pages>
  <Words>17036</Words>
  <Characters>22130</Characters>
  <Lines>1628</Lines>
  <Paragraphs>1460</Paragraphs>
  <TotalTime>2</TotalTime>
  <ScaleCrop>false</ScaleCrop>
  <LinksUpToDate>false</LinksUpToDate>
  <CharactersWithSpaces>22919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2026-07-06T17:00:30Z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AE23D39467BB4726BE5C22C82D5044A1_13</vt:lpwstr>
  </property>
  <property fmtid="{D5CDD505-2E9C-101B-9397-08002B2CF9AE}" pid="6" name="KSOTemplateDocerSaveRecord">
    <vt:lpwstr>eyJoZGlkIjoiNTFjNDUyYjcxZGViMzYxMTM2MWMyMjhlNGRhNWNlNDEiLCJ1c2VySWQiOiIxNDk1ODA4MiJ9</vt:lpwstr>
  </property>
</Properties>
</file>