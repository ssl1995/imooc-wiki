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473"/>
      <w:bookmarkStart w:id="1" w:name="_Toc22211"/>
      <w:bookmarkStart w:id="2" w:name="_Toc12951"/>
      <w:bookmarkStart w:id="3" w:name="_Toc211470751"/>
      <w:bookmarkStart w:id="4" w:name="_Toc11806"/>
      <w:bookmarkStart w:id="5" w:name="_Toc10403"/>
      <w:bookmarkStart w:id="6" w:name="_Toc7456"/>
      <w:bookmarkStart w:id="7" w:name="_Toc21715"/>
      <w:bookmarkStart w:id="8" w:name="_Toc25711"/>
      <w:bookmarkStart w:id="9" w:name="_Toc6575"/>
      <w:bookmarkStart w:id="10" w:name="_Toc8598"/>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ins w:id="0" w:author="小宋" w:date="2026-07-07T02:04:16Z">
        <w:r>
          <w:rPr>
            <w:rFonts w:hint="eastAsia" w:eastAsia="仿宋_GB2312"/>
            <w:sz w:val="32"/>
            <w:lang w:val="en-US" w:eastAsia="zh-CN"/>
          </w:rPr>
          <w:t>7</w:t>
        </w:r>
      </w:ins>
      <w:del w:id="1" w:author="小宋" w:date="2026-07-07T02:04:16Z">
        <w:bookmarkStart w:id="240" w:name="_GoBack"/>
        <w:bookmarkEnd w:id="240"/>
        <w:r>
          <w:rPr>
            <w:rFonts w:hint="eastAsia" w:eastAsia="仿宋_GB2312"/>
            <w:sz w:val="32"/>
            <w:lang w:val="en-US" w:eastAsia="zh-CN"/>
          </w:rPr>
          <w:delText>06</w:delText>
        </w:r>
      </w:del>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bookmarkStart w:id="12" w:name="_Toc10865"/>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bookmarkEnd w:id="12"/>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w:t>
      </w:r>
      <w:ins w:id="2" w:author="小宋" w:date="2026-07-07T00:41:29Z">
        <w:r>
          <w:rPr>
            <w:rStyle w:val="58"/>
            <w:rFonts w:hint="eastAsia" w:cs="Times New Roman"/>
            <w:kern w:val="2"/>
            <w:lang w:val="en-US" w:eastAsia="zh-CN" w:bidi="ar-SA"/>
          </w:rPr>
          <w:t>然而，</w:t>
        </w:r>
      </w:ins>
      <w:r>
        <w:rPr>
          <w:rStyle w:val="58"/>
          <w:rFonts w:hint="default" w:ascii="Times New Roman" w:hAnsi="Times New Roman" w:eastAsia="宋体" w:cs="Times New Roman"/>
          <w:kern w:val="2"/>
          <w:lang w:val="en-US" w:eastAsia="zh-CN" w:bidi="ar-SA"/>
        </w:rPr>
        <w:t>现有管理</w:t>
      </w:r>
      <w:ins w:id="3" w:author="小宋" w:date="2026-07-07T00:41:41Z">
        <w:r>
          <w:rPr>
            <w:rStyle w:val="58"/>
            <w:rFonts w:hint="eastAsia" w:cs="Times New Roman"/>
            <w:kern w:val="2"/>
            <w:lang w:val="en-US" w:eastAsia="zh-CN" w:bidi="ar-SA"/>
          </w:rPr>
          <w:t>方式</w:t>
        </w:r>
      </w:ins>
      <w:ins w:id="4" w:author="小宋" w:date="2026-07-07T00:41:42Z">
        <w:r>
          <w:rPr>
            <w:rStyle w:val="58"/>
            <w:rFonts w:hint="eastAsia" w:cs="Times New Roman"/>
            <w:kern w:val="2"/>
            <w:lang w:val="en-US" w:eastAsia="zh-CN" w:bidi="ar-SA"/>
          </w:rPr>
          <w:t>中</w:t>
        </w:r>
      </w:ins>
      <w:del w:id="5" w:author="小宋" w:date="2026-07-07T00:41:41Z">
        <w:r>
          <w:rPr>
            <w:rStyle w:val="58"/>
            <w:rFonts w:hint="default" w:ascii="Times New Roman" w:hAnsi="Times New Roman" w:eastAsia="宋体" w:cs="Times New Roman"/>
            <w:kern w:val="2"/>
            <w:lang w:val="en-US" w:eastAsia="zh-CN" w:bidi="ar-SA"/>
          </w:rPr>
          <w:delText>方</w:delText>
        </w:r>
      </w:del>
      <w:del w:id="6" w:author="小宋" w:date="2026-07-07T00:41:40Z">
        <w:r>
          <w:rPr>
            <w:rStyle w:val="58"/>
            <w:rFonts w:hint="default" w:ascii="Times New Roman" w:hAnsi="Times New Roman" w:eastAsia="宋体" w:cs="Times New Roman"/>
            <w:kern w:val="2"/>
            <w:lang w:val="en-US" w:eastAsia="zh-CN" w:bidi="ar-SA"/>
          </w:rPr>
          <w:delText>式</w:delText>
        </w:r>
      </w:del>
      <w:del w:id="7" w:author="小宋" w:date="2026-07-07T00:41:43Z">
        <w:r>
          <w:rPr>
            <w:rStyle w:val="58"/>
            <w:rFonts w:hint="default" w:ascii="Times New Roman" w:hAnsi="Times New Roman" w:eastAsia="宋体" w:cs="Times New Roman"/>
            <w:kern w:val="2"/>
            <w:lang w:val="en-US" w:eastAsia="zh-CN" w:bidi="ar-SA"/>
          </w:rPr>
          <w:delText>存在</w:delText>
        </w:r>
      </w:del>
      <w:r>
        <w:rPr>
          <w:rStyle w:val="58"/>
          <w:rFonts w:hint="default" w:ascii="Times New Roman" w:hAnsi="Times New Roman" w:eastAsia="宋体" w:cs="Times New Roman"/>
          <w:kern w:val="2"/>
          <w:lang w:val="en-US" w:eastAsia="zh-CN" w:bidi="ar-SA"/>
        </w:rPr>
        <w:t>图像与地理位置元数据</w:t>
      </w:r>
      <w:ins w:id="8" w:author="小宋" w:date="2026-07-07T00:41:53Z">
        <w:r>
          <w:rPr>
            <w:rStyle w:val="58"/>
            <w:rFonts w:hint="eastAsia" w:cs="Times New Roman"/>
            <w:kern w:val="2"/>
            <w:lang w:val="en-US" w:eastAsia="zh-CN" w:bidi="ar-SA"/>
          </w:rPr>
          <w:t>往往</w:t>
        </w:r>
      </w:ins>
      <w:ins w:id="9" w:author="小宋" w:date="2026-07-07T00:41:54Z">
        <w:r>
          <w:rPr>
            <w:rStyle w:val="58"/>
            <w:rFonts w:hint="eastAsia" w:cs="Times New Roman"/>
            <w:kern w:val="2"/>
            <w:lang w:val="en-US" w:eastAsia="zh-CN" w:bidi="ar-SA"/>
          </w:rPr>
          <w:t>割裂</w:t>
        </w:r>
      </w:ins>
      <w:del w:id="10" w:author="小宋" w:date="2026-07-07T00:41:51Z">
        <w:r>
          <w:rPr>
            <w:rStyle w:val="58"/>
            <w:rFonts w:hint="default" w:ascii="Times New Roman" w:hAnsi="Times New Roman" w:eastAsia="宋体" w:cs="Times New Roman"/>
            <w:kern w:val="2"/>
            <w:lang w:val="en-US" w:eastAsia="zh-CN" w:bidi="ar-SA"/>
          </w:rPr>
          <w:delText>割裂</w:delText>
        </w:r>
      </w:del>
      <w:ins w:id="11" w:author="小宋" w:date="2026-07-07T00:41:56Z">
        <w:r>
          <w:rPr>
            <w:rStyle w:val="58"/>
            <w:rFonts w:hint="eastAsia" w:cs="Times New Roman"/>
            <w:kern w:val="2"/>
            <w:lang w:val="en-US" w:eastAsia="zh-CN" w:bidi="ar-SA"/>
          </w:rPr>
          <w:t>，</w:t>
        </w:r>
      </w:ins>
      <w:ins w:id="12" w:author="小宋" w:date="2026-07-07T00:41:57Z">
        <w:r>
          <w:rPr>
            <w:rStyle w:val="58"/>
            <w:rFonts w:hint="eastAsia" w:cs="Times New Roman"/>
            <w:kern w:val="2"/>
            <w:lang w:val="en-US" w:eastAsia="zh-CN" w:bidi="ar-SA"/>
          </w:rPr>
          <w:t>单一</w:t>
        </w:r>
      </w:ins>
      <w:ins w:id="13" w:author="小宋" w:date="2026-07-07T00:42:01Z">
        <w:r>
          <w:rPr>
            <w:rStyle w:val="58"/>
            <w:rFonts w:hint="eastAsia" w:cs="Times New Roman"/>
            <w:kern w:val="2"/>
            <w:lang w:val="en-US" w:eastAsia="zh-CN" w:bidi="ar-SA"/>
          </w:rPr>
          <w:t>图像</w:t>
        </w:r>
      </w:ins>
      <w:ins w:id="14" w:author="小宋" w:date="2026-07-07T00:42:02Z">
        <w:r>
          <w:rPr>
            <w:rStyle w:val="58"/>
            <w:rFonts w:hint="eastAsia" w:cs="Times New Roman"/>
            <w:kern w:val="2"/>
            <w:lang w:val="en-US" w:eastAsia="zh-CN" w:bidi="ar-SA"/>
          </w:rPr>
          <w:t>模态</w:t>
        </w:r>
      </w:ins>
      <w:ins w:id="15" w:author="小宋" w:date="2026-07-07T00:42:03Z">
        <w:r>
          <w:rPr>
            <w:rStyle w:val="58"/>
            <w:rFonts w:hint="eastAsia" w:cs="Times New Roman"/>
            <w:kern w:val="2"/>
            <w:lang w:val="en-US" w:eastAsia="zh-CN" w:bidi="ar-SA"/>
          </w:rPr>
          <w:t>难以</w:t>
        </w:r>
      </w:ins>
      <w:ins w:id="16" w:author="小宋" w:date="2026-07-07T00:42:04Z">
        <w:r>
          <w:rPr>
            <w:rStyle w:val="58"/>
            <w:rFonts w:hint="eastAsia" w:cs="Times New Roman"/>
            <w:kern w:val="2"/>
            <w:lang w:val="en-US" w:eastAsia="zh-CN" w:bidi="ar-SA"/>
          </w:rPr>
          <w:t>全面</w:t>
        </w:r>
      </w:ins>
      <w:ins w:id="17" w:author="小宋" w:date="2026-07-07T00:42:08Z">
        <w:r>
          <w:rPr>
            <w:rStyle w:val="58"/>
            <w:rFonts w:hint="eastAsia" w:cs="Times New Roman"/>
            <w:kern w:val="2"/>
            <w:lang w:val="en-US" w:eastAsia="zh-CN" w:bidi="ar-SA"/>
          </w:rPr>
          <w:t>表征</w:t>
        </w:r>
      </w:ins>
      <w:ins w:id="18" w:author="小宋" w:date="2026-07-07T00:42:09Z">
        <w:r>
          <w:rPr>
            <w:rStyle w:val="58"/>
            <w:rFonts w:hint="eastAsia" w:cs="Times New Roman"/>
            <w:kern w:val="2"/>
            <w:lang w:val="en-US" w:eastAsia="zh-CN" w:bidi="ar-SA"/>
          </w:rPr>
          <w:t>古树</w:t>
        </w:r>
      </w:ins>
      <w:ins w:id="19" w:author="小宋" w:date="2026-07-07T00:42:10Z">
        <w:r>
          <w:rPr>
            <w:rStyle w:val="58"/>
            <w:rFonts w:hint="eastAsia" w:cs="Times New Roman"/>
            <w:kern w:val="2"/>
            <w:lang w:val="en-US" w:eastAsia="zh-CN" w:bidi="ar-SA"/>
          </w:rPr>
          <w:t>名木</w:t>
        </w:r>
      </w:ins>
      <w:ins w:id="20" w:author="小宋" w:date="2026-07-07T00:42:11Z">
        <w:r>
          <w:rPr>
            <w:rStyle w:val="58"/>
            <w:rFonts w:hint="eastAsia" w:cs="Times New Roman"/>
            <w:kern w:val="2"/>
            <w:lang w:val="en-US" w:eastAsia="zh-CN" w:bidi="ar-SA"/>
          </w:rPr>
          <w:t>特征</w:t>
        </w:r>
      </w:ins>
      <w:ins w:id="21" w:author="小宋" w:date="2026-07-07T00:42:12Z">
        <w:r>
          <w:rPr>
            <w:rStyle w:val="58"/>
            <w:rFonts w:hint="eastAsia" w:cs="Times New Roman"/>
            <w:kern w:val="2"/>
            <w:lang w:val="en-US" w:eastAsia="zh-CN" w:bidi="ar-SA"/>
          </w:rPr>
          <w:t>，</w:t>
        </w:r>
      </w:ins>
      <w:ins w:id="22" w:author="小宋" w:date="2026-07-07T00:42:16Z">
        <w:r>
          <w:rPr>
            <w:rStyle w:val="58"/>
            <w:rFonts w:hint="eastAsia" w:cs="Times New Roman"/>
            <w:kern w:val="2"/>
            <w:lang w:val="en-US" w:eastAsia="zh-CN" w:bidi="ar-SA"/>
          </w:rPr>
          <w:t>导致</w:t>
        </w:r>
      </w:ins>
      <w:ins w:id="23" w:author="小宋" w:date="2026-07-07T00:42:17Z">
        <w:r>
          <w:rPr>
            <w:rStyle w:val="58"/>
            <w:rFonts w:hint="eastAsia" w:cs="Times New Roman"/>
            <w:kern w:val="2"/>
            <w:lang w:val="en-US" w:eastAsia="zh-CN" w:bidi="ar-SA"/>
          </w:rPr>
          <w:t>检索</w:t>
        </w:r>
      </w:ins>
      <w:ins w:id="24" w:author="小宋" w:date="2026-07-07T00:42:21Z">
        <w:r>
          <w:rPr>
            <w:rStyle w:val="58"/>
            <w:rFonts w:hint="eastAsia" w:cs="Times New Roman"/>
            <w:kern w:val="2"/>
            <w:lang w:val="en-US" w:eastAsia="zh-CN" w:bidi="ar-SA"/>
          </w:rPr>
          <w:t>精度</w:t>
        </w:r>
      </w:ins>
      <w:ins w:id="25" w:author="小宋" w:date="2026-07-07T00:42:23Z">
        <w:r>
          <w:rPr>
            <w:rStyle w:val="58"/>
            <w:rFonts w:hint="eastAsia" w:cs="Times New Roman"/>
            <w:kern w:val="2"/>
            <w:lang w:val="en-US" w:eastAsia="zh-CN" w:bidi="ar-SA"/>
          </w:rPr>
          <w:t>不足</w:t>
        </w:r>
      </w:ins>
      <w:del w:id="26" w:author="小宋" w:date="2026-07-07T00:42:32Z">
        <w:r>
          <w:rPr>
            <w:rStyle w:val="58"/>
            <w:rFonts w:hint="default" w:ascii="Times New Roman" w:hAnsi="Times New Roman" w:eastAsia="宋体" w:cs="Times New Roman"/>
            <w:kern w:val="2"/>
            <w:lang w:val="en-US" w:eastAsia="zh-CN" w:bidi="ar-SA"/>
          </w:rPr>
          <w:delText>、单模态检索精度不足等问题</w:delText>
        </w:r>
      </w:del>
      <w:r>
        <w:rPr>
          <w:rStyle w:val="58"/>
          <w:rFonts w:hint="default" w:ascii="Times New Roman" w:hAnsi="Times New Roman" w:eastAsia="宋体" w:cs="Times New Roman"/>
          <w:kern w:val="2"/>
          <w:lang w:val="en-US" w:eastAsia="zh-CN" w:bidi="ar-SA"/>
        </w:rPr>
        <w:t>，难以满足精细化管理需求。</w:t>
      </w:r>
      <w:ins w:id="27" w:author="小宋" w:date="2026-07-07T00:43:09Z">
        <w:r>
          <w:rPr>
            <w:rStyle w:val="58"/>
            <w:rFonts w:hint="eastAsia" w:cs="Times New Roman"/>
            <w:kern w:val="2"/>
            <w:lang w:val="en-US" w:eastAsia="zh-CN" w:bidi="ar-SA"/>
          </w:rPr>
          <w:t>针对</w:t>
        </w:r>
      </w:ins>
      <w:ins w:id="28" w:author="小宋" w:date="2026-07-07T00:43:10Z">
        <w:r>
          <w:rPr>
            <w:rStyle w:val="58"/>
            <w:rFonts w:hint="eastAsia" w:cs="Times New Roman"/>
            <w:kern w:val="2"/>
            <w:lang w:val="en-US" w:eastAsia="zh-CN" w:bidi="ar-SA"/>
          </w:rPr>
          <w:t>上述</w:t>
        </w:r>
      </w:ins>
      <w:ins w:id="29" w:author="小宋" w:date="2026-07-07T00:43:12Z">
        <w:r>
          <w:rPr>
            <w:rStyle w:val="58"/>
            <w:rFonts w:hint="eastAsia" w:cs="Times New Roman"/>
            <w:kern w:val="2"/>
            <w:lang w:val="en-US" w:eastAsia="zh-CN" w:bidi="ar-SA"/>
          </w:rPr>
          <w:t>问题，</w:t>
        </w:r>
      </w:ins>
      <w:r>
        <w:rPr>
          <w:rStyle w:val="58"/>
          <w:rFonts w:hint="default" w:ascii="Times New Roman" w:hAnsi="Times New Roman" w:eastAsia="宋体" w:cs="Times New Roman"/>
          <w:kern w:val="2"/>
          <w:lang w:val="en-US" w:eastAsia="zh-CN" w:bidi="ar-SA"/>
        </w:rPr>
        <w:t>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w:t>
      </w:r>
      <w:ins w:id="30" w:author="小宋" w:date="2026-07-07T02:00:37Z">
        <w:r>
          <w:rPr>
            <w:rStyle w:val="58"/>
            <w:rFonts w:hint="default" w:ascii="Times New Roman" w:hAnsi="Times New Roman" w:eastAsia="宋体" w:cs="Times New Roman"/>
            <w:kern w:val="2"/>
            <w:lang w:val="en-US" w:eastAsia="zh-CN" w:bidi="ar-SA"/>
          </w:rPr>
          <w:t>通过融合图像与地理位置元数据构建统一哈希空间，利用位置先验缓解形态相似树种的视觉歧义，实现以图搜图、以图搜位置和以位置搜图的多模态检索能力</w:t>
        </w:r>
      </w:ins>
      <w:del w:id="31" w:author="小宋" w:date="2026-07-07T01:55:44Z">
        <w:r>
          <w:rPr>
            <w:rStyle w:val="58"/>
            <w:rFonts w:hint="default" w:ascii="Times New Roman" w:hAnsi="Times New Roman" w:eastAsia="宋体" w:cs="Times New Roman"/>
            <w:kern w:val="2"/>
            <w:lang w:val="en-US" w:eastAsia="zh-CN" w:bidi="ar-SA"/>
          </w:rPr>
          <w:delText>通过融合图像与地理位置元数据实现以图搜图、以</w:delText>
        </w:r>
      </w:del>
      <w:del w:id="32" w:author="小宋" w:date="2026-07-07T01:55:44Z">
        <w:r>
          <w:rPr>
            <w:rStyle w:val="58"/>
            <w:rFonts w:hint="default" w:ascii="Times New Roman" w:hAnsi="Times New Roman" w:eastAsia="宋体" w:cs="Times New Roman"/>
            <w:kern w:val="2"/>
            <w:lang w:val="en-US" w:eastAsia="zh-CN" w:bidi="ar-SA"/>
          </w:rPr>
          <w:delText>图搜位置和</w:delText>
        </w:r>
      </w:del>
      <w:del w:id="33" w:author="小宋" w:date="2026-07-07T01:55:44Z">
        <w:r>
          <w:rPr>
            <w:rStyle w:val="58"/>
            <w:rFonts w:hint="default" w:ascii="Times New Roman" w:hAnsi="Times New Roman" w:eastAsia="宋体" w:cs="Times New Roman"/>
            <w:kern w:val="2"/>
            <w:lang w:val="en-US" w:eastAsia="zh-CN" w:bidi="ar-SA"/>
          </w:rPr>
          <w:delText>以位置搜图的多模态</w:delText>
        </w:r>
      </w:del>
      <w:del w:id="34" w:author="小宋" w:date="2026-07-07T01:55:44Z">
        <w:r>
          <w:rPr>
            <w:rStyle w:val="58"/>
            <w:rFonts w:hint="default" w:ascii="Times New Roman" w:hAnsi="Times New Roman" w:eastAsia="宋体" w:cs="Times New Roman"/>
            <w:kern w:val="2"/>
            <w:lang w:val="en-US" w:eastAsia="zh-CN" w:bidi="ar-SA"/>
          </w:rPr>
          <w:delText>检索能力</w:delText>
        </w:r>
      </w:del>
      <w:r>
        <w:rPr>
          <w:rStyle w:val="58"/>
          <w:rFonts w:hint="default" w:ascii="Times New Roman" w:hAnsi="Times New Roman" w:eastAsia="宋体" w:cs="Times New Roman"/>
          <w:kern w:val="2"/>
          <w:lang w:val="en-US" w:eastAsia="zh-CN" w:bidi="ar-SA"/>
        </w:rPr>
        <w:t>。本文主要工作如下：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w:t>
      </w:r>
      <w:ins w:id="35" w:author="小宋" w:date="2026-07-07T00:45:41Z">
        <w:r>
          <w:rPr>
            <w:rStyle w:val="58"/>
            <w:rFonts w:hint="eastAsia" w:cs="Times New Roman"/>
            <w:kern w:val="2"/>
            <w:lang w:val="en-US" w:eastAsia="zh-CN" w:bidi="ar-SA"/>
          </w:rPr>
          <w:t>、</w:t>
        </w:r>
      </w:ins>
      <w:ins w:id="36" w:author="小宋" w:date="2026-07-07T00:45:48Z">
        <w:r>
          <w:rPr>
            <w:rStyle w:val="58"/>
            <w:rFonts w:hint="eastAsia" w:cs="Times New Roman"/>
            <w:kern w:val="2"/>
            <w:lang w:val="en-US" w:eastAsia="zh-CN" w:bidi="ar-SA"/>
          </w:rPr>
          <w:t>哈希码</w:t>
        </w:r>
      </w:ins>
      <w:ins w:id="37" w:author="小宋" w:date="2026-07-07T00:45:49Z">
        <w:r>
          <w:rPr>
            <w:rStyle w:val="58"/>
            <w:rFonts w:hint="eastAsia" w:cs="Times New Roman"/>
            <w:kern w:val="2"/>
            <w:lang w:val="en-US" w:eastAsia="zh-CN" w:bidi="ar-SA"/>
          </w:rPr>
          <w:t>量化</w:t>
        </w:r>
      </w:ins>
      <w:ins w:id="38" w:author="小宋" w:date="2026-07-07T00:45:52Z">
        <w:r>
          <w:rPr>
            <w:rStyle w:val="58"/>
            <w:rFonts w:hint="eastAsia" w:cs="Times New Roman"/>
            <w:kern w:val="2"/>
            <w:lang w:val="en-US" w:eastAsia="zh-CN" w:bidi="ar-SA"/>
          </w:rPr>
          <w:t>损失</w:t>
        </w:r>
      </w:ins>
      <w:ins w:id="39" w:author="小宋" w:date="2026-07-07T00:45:53Z">
        <w:r>
          <w:rPr>
            <w:rStyle w:val="58"/>
            <w:rFonts w:hint="eastAsia" w:cs="Times New Roman"/>
            <w:kern w:val="2"/>
            <w:lang w:val="en-US" w:eastAsia="zh-CN" w:bidi="ar-SA"/>
          </w:rPr>
          <w:t>及</w:t>
        </w:r>
      </w:ins>
      <w:ins w:id="40" w:author="小宋" w:date="2026-07-07T00:45:55Z">
        <w:r>
          <w:rPr>
            <w:rStyle w:val="58"/>
            <w:rFonts w:hint="eastAsia" w:cs="Times New Roman"/>
            <w:kern w:val="2"/>
            <w:lang w:val="en-US" w:eastAsia="zh-CN" w:bidi="ar-SA"/>
          </w:rPr>
          <w:t>多模态</w:t>
        </w:r>
      </w:ins>
      <w:ins w:id="41" w:author="小宋" w:date="2026-07-07T00:45:56Z">
        <w:r>
          <w:rPr>
            <w:rStyle w:val="58"/>
            <w:rFonts w:hint="eastAsia" w:cs="Times New Roman"/>
            <w:kern w:val="2"/>
            <w:lang w:val="en-US" w:eastAsia="zh-CN" w:bidi="ar-SA"/>
          </w:rPr>
          <w:t>语义</w:t>
        </w:r>
      </w:ins>
      <w:ins w:id="42" w:author="小宋" w:date="2026-07-07T00:46:00Z">
        <w:r>
          <w:rPr>
            <w:rStyle w:val="58"/>
            <w:rFonts w:hint="eastAsia" w:cs="Times New Roman"/>
            <w:kern w:val="2"/>
            <w:lang w:val="en-US" w:eastAsia="zh-CN" w:bidi="ar-SA"/>
          </w:rPr>
          <w:t>鸿沟</w:t>
        </w:r>
      </w:ins>
      <w:del w:id="43" w:author="小宋" w:date="2026-07-07T00:45:41Z">
        <w:r>
          <w:rPr>
            <w:rStyle w:val="58"/>
            <w:rFonts w:hint="default" w:ascii="Times New Roman" w:hAnsi="Times New Roman" w:eastAsia="宋体" w:cs="Times New Roman"/>
            <w:kern w:val="2"/>
            <w:lang w:val="en-US" w:eastAsia="zh-CN" w:bidi="ar-SA"/>
          </w:rPr>
          <w:delText>与复杂背景干扰</w:delText>
        </w:r>
      </w:del>
      <w:r>
        <w:rPr>
          <w:rStyle w:val="58"/>
          <w:rFonts w:hint="default" w:ascii="Times New Roman" w:hAnsi="Times New Roman" w:eastAsia="宋体" w:cs="Times New Roman"/>
          <w:kern w:val="2"/>
          <w:lang w:val="en-US" w:eastAsia="zh-CN" w:bidi="ar-SA"/>
        </w:rPr>
        <w:t>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3" w:name="_Toc18322"/>
      <w:bookmarkStart w:id="14" w:name="_Toc3585"/>
      <w:bookmarkStart w:id="15" w:name="_Toc23928"/>
      <w:bookmarkStart w:id="16" w:name="_Toc26449"/>
      <w:bookmarkStart w:id="17" w:name="_Toc27917"/>
      <w:bookmarkStart w:id="18" w:name="_Toc870"/>
      <w:bookmarkStart w:id="19" w:name="_Toc6356"/>
      <w:bookmarkStart w:id="20" w:name="_Toc22267"/>
      <w:bookmarkStart w:id="21" w:name="_Toc15094"/>
      <w:bookmarkStart w:id="22" w:name="_Toc9147"/>
      <w:bookmarkStart w:id="23" w:name="_Toc26034"/>
      <w:bookmarkStart w:id="24" w:name="_Toc211470756"/>
      <w:bookmarkStart w:id="25" w:name="_Toc24376"/>
      <w:bookmarkStart w:id="26" w:name="_Toc31812"/>
      <w:bookmarkStart w:id="27" w:name="_Toc25211"/>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3"/>
      <w:r>
        <w:rPr>
          <w:rFonts w:hint="eastAsia"/>
          <w:b/>
          <w:bCs/>
          <w:sz w:val="30"/>
          <w:szCs w:val="30"/>
        </w:rPr>
        <w:t>Location Metadata</w:t>
      </w:r>
      <w:bookmarkEnd w:id="14"/>
    </w:p>
    <w:p w14:paraId="7400E279">
      <w:pPr>
        <w:spacing w:before="193" w:beforeLines="50" w:after="387" w:afterLines="100" w:line="240" w:lineRule="auto"/>
        <w:ind w:left="0" w:leftChars="0" w:firstLine="0" w:firstLineChars="0"/>
        <w:jc w:val="center"/>
        <w:outlineLvl w:val="0"/>
        <w:rPr>
          <w:b/>
          <w:bCs/>
          <w:sz w:val="30"/>
          <w:szCs w:val="30"/>
        </w:rPr>
      </w:pPr>
      <w:bookmarkStart w:id="28" w:name="_Toc6124"/>
      <w:bookmarkStart w:id="29" w:name="_Toc24728"/>
      <w:r>
        <w:rPr>
          <w:b/>
          <w:bCs/>
          <w:sz w:val="30"/>
          <w:szCs w:val="30"/>
        </w:rPr>
        <w:t>A</w:t>
      </w:r>
      <w:r>
        <w:rPr>
          <w:rFonts w:hint="eastAsia"/>
          <w:b/>
          <w:bCs/>
          <w:sz w:val="30"/>
          <w:szCs w:val="30"/>
        </w:rPr>
        <w:t>bs</w:t>
      </w:r>
      <w:r>
        <w:rPr>
          <w:b/>
          <w:bCs/>
          <w:sz w:val="30"/>
          <w:szCs w:val="30"/>
        </w:rPr>
        <w:t>tract</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w:t>
      </w:r>
      <w:ins w:id="44" w:author="小宋" w:date="2026-07-07T02:01:39Z">
        <w:r>
          <w:rPr>
            <w:rFonts w:hint="eastAsia"/>
            <w:sz w:val="21"/>
            <w:szCs w:val="21"/>
          </w:rPr>
          <w:t>This dissertation presents DHLM (Deep Hashing Learning Multi-modal Network), a deep hashing-based multimodal retrieval model that fuses image and location metadata into a unified hashing space and leverages location priors to alleviate visual ambiguity,enabling multimodal retrieval capabilities including</w:t>
        </w:r>
      </w:ins>
      <w:ins w:id="45" w:author="小宋" w:date="2026-07-07T02:01:52Z">
        <w:r>
          <w:rPr>
            <w:rFonts w:hint="eastAsia"/>
            <w:sz w:val="21"/>
            <w:szCs w:val="21"/>
            <w:lang w:val="en-US" w:eastAsia="zh-CN"/>
          </w:rPr>
          <w:t xml:space="preserve"> </w:t>
        </w:r>
      </w:ins>
      <w:ins w:id="46" w:author="小宋" w:date="2026-07-07T02:01:39Z">
        <w:r>
          <w:rPr>
            <w:rFonts w:hint="eastAsia"/>
            <w:sz w:val="21"/>
            <w:szCs w:val="21"/>
          </w:rPr>
          <w:t>image-to-image, image-to-location and location-to-image search. The main contributions are as follows</w:t>
        </w:r>
      </w:ins>
      <w:r>
        <w:rPr>
          <w:rFonts w:hint="eastAsia"/>
          <w:sz w:val="21"/>
          <w:szCs w:val="21"/>
        </w:rPr>
        <w:t>:</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ins w:id="47" w:author="小宋" w:date="2026-07-07T00:47:34Z">
        <w:r>
          <w:rPr>
            <w:rFonts w:hint="eastAsia"/>
            <w:sz w:val="21"/>
            <w:szCs w:val="21"/>
          </w:rPr>
          <w:t>This dissertation proposes the DHLM model to tackle class imbalance, quantization loss and multimodal semantic gap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ins>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04B22D62">
          <w:pPr>
            <w:keepNext w:val="0"/>
            <w:keepLines w:val="0"/>
            <w:pageBreakBefore w:val="0"/>
            <w:widowControl w:val="0"/>
            <w:kinsoku/>
            <w:wordWrap/>
            <w:overflowPunct/>
            <w:topLinePunct w:val="0"/>
            <w:autoSpaceDE/>
            <w:autoSpaceDN/>
            <w:bidi w:val="0"/>
            <w:adjustRightInd/>
            <w:snapToGrid/>
            <w:spacing w:before="195" w:beforeLines="50" w:after="195" w:afterLines="50"/>
            <w:ind w:left="0" w:leftChars="0"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FEA33A2">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_Toc19696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_Toc19696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14C91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9E1B9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_Toc4923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_Toc4923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25CEB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_Toc19136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_Toc19136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A6556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_Toc11573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 xml:space="preserve"> 多模态融合与地理位置元数据检索研究现状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_Toc11573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4F6F31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_Toc26104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_Toc26104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F78FD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_Toc27067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_Toc27067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F11FE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_Toc10490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_Toc10490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7218B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C2CE2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_Toc13027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_Toc13027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905A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_Toc23295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_Toc23295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085A41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_Toc9822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_Toc9822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72013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_Toc22043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_Toc22043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EF8E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_Toc14987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_Toc14987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1F864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AB8A8A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_Toc30829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F944E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_Toc14477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_Toc14477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63BCE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_Toc12434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_Toc12434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624B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_Toc18120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_Toc18120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6FA96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1E2DC6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9BECB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_Toc25544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1D6878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CBDB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_Toc22663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_Toc22663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BCA6A1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72BCB3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_Toc20476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_Toc20476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FDA6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 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B04E0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_Toc23141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 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_Toc23141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54DA2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_Toc6735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 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_Toc6735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EE4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 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599C0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3D36ED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_Toc32190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iNaturalist</w:t>
          </w:r>
          <w:r>
            <w:rPr>
              <w:rFonts w:hint="eastAsia" w:ascii="Times New Roman" w:hAnsi="Times New Roman" w:eastAsia="宋体" w:cs="Times New Roman"/>
              <w:sz w:val="21"/>
              <w:szCs w:val="21"/>
              <w:lang w:val="en-US" w:eastAsia="zh-CN"/>
            </w:rPr>
            <w:t xml:space="preserve"> 2018</w:t>
          </w:r>
          <w:r>
            <w:rPr>
              <w:rFonts w:hint="eastAsia" w:ascii="Times New Roman" w:hAnsi="Times New Roman" w:eastAsia="宋体" w:cs="Times New Roman"/>
              <w:sz w:val="21"/>
              <w:szCs w:val="21"/>
            </w:rPr>
            <w:t>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_Toc32190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11115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_Toc17353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 BFATH自建数据集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A442A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96A30C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_Toc10259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4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_Toc10259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B0F97F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5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EA0A8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_Toc20975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6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_Toc20975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A0843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_Toc14609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_Toc14609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7C2D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_Toc28313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_Toc28313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DA551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_Toc23022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_Toc23022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28CA4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3A72B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_Toc345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 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_Toc345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C7CF6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_Toc25037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_Toc25037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1A3B35A">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_Toc5482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_Toc5482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98EB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87FB5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_Toc24109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_Toc24109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9379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_Toc13448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_Toc13448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5EDA91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_Toc16086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_Toc16086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C951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_Toc30653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系统架构</w:t>
          </w:r>
          <w:r>
            <w:rPr>
              <w:rFonts w:hint="eastAsia" w:ascii="Times New Roman" w:hAnsi="Times New Roman" w:eastAsia="宋体" w:cs="Times New Roman"/>
              <w:sz w:val="21"/>
              <w:szCs w:val="21"/>
              <w:lang w:val="en-US" w:eastAsia="zh-CN"/>
            </w:rPr>
            <w:t>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_Toc30653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55FD4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573D8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_Toc12539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_Toc12539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F64AED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_Toc28973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_Toc28973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828E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_Toc26082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_Toc26082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F4A32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_Toc14102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2 古树名木信息查询详细设计与实现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_Toc14102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6C28F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6BB4A8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855327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_Toc27348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_Toc27348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8B13B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_Toc3534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_Toc3534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1A69D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_Toc9565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_Toc9565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F3CB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_Toc23787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_Toc23787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42C6F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_Toc31870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_Toc31870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6A8CD2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_Toc18495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_Toc18495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EFD0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_Toc11781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F4766F">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rPr>
              <w:rFonts w:eastAsiaTheme="minorEastAsia"/>
            </w:rPr>
            <w:fldChar w:fldCharType="end"/>
          </w:r>
        </w:p>
      </w:sdtContent>
    </w:sdt>
    <w:p w14:paraId="02A97789">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30" w:name="_Toc13384"/>
      <w:bookmarkStart w:id="31" w:name="_Toc19696"/>
      <w:r>
        <w:rPr>
          <w:rFonts w:eastAsia="宋体"/>
        </w:rPr>
        <w:t>1</w:t>
      </w:r>
      <w:r>
        <w:rPr>
          <w:rFonts w:hint="eastAsia" w:eastAsia="宋体"/>
          <w:lang w:val="en-US" w:eastAsia="zh-CN"/>
        </w:rPr>
        <w:t xml:space="preserve"> </w:t>
      </w:r>
      <w:r>
        <w:rPr>
          <w:rFonts w:hint="eastAsia" w:ascii="黑体" w:hAnsi="黑体" w:cs="黑体"/>
        </w:rPr>
        <w:t>绪论</w:t>
      </w:r>
      <w:bookmarkEnd w:id="30"/>
      <w:bookmarkEnd w:id="31"/>
    </w:p>
    <w:p w14:paraId="4FA24D85">
      <w:pPr>
        <w:pStyle w:val="3"/>
        <w:spacing w:before="193"/>
      </w:pPr>
      <w:bookmarkStart w:id="32" w:name="_Toc5590"/>
      <w:bookmarkStart w:id="33" w:name="_Toc24984"/>
      <w:bookmarkStart w:id="34" w:name="_Toc1983"/>
      <w:r>
        <w:rPr>
          <w:rFonts w:hint="eastAsia"/>
        </w:rPr>
        <w:t>1.1</w:t>
      </w:r>
      <w:r>
        <w:rPr>
          <w:rFonts w:hint="eastAsia"/>
          <w:lang w:val="en-US" w:eastAsia="zh-CN"/>
        </w:rPr>
        <w:t xml:space="preserve"> </w:t>
      </w:r>
      <w:r>
        <w:rPr>
          <w:rFonts w:hint="eastAsia"/>
        </w:rPr>
        <w:t>研究背景</w:t>
      </w:r>
      <w:bookmarkEnd w:id="32"/>
      <w:r>
        <w:rPr>
          <w:rFonts w:hint="eastAsia"/>
        </w:rPr>
        <w:t>与意义</w:t>
      </w:r>
      <w:bookmarkEnd w:id="33"/>
      <w:bookmarkEnd w:id="34"/>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5" w:name="_Toc13329"/>
      <w:bookmarkStart w:id="36" w:name="_Toc6014"/>
      <w:bookmarkStart w:id="37" w:name="_Toc4923"/>
      <w:r>
        <w:rPr>
          <w:rFonts w:hint="eastAsia"/>
        </w:rPr>
        <w:t>1.2</w:t>
      </w:r>
      <w:r>
        <w:rPr>
          <w:rFonts w:hint="eastAsia"/>
          <w:lang w:val="en-US" w:eastAsia="zh-CN"/>
        </w:rPr>
        <w:t xml:space="preserve"> </w:t>
      </w:r>
      <w:r>
        <w:rPr>
          <w:rFonts w:hint="eastAsia"/>
        </w:rPr>
        <w:t>国内外研究现状</w:t>
      </w:r>
      <w:bookmarkEnd w:id="35"/>
      <w:bookmarkEnd w:id="36"/>
      <w:bookmarkEnd w:id="37"/>
    </w:p>
    <w:p w14:paraId="77306C52">
      <w:pPr>
        <w:pStyle w:val="4"/>
      </w:pPr>
      <w:bookmarkStart w:id="38" w:name="_Toc17178"/>
      <w:bookmarkStart w:id="39" w:name="_Toc19136"/>
      <w:bookmarkStart w:id="40"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8"/>
      <w:bookmarkEnd w:id="39"/>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41" w:name="_Toc406"/>
      <w:bookmarkStart w:id="42" w:name="_Toc11573"/>
      <w:r>
        <w:rPr>
          <w:rFonts w:hint="eastAsia"/>
        </w:rPr>
        <w:t>1.2.2</w:t>
      </w:r>
      <w:bookmarkEnd w:id="41"/>
      <w:r>
        <w:rPr>
          <w:rFonts w:hint="eastAsia"/>
          <w:lang w:val="en-US" w:eastAsia="zh-CN"/>
        </w:rPr>
        <w:t xml:space="preserve"> 多模态融合与地理位置元数据检索研究现状</w:t>
      </w:r>
      <w:bookmarkEnd w:id="42"/>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w:t>
      </w:r>
      <w:ins w:id="48" w:author="小宋" w:date="2026-07-07T01:29:54Z">
        <w:r>
          <w:rPr>
            <w:rFonts w:hint="eastAsia"/>
            <w:lang w:val="en-US" w:eastAsia="zh-CN"/>
          </w:rPr>
          <w:t>地理</w:t>
        </w:r>
      </w:ins>
      <w:ins w:id="49" w:author="小宋" w:date="2026-07-07T01:29:55Z">
        <w:r>
          <w:rPr>
            <w:rFonts w:hint="eastAsia"/>
            <w:lang w:val="en-US" w:eastAsia="zh-CN"/>
          </w:rPr>
          <w:t>定位</w:t>
        </w:r>
      </w:ins>
      <w:del w:id="50" w:author="小宋" w:date="2026-07-07T01:29:53Z">
        <w:r>
          <w:rPr>
            <w:rFonts w:hint="eastAsia"/>
          </w:rPr>
          <w:delText>Geo-localization</w:delText>
        </w:r>
      </w:del>
      <w:r>
        <w:rPr>
          <w:rFonts w:hint="eastAsia"/>
        </w:rPr>
        <w:t>），通过匹配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40"/>
    <w:p w14:paraId="007285A4">
      <w:pPr>
        <w:pStyle w:val="3"/>
        <w:spacing w:before="193"/>
        <w:rPr>
          <w:color w:val="FF0000"/>
        </w:rPr>
      </w:pPr>
      <w:bookmarkStart w:id="43" w:name="_Toc11943"/>
      <w:bookmarkStart w:id="44" w:name="_Toc27864"/>
      <w:bookmarkStart w:id="45" w:name="_Toc26104"/>
      <w:r>
        <w:rPr>
          <w:rFonts w:eastAsia="宋体"/>
        </w:rPr>
        <w:t>1.3</w:t>
      </w:r>
      <w:r>
        <w:rPr>
          <w:rFonts w:hint="eastAsia" w:eastAsia="宋体"/>
          <w:lang w:val="en-US" w:eastAsia="zh-CN"/>
        </w:rPr>
        <w:t xml:space="preserve"> </w:t>
      </w:r>
      <w:r>
        <w:rPr>
          <w:rFonts w:hint="eastAsia" w:ascii="黑体" w:hAnsi="黑体" w:cs="黑体"/>
        </w:rPr>
        <w:t>研究内容</w:t>
      </w:r>
      <w:bookmarkEnd w:id="43"/>
      <w:r>
        <w:rPr>
          <w:rFonts w:hint="eastAsia" w:ascii="黑体" w:hAnsi="黑体" w:cs="黑体"/>
        </w:rPr>
        <w:t>及技术路线</w:t>
      </w:r>
      <w:bookmarkEnd w:id="44"/>
      <w:bookmarkEnd w:id="45"/>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6"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7" w:name="_Toc30488"/>
      <w:bookmarkStart w:id="48" w:name="_Toc27067"/>
      <w:r>
        <w:rPr>
          <w:rFonts w:eastAsia="宋体"/>
        </w:rPr>
        <w:t>1.4</w:t>
      </w:r>
      <w:r>
        <w:rPr>
          <w:rFonts w:hint="eastAsia" w:eastAsia="宋体"/>
          <w:lang w:val="en-US" w:eastAsia="zh-CN"/>
        </w:rPr>
        <w:t xml:space="preserve"> </w:t>
      </w:r>
      <w:r>
        <w:rPr>
          <w:rFonts w:hint="eastAsia" w:ascii="黑体" w:hAnsi="黑体" w:cs="黑体"/>
        </w:rPr>
        <w:t>论文组织架构</w:t>
      </w:r>
      <w:bookmarkEnd w:id="46"/>
      <w:bookmarkEnd w:id="47"/>
      <w:bookmarkEnd w:id="48"/>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9" w:name="_Toc2785"/>
      <w:bookmarkStart w:id="50" w:name="_Toc3913"/>
      <w:bookmarkStart w:id="51" w:name="_Toc10490"/>
      <w:r>
        <w:t>2</w:t>
      </w:r>
      <w:bookmarkEnd w:id="49"/>
      <w:bookmarkEnd w:id="50"/>
      <w:r>
        <w:rPr>
          <w:rFonts w:hint="eastAsia"/>
          <w:lang w:val="en-US" w:eastAsia="zh-CN"/>
        </w:rPr>
        <w:t xml:space="preserve"> </w:t>
      </w:r>
      <w:r>
        <w:rPr>
          <w:rFonts w:hint="eastAsia"/>
        </w:rPr>
        <w:t>相关理论基础</w:t>
      </w:r>
      <w:bookmarkEnd w:id="51"/>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52"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3" w:name="_Toc31254"/>
      <w:bookmarkStart w:id="54" w:name="_Toc19864"/>
      <w:r>
        <w:t>2.1</w:t>
      </w:r>
      <w:r>
        <w:rPr>
          <w:rFonts w:hint="eastAsia"/>
          <w:lang w:val="en-US" w:eastAsia="zh-CN"/>
        </w:rPr>
        <w:t xml:space="preserve"> </w:t>
      </w:r>
      <w:r>
        <w:rPr>
          <w:rFonts w:hint="eastAsia"/>
        </w:rPr>
        <w:t>神经网络基础</w:t>
      </w:r>
      <w:bookmarkEnd w:id="52"/>
      <w:bookmarkEnd w:id="53"/>
      <w:bookmarkEnd w:id="54"/>
    </w:p>
    <w:p w14:paraId="38704F74">
      <w:pPr>
        <w:pStyle w:val="4"/>
      </w:pPr>
      <w:bookmarkStart w:id="55" w:name="_Toc11772"/>
      <w:bookmarkStart w:id="56" w:name="_Toc9784"/>
      <w:bookmarkStart w:id="57" w:name="_Toc13027"/>
      <w:r>
        <w:t>2.1.1</w:t>
      </w:r>
      <w:r>
        <w:rPr>
          <w:rFonts w:hint="eastAsia"/>
          <w:lang w:val="en-US" w:eastAsia="zh-CN"/>
        </w:rPr>
        <w:t xml:space="preserve"> </w:t>
      </w:r>
      <w:r>
        <w:rPr>
          <w:rFonts w:hint="eastAsia"/>
        </w:rPr>
        <w:t>卷积神经网络基础</w:t>
      </w:r>
      <w:bookmarkEnd w:id="55"/>
      <w:bookmarkEnd w:id="56"/>
      <w:bookmarkEnd w:id="57"/>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8" w:name="_Toc29721"/>
      <w:bookmarkStart w:id="59" w:name="_Toc2112"/>
      <w:bookmarkStart w:id="60" w:name="_Toc23295"/>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8"/>
      <w:bookmarkEnd w:id="59"/>
      <w:bookmarkEnd w:id="60"/>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61"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62" w:name="_Toc16269"/>
      <w:bookmarkStart w:id="63" w:name="_Toc9822"/>
      <w:bookmarkStart w:id="64" w:name="_Toc29649"/>
      <w:r>
        <w:t>2.2</w:t>
      </w:r>
      <w:r>
        <w:rPr>
          <w:rFonts w:hint="eastAsia"/>
          <w:lang w:val="en-US" w:eastAsia="zh-CN"/>
        </w:rPr>
        <w:t xml:space="preserve"> </w:t>
      </w:r>
      <w:r>
        <w:rPr>
          <w:rFonts w:hint="eastAsia"/>
        </w:rPr>
        <w:t>深度哈希学习技术</w:t>
      </w:r>
      <w:bookmarkEnd w:id="62"/>
      <w:bookmarkEnd w:id="63"/>
    </w:p>
    <w:p w14:paraId="554D4649">
      <w:pPr>
        <w:pStyle w:val="4"/>
      </w:pPr>
      <w:bookmarkStart w:id="65" w:name="_Toc21072"/>
      <w:bookmarkStart w:id="66" w:name="_Toc22043"/>
      <w:r>
        <w:t>2.2</w:t>
      </w:r>
      <w:r>
        <w:rPr>
          <w:rFonts w:hint="eastAsia"/>
        </w:rPr>
        <w:t>.</w:t>
      </w:r>
      <w:r>
        <w:t>1</w:t>
      </w:r>
      <w:r>
        <w:rPr>
          <w:rFonts w:hint="eastAsia"/>
          <w:lang w:val="en-US" w:eastAsia="zh-CN"/>
        </w:rPr>
        <w:t xml:space="preserve"> </w:t>
      </w:r>
      <w:r>
        <w:rPr>
          <w:rFonts w:hint="eastAsia"/>
        </w:rPr>
        <w:t>深度哈希学习概述</w:t>
      </w:r>
      <w:bookmarkEnd w:id="65"/>
      <w:bookmarkEnd w:id="66"/>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7"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8" w:name="_Toc14987"/>
      <w:r>
        <w:t>2.2.2 Triplet Loss</w:t>
      </w:r>
      <w:bookmarkEnd w:id="67"/>
      <w:bookmarkEnd w:id="68"/>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9"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70" w:name="_Toc30390"/>
      <w:r>
        <w:t>2.2.3</w:t>
      </w:r>
      <w:r>
        <w:rPr>
          <w:rFonts w:hint="eastAsia"/>
          <w:lang w:val="en-US" w:eastAsia="zh-CN"/>
        </w:rPr>
        <w:t xml:space="preserve"> </w:t>
      </w:r>
      <w:r>
        <w:t>Contrastive Loss</w:t>
      </w:r>
      <w:bookmarkEnd w:id="69"/>
      <w:bookmarkEnd w:id="70"/>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71"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72" w:name="_Toc30829"/>
      <w:r>
        <w:t>2.2.4</w:t>
      </w:r>
      <w:r>
        <w:rPr>
          <w:rFonts w:hint="eastAsia"/>
          <w:lang w:val="en-US" w:eastAsia="zh-CN"/>
        </w:rPr>
        <w:t xml:space="preserve"> </w:t>
      </w:r>
      <w:r>
        <w:t>哈希层与量化损失</w:t>
      </w:r>
      <w:bookmarkEnd w:id="71"/>
      <w:bookmarkEnd w:id="72"/>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3" w:name="_Toc22765"/>
      <w:bookmarkStart w:id="74" w:name="_Toc14477"/>
      <w:r>
        <w:t>2.2.5</w:t>
      </w:r>
      <w:r>
        <w:rPr>
          <w:rFonts w:hint="eastAsia"/>
          <w:lang w:val="en-US" w:eastAsia="zh-CN"/>
        </w:rPr>
        <w:t xml:space="preserve"> </w:t>
      </w:r>
      <w:r>
        <w:t>多种</w:t>
      </w:r>
      <w:r>
        <w:rPr>
          <w:rFonts w:hint="eastAsia"/>
          <w:lang w:val="en-US" w:eastAsia="zh-CN"/>
        </w:rPr>
        <w:t>特征</w:t>
      </w:r>
      <w:r>
        <w:t>网络</w:t>
      </w:r>
      <w:bookmarkEnd w:id="73"/>
      <w:bookmarkEnd w:id="74"/>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4"/>
    <w:p w14:paraId="64EBFC54">
      <w:pPr>
        <w:pStyle w:val="3"/>
        <w:spacing w:before="193"/>
      </w:pPr>
      <w:bookmarkStart w:id="75" w:name="_Toc27973"/>
      <w:bookmarkStart w:id="76" w:name="_Toc12434"/>
      <w:r>
        <w:t>2</w:t>
      </w:r>
      <w:r>
        <w:rPr>
          <w:rFonts w:hint="eastAsia"/>
        </w:rPr>
        <w:t>.</w:t>
      </w:r>
      <w:r>
        <w:t>3</w:t>
      </w:r>
      <w:r>
        <w:rPr>
          <w:rFonts w:hint="eastAsia"/>
          <w:lang w:val="en-US" w:eastAsia="zh-CN"/>
        </w:rPr>
        <w:t xml:space="preserve"> </w:t>
      </w:r>
      <w:r>
        <w:rPr>
          <w:rFonts w:hint="eastAsia"/>
        </w:rPr>
        <w:t>多模态</w:t>
      </w:r>
      <w:bookmarkEnd w:id="61"/>
      <w:r>
        <w:rPr>
          <w:rFonts w:hint="eastAsia"/>
        </w:rPr>
        <w:t>技术</w:t>
      </w:r>
      <w:bookmarkEnd w:id="75"/>
      <w:bookmarkEnd w:id="76"/>
    </w:p>
    <w:p w14:paraId="4C3C1109">
      <w:pPr>
        <w:pStyle w:val="4"/>
      </w:pPr>
      <w:bookmarkStart w:id="77" w:name="_Toc6642"/>
      <w:bookmarkStart w:id="78" w:name="_Toc18120"/>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7"/>
      <w:bookmarkEnd w:id="78"/>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9" w:name="_Toc3278"/>
      <w:bookmarkStart w:id="80" w:name="_Toc9151"/>
      <w:bookmarkStart w:id="81" w:name="_Toc212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9"/>
      <w:r>
        <w:rPr>
          <w:rFonts w:hint="eastAsia" w:asciiTheme="minorEastAsia" w:hAnsiTheme="minorEastAsia" w:eastAsiaTheme="minorEastAsia" w:cstheme="minorEastAsia"/>
        </w:rPr>
        <w:t>融合技术</w:t>
      </w:r>
      <w:bookmarkEnd w:id="80"/>
      <w:bookmarkEnd w:id="81"/>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82" w:name="_Toc4891"/>
      <w:bookmarkStart w:id="83" w:name="_Toc8646"/>
      <w:bookmarkStart w:id="84" w:name="_Toc9390"/>
      <w:r>
        <w:rPr>
          <w:rFonts w:eastAsia="宋体"/>
        </w:rPr>
        <w:t>2.4</w:t>
      </w:r>
      <w:r>
        <w:rPr>
          <w:rFonts w:hint="eastAsia" w:eastAsia="宋体"/>
          <w:lang w:val="en-US" w:eastAsia="zh-CN"/>
        </w:rPr>
        <w:t xml:space="preserve"> </w:t>
      </w:r>
      <w:r>
        <w:rPr>
          <w:rFonts w:hint="eastAsia" w:ascii="黑体" w:hAnsi="黑体" w:cs="黑体"/>
        </w:rPr>
        <w:t>本章</w:t>
      </w:r>
      <w:bookmarkEnd w:id="82"/>
      <w:bookmarkEnd w:id="83"/>
      <w:r>
        <w:rPr>
          <w:rFonts w:hint="eastAsia" w:ascii="黑体" w:hAnsi="黑体" w:cs="黑体"/>
          <w:lang w:val="en-US" w:eastAsia="zh-CN"/>
        </w:rPr>
        <w:t>小结</w:t>
      </w:r>
      <w:bookmarkEnd w:id="84"/>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5" w:name="_Toc16262"/>
      <w:bookmarkStart w:id="86" w:name="_Toc13463"/>
      <w:bookmarkStart w:id="87" w:name="_Toc25544"/>
      <w:bookmarkStart w:id="88" w:name="_Toc42616464"/>
      <w:bookmarkStart w:id="89" w:name="_Toc38202898"/>
      <w:bookmarkStart w:id="90" w:name="_Toc38706083"/>
      <w:r>
        <w:rPr>
          <w:rFonts w:eastAsia="宋体"/>
        </w:rPr>
        <w:t>3</w:t>
      </w:r>
      <w:bookmarkEnd w:id="85"/>
      <w:bookmarkEnd w:id="86"/>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7"/>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91" w:name="_Toc30690"/>
      <w:bookmarkStart w:id="92" w:name="_Toc1174"/>
      <w:r>
        <w:rPr>
          <w:rFonts w:hint="eastAsia"/>
        </w:rPr>
        <w:t>3.1</w:t>
      </w:r>
      <w:r>
        <w:rPr>
          <w:rFonts w:hint="eastAsia"/>
          <w:lang w:val="en-US" w:eastAsia="zh-CN"/>
        </w:rPr>
        <w:t xml:space="preserve"> </w:t>
      </w:r>
      <w:r>
        <w:rPr>
          <w:rFonts w:hint="eastAsia"/>
        </w:rPr>
        <w:t>引言</w:t>
      </w:r>
      <w:bookmarkEnd w:id="91"/>
      <w:bookmarkEnd w:id="92"/>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3" w:name="_Toc15364"/>
      <w:bookmarkStart w:id="94" w:name="_Toc4982"/>
      <w:bookmarkStart w:id="95" w:name="_Toc22663"/>
      <w:r>
        <w:t>3.</w:t>
      </w:r>
      <w:bookmarkEnd w:id="93"/>
      <w:r>
        <w:rPr>
          <w:rFonts w:hint="eastAsia"/>
        </w:rPr>
        <w:t>2</w:t>
      </w:r>
      <w:r>
        <w:rPr>
          <w:rFonts w:hint="eastAsia"/>
          <w:lang w:val="en-US" w:eastAsia="zh-CN"/>
        </w:rPr>
        <w:t xml:space="preserve"> </w:t>
      </w:r>
      <w:r>
        <w:t>模型结构设计</w:t>
      </w:r>
      <w:bookmarkEnd w:id="94"/>
      <w:bookmarkEnd w:id="95"/>
    </w:p>
    <w:p w14:paraId="5CA70F15">
      <w:pPr>
        <w:pStyle w:val="4"/>
        <w:ind w:left="0" w:leftChars="0" w:firstLine="0" w:firstLineChars="0"/>
      </w:pPr>
      <w:bookmarkStart w:id="96" w:name="_Toc17997"/>
      <w:bookmarkStart w:id="97" w:name="_Toc1941"/>
      <w:r>
        <w:rPr>
          <w:rFonts w:hint="eastAsia"/>
        </w:rPr>
        <w:t>3.2.1</w:t>
      </w:r>
      <w:r>
        <w:rPr>
          <w:rFonts w:hint="eastAsia"/>
          <w:lang w:val="en-US" w:eastAsia="zh-CN"/>
        </w:rPr>
        <w:t xml:space="preserve"> </w:t>
      </w:r>
      <w:r>
        <w:rPr>
          <w:rFonts w:hint="eastAsia"/>
        </w:rPr>
        <w:t>模型整体结构</w:t>
      </w:r>
      <w:bookmarkEnd w:id="96"/>
      <w:bookmarkEnd w:id="97"/>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w:t>
      </w:r>
      <w:ins w:id="51" w:author="小宋" w:date="2026-07-07T00:27:19Z">
        <w:r>
          <w:rPr>
            <w:rFonts w:hint="eastAsia"/>
            <w:lang w:val="en-US" w:eastAsia="zh-CN"/>
          </w:rPr>
          <w:t>7</w:t>
        </w:r>
      </w:ins>
      <w:del w:id="52" w:author="小宋" w:date="2026-07-07T00:27:19Z">
        <w:r>
          <w:rPr>
            <w:rFonts w:hint="eastAsia"/>
            <w:lang w:val="en-US" w:eastAsia="zh-CN"/>
          </w:rPr>
          <w:delText>6</w:delText>
        </w:r>
      </w:del>
      <w:r>
        <w:rPr>
          <w:rFonts w:hint="eastAsia"/>
          <w:lang w:val="en-US" w:eastAsia="zh-CN"/>
        </w:rPr>
        <w:t>。</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ins w:id="53" w:author="小宋" w:date="2026-07-06T22:42:43Z"/>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Change w:id="54" w:author="小宋" w:date="2026-07-06T22:43:08Z">
          <w:pPr>
            <w:bidi w:val="0"/>
          </w:pPr>
        </w:pPrChange>
      </w:pPr>
      <w:ins w:id="55" w:author="小宋" w:date="2026-07-06T22:42:45Z">
        <w:r>
          <w:rPr>
            <w:rFonts w:hint="default"/>
            <w:lang w:val="en-US" w:eastAsia="zh-CN"/>
          </w:rPr>
          <w:t>与 HashNet、DCH</w:t>
        </w:r>
      </w:ins>
      <w:ins w:id="56" w:author="小宋" w:date="2026-07-06T22:43:12Z">
        <w:r>
          <w:rPr>
            <w:rFonts w:hint="eastAsia"/>
            <w:lang w:val="en-US" w:eastAsia="zh-CN"/>
          </w:rPr>
          <w:t>和</w:t>
        </w:r>
      </w:ins>
      <w:ins w:id="57" w:author="小宋" w:date="2026-07-06T22:42:45Z">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w:t>
        </w:r>
      </w:ins>
      <w:ins w:id="58" w:author="小宋" w:date="2026-07-07T00:30:44Z">
        <w:r>
          <w:rPr>
            <w:rFonts w:hint="eastAsia"/>
            <w:lang w:val="en-US" w:eastAsia="zh-CN"/>
          </w:rPr>
          <w:t>信息</w:t>
        </w:r>
      </w:ins>
      <w:ins w:id="59" w:author="小宋" w:date="2026-07-07T00:30:47Z">
        <w:r>
          <w:rPr>
            <w:rFonts w:hint="eastAsia"/>
            <w:lang w:val="en-US" w:eastAsia="zh-CN"/>
          </w:rPr>
          <w:t>保留</w:t>
        </w:r>
      </w:ins>
      <w:ins w:id="60" w:author="小宋" w:date="2026-07-07T00:30:48Z">
        <w:r>
          <w:rPr>
            <w:rFonts w:hint="eastAsia"/>
            <w:lang w:val="en-US" w:eastAsia="zh-CN"/>
          </w:rPr>
          <w:t>能力</w:t>
        </w:r>
      </w:ins>
      <w:ins w:id="61" w:author="小宋" w:date="2026-07-07T00:30:50Z">
        <w:r>
          <w:rPr>
            <w:rFonts w:hint="eastAsia"/>
            <w:lang w:val="en-US" w:eastAsia="zh-CN"/>
          </w:rPr>
          <w:t>、</w:t>
        </w:r>
      </w:ins>
      <w:ins w:id="62" w:author="小宋" w:date="2026-07-06T22:42:45Z">
        <w:r>
          <w:rPr>
            <w:rFonts w:hint="default"/>
            <w:lang w:val="en-US" w:eastAsia="zh-CN"/>
          </w:rPr>
          <w:t>模型参数量和输入适配性</w:t>
        </w:r>
      </w:ins>
      <w:ins w:id="63" w:author="小宋" w:date="2026-07-07T00:31:01Z">
        <w:r>
          <w:rPr>
            <w:rFonts w:hint="eastAsia"/>
            <w:lang w:val="en-US" w:eastAsia="zh-CN"/>
          </w:rPr>
          <w:t>三个</w:t>
        </w:r>
      </w:ins>
      <w:ins w:id="64" w:author="小宋" w:date="2026-07-06T22:42:45Z">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ins>
    </w:p>
    <w:p w14:paraId="1B4693C7">
      <w:pPr>
        <w:pStyle w:val="4"/>
        <w:ind w:left="0" w:leftChars="0" w:firstLine="0" w:firstLineChars="0"/>
        <w:rPr>
          <w:rFonts w:hint="default" w:eastAsia="宋体"/>
          <w:lang w:val="en-US" w:eastAsia="zh-CN"/>
        </w:rPr>
      </w:pPr>
      <w:bookmarkStart w:id="98" w:name="_Toc31986"/>
      <w:bookmarkStart w:id="99" w:name="_Toc15172"/>
      <w:bookmarkStart w:id="100" w:name="_Toc20476"/>
      <w:r>
        <w:t>3.</w:t>
      </w:r>
      <w:r>
        <w:rPr>
          <w:rFonts w:hint="eastAsia"/>
        </w:rPr>
        <w:t>2.2</w:t>
      </w:r>
      <w:bookmarkEnd w:id="98"/>
      <w:bookmarkEnd w:id="99"/>
      <w:r>
        <w:rPr>
          <w:rFonts w:hint="eastAsia"/>
          <w:lang w:val="en-US" w:eastAsia="zh-CN"/>
        </w:rPr>
        <w:t xml:space="preserve"> 图像与位置特征编码层</w:t>
      </w:r>
      <w:bookmarkEnd w:id="100"/>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101" w:name="_Toc13187"/>
      <w:bookmarkStart w:id="102" w:name="_Toc6495"/>
      <w:bookmarkStart w:id="103" w:name="_Hlk191494503"/>
      <w:r>
        <w:rPr>
          <w:rFonts w:hint="eastAsia"/>
        </w:rPr>
        <w:t>3.2.</w:t>
      </w:r>
      <w:r>
        <w:rPr>
          <w:rFonts w:hint="eastAsia"/>
          <w:lang w:val="en-US" w:eastAsia="zh-CN"/>
        </w:rPr>
        <w:t>3 多模态融合层</w:t>
      </w:r>
      <w:bookmarkEnd w:id="101"/>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w:t>
      </w:r>
      <w:ins w:id="65" w:author="小宋" w:date="2026-07-07T00:27:35Z">
        <w:r>
          <w:rPr>
            <w:rFonts w:hint="eastAsia"/>
            <w:lang w:val="en-US" w:eastAsia="zh-CN"/>
          </w:rPr>
          <w:t>7</w:t>
        </w:r>
      </w:ins>
      <w:del w:id="66" w:author="小宋" w:date="2026-07-07T00:27:35Z">
        <w:r>
          <w:rPr>
            <w:rFonts w:hint="eastAsia"/>
          </w:rPr>
          <w:delText>6</w:delText>
        </w:r>
      </w:del>
      <w:r>
        <w:rPr>
          <w:rFonts w:hint="eastAsia"/>
        </w:rPr>
        <w:t>，实验结果与上述理论分析一致：特征拼接在mAP上取得最优性能（0.741），门控融合次之（0.738），二者差距仅为0.3个百分点；逐元素相加（0.729）和逐元素相乘（0.712）性能下降明显，验证了理论分析中关于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4" w:name="_Toc23141"/>
      <w:r>
        <w:rPr>
          <w:rFonts w:hint="eastAsia"/>
        </w:rPr>
        <w:t>3.2.</w:t>
      </w:r>
      <w:bookmarkEnd w:id="102"/>
      <w:r>
        <w:rPr>
          <w:rFonts w:hint="eastAsia"/>
          <w:lang w:val="en-US" w:eastAsia="zh-CN"/>
        </w:rPr>
        <w:t>4 哈希层</w:t>
      </w:r>
      <w:bookmarkEnd w:id="104"/>
    </w:p>
    <w:bookmarkEnd w:id="103"/>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5" w:name="_Toc22461"/>
      <w:bookmarkStart w:id="106" w:name="_Toc6735"/>
      <w:r>
        <w:rPr>
          <w:rFonts w:hint="eastAsia"/>
        </w:rPr>
        <w:t>3.2.</w:t>
      </w:r>
      <w:bookmarkEnd w:id="105"/>
      <w:r>
        <w:rPr>
          <w:rFonts w:hint="eastAsia"/>
          <w:lang w:val="en-US" w:eastAsia="zh-CN"/>
        </w:rPr>
        <w:t>5 损失函数</w:t>
      </w:r>
      <w:bookmarkEnd w:id="106"/>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7" w:name="_Toc531"/>
      <w:bookmarkStart w:id="108" w:name="_Toc219236321"/>
      <w:bookmarkStart w:id="109" w:name="_Toc21323"/>
      <w:bookmarkStart w:id="110" w:name="_Toc10210"/>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ins w:id="67" w:author="小宋" w:date="2026-07-06T22:46:25Z"/>
          <w:rFonts w:hint="eastAsia"/>
        </w:rPr>
      </w:pPr>
      <w:bookmarkStart w:id="111" w:name="_Toc17587"/>
      <w:r>
        <w:t>3</w:t>
      </w:r>
      <w:r>
        <w:rPr>
          <w:rFonts w:hint="eastAsia"/>
        </w:rPr>
        <w:t>.3</w:t>
      </w:r>
      <w:bookmarkEnd w:id="108"/>
      <w:r>
        <w:rPr>
          <w:rFonts w:hint="eastAsia"/>
          <w:lang w:val="en-US" w:eastAsia="zh-CN"/>
        </w:rPr>
        <w:t xml:space="preserve"> </w:t>
      </w:r>
      <w:r>
        <w:rPr>
          <w:rFonts w:hint="eastAsia"/>
        </w:rPr>
        <w:t>实验条件</w:t>
      </w:r>
      <w:bookmarkEnd w:id="109"/>
      <w:r>
        <w:rPr>
          <w:rFonts w:hint="eastAsia"/>
        </w:rPr>
        <w:t>与环境设置</w:t>
      </w:r>
      <w:bookmarkEnd w:id="110"/>
      <w:bookmarkEnd w:id="111"/>
    </w:p>
    <w:p w14:paraId="5F1F45AB">
      <w:pPr>
        <w:ind w:firstLine="420" w:firstLineChars="0"/>
        <w:rPr>
          <w:ins w:id="69" w:author="小宋" w:date="2026-07-06T23:06:15Z"/>
          <w:rFonts w:hint="eastAsia"/>
          <w:lang w:val="en-US" w:eastAsia="zh-CN"/>
        </w:rPr>
        <w:pPrChange w:id="68" w:author="小宋" w:date="2026-07-06T22:46:29Z">
          <w:pPr/>
        </w:pPrChange>
      </w:pPr>
      <w:ins w:id="70" w:author="小宋" w:date="2026-07-06T22:46:25Z">
        <w:r>
          <w:rPr>
            <w:rFonts w:hint="eastAsia"/>
          </w:rPr>
          <w:t>本研究实验采用两个数据集</w:t>
        </w:r>
      </w:ins>
      <w:ins w:id="71" w:author="小宋" w:date="2026-07-06T22:46:25Z">
        <w:r>
          <w:rPr>
            <w:rFonts w:hint="eastAsia"/>
            <w:lang w:eastAsia="zh-CN"/>
          </w:rPr>
          <w:t>：</w:t>
        </w:r>
      </w:ins>
      <w:ins w:id="72" w:author="小宋" w:date="2026-07-06T22:46:25Z">
        <w:r>
          <w:rPr>
            <w:rFonts w:hint="eastAsia"/>
          </w:rPr>
          <w:t>iNaturalist 2018数据集和自建BFATH数据集。iNaturalist 2018</w:t>
        </w:r>
      </w:ins>
      <w:ins w:id="73" w:author="小宋" w:date="2026-07-06T22:46:25Z">
        <w:r>
          <w:rPr>
            <w:rFonts w:hint="eastAsia"/>
            <w:lang w:val="en-US" w:eastAsia="zh-CN"/>
          </w:rPr>
          <w:t>数据集</w:t>
        </w:r>
      </w:ins>
      <w:ins w:id="74" w:author="小宋" w:date="2026-07-06T23:06:15Z">
        <w:r>
          <w:rPr>
            <w:rFonts w:hint="eastAsia"/>
            <w:lang w:val="en-US" w:eastAsia="zh-CN"/>
          </w:rPr>
          <w:t>用于模型预训练、基线对比与消融实验，以其丰富样本量保证</w:t>
        </w:r>
      </w:ins>
    </w:p>
    <w:p w14:paraId="429A8747">
      <w:pPr>
        <w:ind w:firstLine="0" w:firstLineChars="0"/>
        <w:rPr>
          <w:rFonts w:hint="default" w:eastAsia="宋体"/>
          <w:lang w:val="en-US" w:eastAsia="zh-CN"/>
        </w:rPr>
        <w:pPrChange w:id="75" w:author="小宋" w:date="2026-07-06T23:06:22Z">
          <w:pPr/>
        </w:pPrChange>
      </w:pPr>
      <w:ins w:id="76" w:author="小宋" w:date="2026-07-06T23:06:15Z">
        <w:r>
          <w:rPr>
            <w:rFonts w:hint="eastAsia"/>
            <w:lang w:val="en-US" w:eastAsia="zh-CN"/>
          </w:rPr>
          <w:t>统计稳健性</w:t>
        </w:r>
      </w:ins>
      <w:ins w:id="77" w:author="小宋" w:date="2026-07-06T22:46:25Z">
        <w:r>
          <w:rPr>
            <w:rFonts w:hint="eastAsia"/>
          </w:rPr>
          <w:t>；BFATH数据集来源于《京津冀古树寻踪》</w:t>
        </w:r>
      </w:ins>
      <w:ins w:id="78" w:author="小宋" w:date="2026-07-06T22:46:25Z">
        <w:r>
          <w:rPr>
            <w:rFonts w:hint="eastAsia"/>
            <w:vertAlign w:val="superscript"/>
            <w:lang w:eastAsia="zh-CN"/>
          </w:rPr>
          <w:fldChar w:fldCharType="begin"/>
        </w:r>
      </w:ins>
      <w:ins w:id="79" w:author="小宋" w:date="2026-07-06T22:46:25Z">
        <w:r>
          <w:rPr/>
          <w:instrText xml:space="preserve"> REF _Ref1091771899 \r \h  \* MERGEFORMAT</w:instrText>
        </w:r>
      </w:ins>
      <w:ins w:id="80" w:author="小宋" w:date="2026-07-06T22:46:25Z">
        <w:r>
          <w:rPr>
            <w:rFonts w:hint="eastAsia"/>
            <w:vertAlign w:val="superscript"/>
            <w:lang w:eastAsia="zh-CN"/>
          </w:rPr>
          <w:fldChar w:fldCharType="separate"/>
        </w:r>
      </w:ins>
      <w:ins w:id="81" w:author="小宋" w:date="2026-07-06T22:46:25Z">
        <w:r>
          <w:rPr>
            <w:rFonts w:hint="eastAsia"/>
            <w:vertAlign w:val="superscript"/>
            <w:lang w:eastAsia="zh-CN"/>
          </w:rPr>
          <w:t>[44]</w:t>
        </w:r>
      </w:ins>
      <w:ins w:id="82" w:author="小宋" w:date="2026-07-06T22:46:25Z">
        <w:r>
          <w:rPr>
            <w:rFonts w:hint="eastAsia"/>
            <w:vertAlign w:val="superscript"/>
            <w:lang w:eastAsia="zh-CN"/>
          </w:rPr>
          <w:fldChar w:fldCharType="end"/>
        </w:r>
      </w:ins>
      <w:ins w:id="83" w:author="小宋" w:date="2026-07-06T22:46:25Z">
        <w:r>
          <w:rPr>
            <w:rFonts w:hint="eastAsia"/>
          </w:rPr>
          <w:t>书籍数字化，用于</w:t>
        </w:r>
      </w:ins>
      <w:ins w:id="84" w:author="小宋" w:date="2026-07-06T22:46:25Z">
        <w:r>
          <w:rPr>
            <w:rFonts w:hint="eastAsia"/>
            <w:lang w:val="en-US" w:eastAsia="zh-CN"/>
          </w:rPr>
          <w:t>模型微调</w:t>
        </w:r>
      </w:ins>
      <w:ins w:id="85" w:author="小宋" w:date="2026-07-06T22:46:25Z">
        <w:r>
          <w:rPr>
            <w:rFonts w:hint="eastAsia"/>
          </w:rPr>
          <w:t>与系统演示</w:t>
        </w:r>
      </w:ins>
      <w:ins w:id="86" w:author="小宋" w:date="2026-07-06T23:06:45Z">
        <w:r>
          <w:rPr>
            <w:rFonts w:hint="eastAsia"/>
            <w:lang w:eastAsia="zh-CN"/>
          </w:rPr>
          <w:t>，</w:t>
        </w:r>
      </w:ins>
      <w:ins w:id="87" w:author="小宋" w:date="2026-07-06T23:06:47Z">
        <w:r>
          <w:rPr>
            <w:rFonts w:hint="eastAsia"/>
            <w:lang w:val="en-US" w:eastAsia="zh-CN"/>
          </w:rPr>
          <w:t>验证</w:t>
        </w:r>
      </w:ins>
      <w:ins w:id="88" w:author="小宋" w:date="2026-07-06T23:06:48Z">
        <w:r>
          <w:rPr>
            <w:rFonts w:hint="eastAsia"/>
            <w:lang w:val="en-US" w:eastAsia="zh-CN"/>
          </w:rPr>
          <w:t>模型</w:t>
        </w:r>
      </w:ins>
      <w:ins w:id="89" w:author="小宋" w:date="2026-07-06T23:06:49Z">
        <w:r>
          <w:rPr>
            <w:rFonts w:hint="eastAsia"/>
            <w:lang w:val="en-US" w:eastAsia="zh-CN"/>
          </w:rPr>
          <w:t>在</w:t>
        </w:r>
      </w:ins>
      <w:ins w:id="90" w:author="小宋" w:date="2026-07-06T23:06:52Z">
        <w:r>
          <w:rPr>
            <w:rFonts w:hint="eastAsia"/>
            <w:lang w:val="en-US" w:eastAsia="zh-CN"/>
          </w:rPr>
          <w:t>真实</w:t>
        </w:r>
      </w:ins>
      <w:ins w:id="91" w:author="小宋" w:date="2026-07-06T23:06:54Z">
        <w:r>
          <w:rPr>
            <w:rFonts w:hint="eastAsia"/>
            <w:lang w:val="en-US" w:eastAsia="zh-CN"/>
          </w:rPr>
          <w:t>古树</w:t>
        </w:r>
      </w:ins>
      <w:ins w:id="92" w:author="小宋" w:date="2026-07-06T23:06:55Z">
        <w:r>
          <w:rPr>
            <w:rFonts w:hint="eastAsia"/>
            <w:lang w:val="en-US" w:eastAsia="zh-CN"/>
          </w:rPr>
          <w:t>名木</w:t>
        </w:r>
      </w:ins>
      <w:ins w:id="93" w:author="小宋" w:date="2026-07-06T23:06:57Z">
        <w:r>
          <w:rPr>
            <w:rFonts w:hint="eastAsia"/>
            <w:lang w:val="en-US" w:eastAsia="zh-CN"/>
          </w:rPr>
          <w:t>场景中的</w:t>
        </w:r>
      </w:ins>
      <w:ins w:id="94" w:author="小宋" w:date="2026-07-06T23:06:59Z">
        <w:r>
          <w:rPr>
            <w:rFonts w:hint="eastAsia"/>
            <w:lang w:val="en-US" w:eastAsia="zh-CN"/>
          </w:rPr>
          <w:t>迁移</w:t>
        </w:r>
      </w:ins>
      <w:ins w:id="95" w:author="小宋" w:date="2026-07-06T23:07:01Z">
        <w:r>
          <w:rPr>
            <w:rFonts w:hint="eastAsia"/>
            <w:lang w:val="en-US" w:eastAsia="zh-CN"/>
          </w:rPr>
          <w:t>有效性。</w:t>
        </w:r>
      </w:ins>
      <w:ins w:id="96" w:author="小宋" w:date="2026-07-06T23:07:03Z">
        <w:r>
          <w:rPr>
            <w:rFonts w:hint="eastAsia"/>
            <w:lang w:val="en-US" w:eastAsia="zh-CN"/>
          </w:rPr>
          <w:t>下文</w:t>
        </w:r>
      </w:ins>
      <w:ins w:id="97" w:author="小宋" w:date="2026-07-06T23:07:06Z">
        <w:r>
          <w:rPr>
            <w:rFonts w:hint="eastAsia"/>
            <w:lang w:val="en-US" w:eastAsia="zh-CN"/>
          </w:rPr>
          <w:t>分别</w:t>
        </w:r>
      </w:ins>
      <w:ins w:id="98" w:author="小宋" w:date="2026-07-06T23:07:07Z">
        <w:r>
          <w:rPr>
            <w:rFonts w:hint="eastAsia"/>
            <w:lang w:val="en-US" w:eastAsia="zh-CN"/>
          </w:rPr>
          <w:t>介绍</w:t>
        </w:r>
      </w:ins>
      <w:ins w:id="99" w:author="小宋" w:date="2026-07-06T23:07:10Z">
        <w:r>
          <w:rPr>
            <w:rFonts w:hint="eastAsia"/>
            <w:lang w:val="en-US" w:eastAsia="zh-CN"/>
          </w:rPr>
          <w:t>两个</w:t>
        </w:r>
      </w:ins>
      <w:ins w:id="100" w:author="小宋" w:date="2026-07-06T23:07:11Z">
        <w:r>
          <w:rPr>
            <w:rFonts w:hint="eastAsia"/>
            <w:lang w:val="en-US" w:eastAsia="zh-CN"/>
          </w:rPr>
          <w:t>数据集</w:t>
        </w:r>
      </w:ins>
      <w:ins w:id="101" w:author="小宋" w:date="2026-07-06T23:07:12Z">
        <w:r>
          <w:rPr>
            <w:rFonts w:hint="eastAsia"/>
            <w:lang w:val="en-US" w:eastAsia="zh-CN"/>
          </w:rPr>
          <w:t>的</w:t>
        </w:r>
      </w:ins>
      <w:ins w:id="102" w:author="小宋" w:date="2026-07-06T23:07:14Z">
        <w:r>
          <w:rPr>
            <w:rFonts w:hint="eastAsia"/>
            <w:lang w:val="en-US" w:eastAsia="zh-CN"/>
          </w:rPr>
          <w:t>构建</w:t>
        </w:r>
      </w:ins>
      <w:ins w:id="103" w:author="小宋" w:date="2026-07-06T23:07:56Z">
        <w:r>
          <w:rPr>
            <w:rFonts w:hint="eastAsia"/>
            <w:lang w:val="en-US" w:eastAsia="zh-CN"/>
          </w:rPr>
          <w:t>流程</w:t>
        </w:r>
      </w:ins>
      <w:ins w:id="104" w:author="小宋" w:date="2026-07-06T23:07:22Z">
        <w:r>
          <w:rPr>
            <w:rFonts w:hint="eastAsia"/>
            <w:lang w:val="en-US" w:eastAsia="zh-CN"/>
          </w:rPr>
          <w:t>与</w:t>
        </w:r>
      </w:ins>
      <w:ins w:id="105" w:author="小宋" w:date="2026-07-06T23:07:58Z">
        <w:r>
          <w:rPr>
            <w:rFonts w:hint="eastAsia"/>
            <w:lang w:val="en-US" w:eastAsia="zh-CN"/>
          </w:rPr>
          <w:t>规模</w:t>
        </w:r>
      </w:ins>
      <w:ins w:id="106" w:author="小宋" w:date="2026-07-06T23:08:01Z">
        <w:r>
          <w:rPr>
            <w:rFonts w:hint="eastAsia"/>
            <w:lang w:val="en-US" w:eastAsia="zh-CN"/>
          </w:rPr>
          <w:t>划分</w:t>
        </w:r>
      </w:ins>
      <w:ins w:id="107" w:author="小宋" w:date="2026-07-06T23:07:31Z">
        <w:r>
          <w:rPr>
            <w:rFonts w:hint="eastAsia"/>
            <w:lang w:val="en-US" w:eastAsia="zh-CN"/>
          </w:rPr>
          <w:t>。</w:t>
        </w:r>
      </w:ins>
    </w:p>
    <w:p w14:paraId="3D6EC3F3">
      <w:pPr>
        <w:pStyle w:val="4"/>
        <w:ind w:left="0" w:leftChars="0" w:firstLine="0" w:firstLineChars="0"/>
      </w:pPr>
      <w:bookmarkStart w:id="112" w:name="_Toc17588"/>
      <w:bookmarkStart w:id="113" w:name="_Toc32190"/>
      <w:r>
        <w:t>3.</w:t>
      </w:r>
      <w:r>
        <w:rPr>
          <w:rFonts w:hint="eastAsia"/>
        </w:rPr>
        <w:t>3</w:t>
      </w:r>
      <w:r>
        <w:t>.1</w:t>
      </w:r>
      <w:r>
        <w:rPr>
          <w:rFonts w:hint="eastAsia"/>
          <w:lang w:val="en-US" w:eastAsia="zh-CN"/>
        </w:rPr>
        <w:t xml:space="preserve"> </w:t>
      </w:r>
      <w:ins w:id="108" w:author="小宋" w:date="2026-07-06T22:45:39Z">
        <w:r>
          <w:rPr>
            <w:rFonts w:hint="eastAsia"/>
          </w:rPr>
          <w:t>iNaturalist</w:t>
        </w:r>
      </w:ins>
      <w:ins w:id="109" w:author="小宋" w:date="2026-07-06T22:45:39Z">
        <w:r>
          <w:rPr>
            <w:rFonts w:hint="eastAsia"/>
            <w:lang w:val="en-US" w:eastAsia="zh-CN"/>
          </w:rPr>
          <w:t xml:space="preserve"> 2018</w:t>
        </w:r>
      </w:ins>
      <w:ins w:id="110" w:author="小宋" w:date="2026-07-06T22:45:39Z">
        <w:r>
          <w:rPr>
            <w:rFonts w:hint="eastAsia"/>
          </w:rPr>
          <w:t>数据集</w:t>
        </w:r>
      </w:ins>
      <w:del w:id="111" w:author="小宋" w:date="2026-07-06T22:45:39Z">
        <w:r>
          <w:rPr>
            <w:rFonts w:hint="eastAsia"/>
          </w:rPr>
          <w:delText>数据集描述</w:delText>
        </w:r>
        <w:bookmarkEnd w:id="112"/>
        <w:bookmarkEnd w:id="113"/>
      </w:del>
    </w:p>
    <w:p w14:paraId="7F0DF470">
      <w:pPr>
        <w:bidi w:val="0"/>
        <w:rPr>
          <w:del w:id="112" w:author="小宋" w:date="2026-07-06T22:46:55Z"/>
        </w:rPr>
      </w:pPr>
      <w:del w:id="113" w:author="小宋" w:date="2026-07-06T22:46:55Z">
        <w:r>
          <w:rPr>
            <w:rFonts w:hint="eastAsia"/>
          </w:rPr>
          <w:delText>本研究实验采用两个数据集</w:delText>
        </w:r>
      </w:del>
      <w:del w:id="114" w:author="小宋" w:date="2026-07-06T22:46:55Z">
        <w:r>
          <w:rPr>
            <w:rFonts w:hint="eastAsia"/>
            <w:lang w:eastAsia="zh-CN"/>
          </w:rPr>
          <w:delText>：</w:delText>
        </w:r>
      </w:del>
      <w:del w:id="115" w:author="小宋" w:date="2026-07-06T22:46:55Z">
        <w:r>
          <w:rPr>
            <w:rFonts w:hint="eastAsia"/>
          </w:rPr>
          <w:delText>iNaturalist 2018数据集和自建BFATH数据集。iNaturalist 2018</w:delText>
        </w:r>
      </w:del>
      <w:del w:id="116" w:author="小宋" w:date="2026-07-06T22:46:55Z">
        <w:r>
          <w:rPr>
            <w:rFonts w:hint="eastAsia"/>
            <w:lang w:val="en-US" w:eastAsia="zh-CN"/>
          </w:rPr>
          <w:delText>数据集</w:delText>
        </w:r>
      </w:del>
      <w:del w:id="117" w:author="小宋" w:date="2026-07-06T22:46:55Z">
        <w:r>
          <w:rPr>
            <w:rFonts w:hint="eastAsia"/>
          </w:rPr>
          <w:delText>提供大规模带位置坐标的植物</w:delText>
        </w:r>
      </w:del>
      <w:del w:id="118" w:author="小宋" w:date="2026-07-06T22:46:55Z">
        <w:r>
          <w:rPr>
            <w:rFonts w:hint="eastAsia"/>
            <w:lang w:val="en-US" w:eastAsia="zh-CN"/>
          </w:rPr>
          <w:delText>和古树名木</w:delText>
        </w:r>
      </w:del>
      <w:del w:id="119" w:author="小宋" w:date="2026-07-06T22:46:55Z">
        <w:r>
          <w:rPr>
            <w:rFonts w:hint="eastAsia"/>
          </w:rPr>
          <w:delText>图像，适用于模型训练与对比实验；BFATH数据集来源于《京津冀古树寻踪》</w:delText>
        </w:r>
      </w:del>
      <w:del w:id="120" w:author="小宋" w:date="2026-07-06T22:46:55Z">
        <w:r>
          <w:rPr>
            <w:rFonts w:hint="eastAsia"/>
            <w:vertAlign w:val="superscript"/>
            <w:lang w:eastAsia="zh-CN"/>
          </w:rPr>
          <w:fldChar w:fldCharType="begin"/>
        </w:r>
      </w:del>
      <w:del w:id="121" w:author="小宋" w:date="2026-07-06T22:46:55Z">
        <w:r>
          <w:rPr/>
          <w:delInstrText xml:space="preserve"> REF _Ref1091771899 \r \h  \* MERGEFORMAT</w:delInstrText>
        </w:r>
      </w:del>
      <w:del w:id="122" w:author="小宋" w:date="2026-07-06T22:46:55Z">
        <w:r>
          <w:rPr>
            <w:rFonts w:hint="eastAsia"/>
            <w:vertAlign w:val="superscript"/>
            <w:lang w:eastAsia="zh-CN"/>
          </w:rPr>
          <w:fldChar w:fldCharType="separate"/>
        </w:r>
      </w:del>
      <w:del w:id="123" w:author="小宋" w:date="2026-07-06T22:46:55Z">
        <w:r>
          <w:rPr>
            <w:rFonts w:hint="eastAsia"/>
            <w:vertAlign w:val="superscript"/>
            <w:lang w:eastAsia="zh-CN"/>
          </w:rPr>
          <w:delText>[44]</w:delText>
        </w:r>
      </w:del>
      <w:del w:id="124" w:author="小宋" w:date="2026-07-06T22:46:55Z">
        <w:r>
          <w:rPr>
            <w:rFonts w:hint="eastAsia"/>
            <w:vertAlign w:val="superscript"/>
            <w:lang w:eastAsia="zh-CN"/>
          </w:rPr>
          <w:fldChar w:fldCharType="end"/>
        </w:r>
      </w:del>
      <w:del w:id="125" w:author="小宋" w:date="2026-07-06T22:46:55Z">
        <w:r>
          <w:rPr>
            <w:rFonts w:hint="eastAsia"/>
          </w:rPr>
          <w:delText>书籍数字化，用于</w:delText>
        </w:r>
      </w:del>
      <w:del w:id="126" w:author="小宋" w:date="2026-07-06T22:46:55Z">
        <w:r>
          <w:rPr>
            <w:rFonts w:hint="eastAsia"/>
            <w:lang w:val="en-US" w:eastAsia="zh-CN"/>
          </w:rPr>
          <w:delText>模型微调</w:delText>
        </w:r>
      </w:del>
      <w:del w:id="127" w:author="小宋" w:date="2026-07-06T22:46:55Z">
        <w:r>
          <w:rPr>
            <w:rFonts w:hint="eastAsia"/>
          </w:rPr>
          <w:delText>与系统演示。</w:delText>
        </w:r>
      </w:del>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ins w:id="128" w:author="小宋" w:date="2026-07-06T22:46:59Z">
        <w:r>
          <w:rPr>
            <w:rFonts w:hint="eastAsia"/>
            <w:lang w:val="en-US" w:eastAsia="zh-CN"/>
          </w:rPr>
          <w:t>数据</w:t>
        </w:r>
      </w:ins>
      <w:ins w:id="129" w:author="小宋" w:date="2026-07-06T22:47:01Z">
        <w:r>
          <w:rPr>
            <w:rFonts w:hint="eastAsia"/>
            <w:lang w:val="en-US" w:eastAsia="zh-CN"/>
          </w:rPr>
          <w:t>来源</w:t>
        </w:r>
      </w:ins>
      <w:del w:id="130" w:author="小宋" w:date="2026-07-06T22:46:58Z">
        <w:r>
          <w:rPr>
            <w:rFonts w:hint="eastAsia"/>
          </w:rPr>
          <w:delText>iNaturalist</w:delText>
        </w:r>
      </w:del>
      <w:del w:id="131" w:author="小宋" w:date="2026-07-06T22:46:58Z">
        <w:r>
          <w:rPr>
            <w:rFonts w:hint="eastAsia"/>
            <w:lang w:val="en-US" w:eastAsia="zh-CN"/>
          </w:rPr>
          <w:delText xml:space="preserve"> 2018</w:delText>
        </w:r>
      </w:del>
      <w:del w:id="132" w:author="小宋" w:date="2026-07-06T22:46:58Z">
        <w:r>
          <w:rPr>
            <w:rFonts w:hint="eastAsia"/>
          </w:rPr>
          <w:delText>数据集</w:delText>
        </w:r>
      </w:del>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ins w:id="133" w:author="小宋" w:date="2026-07-06T22:47:15Z"/>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ins w:id="134" w:author="小宋" w:date="2026-07-06T22:47:16Z">
        <w:r>
          <w:rPr>
            <w:rFonts w:hint="eastAsia"/>
            <w:lang w:eastAsia="zh-CN"/>
          </w:rPr>
          <w:t>（</w:t>
        </w:r>
      </w:ins>
      <w:ins w:id="135" w:author="小宋" w:date="2026-07-06T22:47:17Z">
        <w:r>
          <w:rPr>
            <w:rFonts w:hint="eastAsia"/>
            <w:lang w:val="en-US" w:eastAsia="zh-CN"/>
          </w:rPr>
          <w:t>2</w:t>
        </w:r>
      </w:ins>
      <w:ins w:id="136" w:author="小宋" w:date="2026-07-06T22:47:16Z">
        <w:r>
          <w:rPr>
            <w:rFonts w:hint="eastAsia"/>
            <w:lang w:eastAsia="zh-CN"/>
          </w:rPr>
          <w:t>）</w:t>
        </w:r>
      </w:ins>
      <w:ins w:id="137" w:author="小宋" w:date="2026-07-06T22:47:21Z">
        <w:r>
          <w:rPr>
            <w:rFonts w:hint="eastAsia"/>
            <w:lang w:val="en-US" w:eastAsia="zh-CN"/>
          </w:rPr>
          <w:t>筛选</w:t>
        </w:r>
      </w:ins>
      <w:ins w:id="138" w:author="小宋" w:date="2026-07-07T01:59:19Z">
        <w:r>
          <w:rPr>
            <w:rFonts w:hint="eastAsia"/>
            <w:lang w:val="en-US" w:eastAsia="zh-CN"/>
          </w:rPr>
          <w:t>流程</w:t>
        </w:r>
      </w:ins>
      <w:del w:id="139" w:author="小宋" w:date="2026-07-06T22:47:19Z">
        <w:r>
          <w:rPr>
            <w:rFonts w:hint="eastAsia"/>
          </w:rPr>
          <w:delText>本研究的数据构建流程如下</w:delText>
        </w:r>
      </w:del>
      <w:del w:id="140" w:author="小宋" w:date="2026-07-06T22:47:26Z">
        <w:r>
          <w:rPr>
            <w:rFonts w:hint="eastAsia"/>
          </w:rPr>
          <w:delText>：</w:delText>
        </w:r>
      </w:del>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ins w:id="141" w:author="小宋" w:date="2026-07-06T22:47:54Z"/>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ins w:id="142" w:author="小宋" w:date="2026-07-06T22:47:55Z"/>
          <w:rFonts w:hint="default"/>
          <w:lang w:val="en-US" w:eastAsia="zh-CN"/>
        </w:rPr>
      </w:pPr>
      <w:ins w:id="143" w:author="小宋" w:date="2026-07-06T22:48:07Z">
        <w:r>
          <w:rPr>
            <w:rFonts w:hint="eastAsia"/>
            <w:lang w:val="en-US" w:eastAsia="zh-CN"/>
          </w:rPr>
          <w:t>（</w:t>
        </w:r>
      </w:ins>
      <w:ins w:id="144" w:author="小宋" w:date="2026-07-06T22:48:08Z">
        <w:r>
          <w:rPr>
            <w:rFonts w:hint="eastAsia"/>
            <w:lang w:val="en-US" w:eastAsia="zh-CN"/>
          </w:rPr>
          <w:t>3</w:t>
        </w:r>
      </w:ins>
      <w:ins w:id="145" w:author="小宋" w:date="2026-07-06T22:48:07Z">
        <w:r>
          <w:rPr>
            <w:rFonts w:hint="eastAsia"/>
            <w:lang w:val="en-US" w:eastAsia="zh-CN"/>
          </w:rPr>
          <w:t>）</w:t>
        </w:r>
      </w:ins>
      <w:ins w:id="146" w:author="小宋" w:date="2026-07-06T23:03:56Z">
        <w:r>
          <w:rPr>
            <w:rFonts w:hint="eastAsia"/>
            <w:lang w:val="en-US" w:eastAsia="zh-CN"/>
          </w:rPr>
          <w:t>规模</w:t>
        </w:r>
      </w:ins>
      <w:ins w:id="147" w:author="小宋" w:date="2026-07-06T23:03:57Z">
        <w:r>
          <w:rPr>
            <w:rFonts w:hint="eastAsia"/>
            <w:lang w:val="en-US" w:eastAsia="zh-CN"/>
          </w:rPr>
          <w:t>划分</w:t>
        </w:r>
      </w:ins>
    </w:p>
    <w:p w14:paraId="41314CAB">
      <w:pPr>
        <w:bidi w:val="0"/>
        <w:rPr>
          <w:del w:id="148" w:author="小宋" w:date="2026-07-06T22:49:49Z"/>
          <w:rFonts w:hint="default"/>
          <w:lang w:val="en-US" w:eastAsia="zh-CN"/>
        </w:rPr>
      </w:pPr>
      <w:del w:id="149" w:author="小宋" w:date="2026-07-06T22:49:49Z">
        <w:r>
          <w:rPr>
            <w:rFonts w:hint="default"/>
            <w:lang w:val="en-US" w:eastAsia="zh-CN"/>
          </w:rPr>
          <w:delText>经上述筛查，最终保留197个物种、12544张具有有效坐标的图像数据。</w:delText>
        </w:r>
      </w:del>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ins w:id="150" w:author="小宋" w:date="2026-07-06T22:50:23Z"/>
          <w:rFonts w:hint="default"/>
          <w:lang w:val="en-US" w:eastAsia="zh-CN"/>
        </w:rPr>
      </w:pPr>
      <w:r>
        <w:rPr>
          <w:rFonts w:hint="eastAsia"/>
          <w:lang w:val="en-US" w:eastAsia="zh-CN"/>
        </w:rPr>
        <w:t>综上所述</w:t>
      </w:r>
      <w:r>
        <w:rPr>
          <w:rFonts w:hint="default"/>
          <w:lang w:val="en-US" w:eastAsia="zh-CN"/>
        </w:rPr>
        <w:t>，</w:t>
      </w:r>
      <w:ins w:id="151" w:author="小宋" w:date="2026-07-06T22:49:33Z">
        <w:r>
          <w:rPr>
            <w:rFonts w:hint="default"/>
            <w:lang w:val="en-US" w:eastAsia="zh-CN"/>
          </w:rPr>
          <w:t>最终保留197个物种、12544张具有有效坐标的图像数据</w:t>
        </w:r>
      </w:ins>
      <w:ins w:id="152" w:author="小宋" w:date="2026-07-06T22:49:37Z">
        <w:r>
          <w:rPr>
            <w:rFonts w:hint="eastAsia"/>
            <w:lang w:val="en-US" w:eastAsia="zh-CN"/>
          </w:rPr>
          <w:t>，</w:t>
        </w:r>
      </w:ins>
      <w:r>
        <w:rPr>
          <w:rFonts w:hint="default"/>
          <w:lang w:val="en-US" w:eastAsia="zh-CN"/>
        </w:rPr>
        <w:t>将</w:t>
      </w:r>
      <w:del w:id="153" w:author="小宋" w:date="2026-07-06T22:49:55Z">
        <w:r>
          <w:rPr>
            <w:rFonts w:hint="default"/>
            <w:lang w:val="en-US" w:eastAsia="zh-CN"/>
          </w:rPr>
          <w:delText>上述</w:delText>
        </w:r>
      </w:del>
      <w:r>
        <w:rPr>
          <w:rFonts w:hint="default"/>
          <w:lang w:val="en-US" w:eastAsia="zh-CN"/>
        </w:rPr>
        <w:t>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ins w:id="154" w:author="小宋" w:date="2026-07-06T22:58:21Z"/>
          <w:rFonts w:hint="eastAsia"/>
          <w:lang w:val="en-US" w:eastAsia="zh-CN"/>
        </w:rPr>
      </w:pPr>
      <w:ins w:id="155" w:author="小宋" w:date="2026-07-06T22:50:53Z">
        <w:bookmarkStart w:id="114" w:name="_Toc17353"/>
        <w:r>
          <w:rPr/>
          <w:t>3.</w:t>
        </w:r>
      </w:ins>
      <w:ins w:id="156" w:author="小宋" w:date="2026-07-06T22:50:53Z">
        <w:r>
          <w:rPr>
            <w:rFonts w:hint="eastAsia"/>
          </w:rPr>
          <w:t>3</w:t>
        </w:r>
      </w:ins>
      <w:ins w:id="157" w:author="小宋" w:date="2026-07-06T22:50:53Z">
        <w:r>
          <w:rPr/>
          <w:t>.</w:t>
        </w:r>
      </w:ins>
      <w:ins w:id="158" w:author="小宋" w:date="2026-07-06T22:50:57Z">
        <w:r>
          <w:rPr>
            <w:rFonts w:hint="eastAsia"/>
            <w:lang w:val="en-US" w:eastAsia="zh-CN"/>
          </w:rPr>
          <w:t>2</w:t>
        </w:r>
      </w:ins>
      <w:ins w:id="159" w:author="小宋" w:date="2026-07-06T22:50:53Z">
        <w:r>
          <w:rPr>
            <w:rFonts w:hint="eastAsia"/>
            <w:lang w:val="en-US" w:eastAsia="zh-CN"/>
          </w:rPr>
          <w:t xml:space="preserve"> </w:t>
        </w:r>
      </w:ins>
      <w:ins w:id="160" w:author="小宋" w:date="2026-07-06T22:51:11Z">
        <w:r>
          <w:rPr>
            <w:rFonts w:hint="eastAsia"/>
            <w:lang w:val="en-US" w:eastAsia="zh-CN"/>
          </w:rPr>
          <w:t>BFA</w:t>
        </w:r>
      </w:ins>
      <w:ins w:id="161" w:author="小宋" w:date="2026-07-06T22:51:13Z">
        <w:r>
          <w:rPr>
            <w:rFonts w:hint="eastAsia"/>
            <w:lang w:val="en-US" w:eastAsia="zh-CN"/>
          </w:rPr>
          <w:t>TH</w:t>
        </w:r>
      </w:ins>
      <w:ins w:id="162" w:author="小宋" w:date="2026-07-06T22:51:14Z">
        <w:r>
          <w:rPr>
            <w:rFonts w:hint="eastAsia"/>
            <w:lang w:val="en-US" w:eastAsia="zh-CN"/>
          </w:rPr>
          <w:t>自建</w:t>
        </w:r>
      </w:ins>
      <w:ins w:id="163" w:author="小宋" w:date="2026-07-06T22:51:15Z">
        <w:r>
          <w:rPr>
            <w:rFonts w:hint="eastAsia"/>
            <w:lang w:val="en-US" w:eastAsia="zh-CN"/>
          </w:rPr>
          <w:t>数据集</w:t>
        </w:r>
        <w:bookmarkEnd w:id="114"/>
      </w:ins>
    </w:p>
    <w:p w14:paraId="24A9DA72">
      <w:pPr>
        <w:rPr>
          <w:ins w:id="164" w:author="小宋" w:date="2026-07-06T22:50:53Z"/>
          <w:rFonts w:hint="default"/>
          <w:lang w:val="en-US"/>
        </w:rPr>
      </w:pPr>
      <w:ins w:id="165" w:author="小宋" w:date="2026-07-06T22:58:23Z">
        <w:r>
          <w:rPr>
            <w:rFonts w:hint="eastAsia"/>
            <w:lang w:val="en-US" w:eastAsia="zh-CN"/>
          </w:rPr>
          <w:t>（1）</w:t>
        </w:r>
      </w:ins>
      <w:ins w:id="166" w:author="小宋" w:date="2026-07-06T22:58:24Z">
        <w:r>
          <w:rPr>
            <w:rFonts w:hint="eastAsia"/>
            <w:lang w:val="en-US" w:eastAsia="zh-CN"/>
          </w:rPr>
          <w:t>数据</w:t>
        </w:r>
      </w:ins>
      <w:ins w:id="167" w:author="小宋" w:date="2026-07-06T22:58:26Z">
        <w:r>
          <w:rPr>
            <w:rFonts w:hint="eastAsia"/>
            <w:lang w:val="en-US" w:eastAsia="zh-CN"/>
          </w:rPr>
          <w:t>来源</w:t>
        </w:r>
      </w:ins>
    </w:p>
    <w:p w14:paraId="028622CA">
      <w:pPr>
        <w:bidi w:val="0"/>
        <w:ind w:firstLine="0" w:firstLineChars="0"/>
        <w:rPr>
          <w:del w:id="169" w:author="小宋" w:date="2026-07-06T22:50:53Z"/>
          <w:rFonts w:hint="default"/>
          <w:lang w:val="en-US" w:eastAsia="zh-CN"/>
        </w:rPr>
        <w:pPrChange w:id="168" w:author="小宋" w:date="2026-07-06T22:50:24Z">
          <w:pPr>
            <w:bidi w:val="0"/>
          </w:pPr>
        </w:pPrChange>
      </w:pPr>
    </w:p>
    <w:p w14:paraId="2D2B3CCB">
      <w:pPr>
        <w:numPr>
          <w:ilvl w:val="0"/>
          <w:numId w:val="0"/>
        </w:numPr>
        <w:ind w:firstLine="420" w:firstLineChars="0"/>
        <w:rPr>
          <w:del w:id="170" w:author="小宋" w:date="2026-07-06T22:51:19Z"/>
        </w:rPr>
      </w:pPr>
      <w:del w:id="171" w:author="小宋" w:date="2026-07-06T22:51:19Z">
        <w:r>
          <w:rPr>
            <w:rFonts w:hint="eastAsia"/>
            <w:lang w:eastAsia="zh-CN"/>
          </w:rPr>
          <w:delText>（</w:delText>
        </w:r>
      </w:del>
      <w:del w:id="172" w:author="小宋" w:date="2026-07-06T22:51:19Z">
        <w:r>
          <w:rPr>
            <w:rFonts w:hint="eastAsia"/>
            <w:lang w:val="en-US" w:eastAsia="zh-CN"/>
          </w:rPr>
          <w:delText>2</w:delText>
        </w:r>
      </w:del>
      <w:del w:id="173" w:author="小宋" w:date="2026-07-06T22:51:19Z">
        <w:r>
          <w:rPr>
            <w:rFonts w:hint="eastAsia"/>
            <w:lang w:eastAsia="zh-CN"/>
          </w:rPr>
          <w:delText>）</w:delText>
        </w:r>
      </w:del>
      <w:del w:id="174" w:author="小宋" w:date="2026-07-06T22:51:19Z">
        <w:r>
          <w:rPr>
            <w:rFonts w:hint="eastAsia"/>
          </w:rPr>
          <w:delText>BFATH</w:delText>
        </w:r>
      </w:del>
      <w:del w:id="175" w:author="小宋" w:date="2026-07-06T22:51:19Z">
        <w:r>
          <w:rPr>
            <w:rFonts w:hint="eastAsia"/>
            <w:lang w:val="en-US" w:eastAsia="zh-CN"/>
          </w:rPr>
          <w:delText>自建</w:delText>
        </w:r>
      </w:del>
      <w:del w:id="176" w:author="小宋" w:date="2026-07-06T22:51:19Z">
        <w:r>
          <w:rPr>
            <w:rFonts w:hint="eastAsia"/>
          </w:rPr>
          <w:delText>数据集</w:delText>
        </w:r>
      </w:del>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ins w:id="177" w:author="小宋" w:date="2026-07-06T22:58:45Z"/>
          <w:rFonts w:hint="default" w:eastAsia="宋体"/>
          <w:lang w:val="en-US" w:eastAsia="zh-CN"/>
        </w:rPr>
      </w:pPr>
      <w:ins w:id="178" w:author="小宋" w:date="2026-07-06T22:58:46Z">
        <w:r>
          <w:rPr>
            <w:rFonts w:hint="eastAsia"/>
            <w:lang w:eastAsia="zh-CN"/>
          </w:rPr>
          <w:t>（</w:t>
        </w:r>
      </w:ins>
      <w:ins w:id="179" w:author="小宋" w:date="2026-07-06T22:58:47Z">
        <w:r>
          <w:rPr>
            <w:rFonts w:hint="eastAsia"/>
            <w:lang w:val="en-US" w:eastAsia="zh-CN"/>
          </w:rPr>
          <w:t>2</w:t>
        </w:r>
      </w:ins>
      <w:ins w:id="180" w:author="小宋" w:date="2026-07-06T22:58:46Z">
        <w:r>
          <w:rPr>
            <w:rFonts w:hint="eastAsia"/>
            <w:lang w:val="en-US" w:eastAsia="zh-CN"/>
          </w:rPr>
          <w:t>）</w:t>
        </w:r>
      </w:ins>
      <w:ins w:id="181" w:author="小宋" w:date="2026-07-06T22:58:49Z">
        <w:r>
          <w:rPr>
            <w:rFonts w:hint="eastAsia"/>
            <w:lang w:val="en-US" w:eastAsia="zh-CN"/>
          </w:rPr>
          <w:t>构建</w:t>
        </w:r>
      </w:ins>
      <w:ins w:id="182" w:author="小宋" w:date="2026-07-06T22:58:51Z">
        <w:r>
          <w:rPr>
            <w:rFonts w:hint="eastAsia"/>
            <w:lang w:val="en-US" w:eastAsia="zh-CN"/>
          </w:rPr>
          <w:t>流程</w:t>
        </w:r>
      </w:ins>
    </w:p>
    <w:p w14:paraId="3FF3A7C0">
      <w:pPr>
        <w:bidi w:val="0"/>
        <w:rPr>
          <w:ins w:id="183" w:author="小宋" w:date="2026-07-06T23:03:09Z"/>
          <w:rFonts w:hint="eastAsia"/>
          <w:lang w:eastAsia="zh-CN"/>
        </w:rPr>
      </w:pPr>
      <w:del w:id="184" w:author="小宋" w:date="2026-07-06T22:58:53Z">
        <w:r>
          <w:rPr>
            <w:rFonts w:hint="eastAsia"/>
          </w:rPr>
          <w:delText>本研究的数据构建流程如下</w:delText>
        </w:r>
      </w:del>
      <w:del w:id="185" w:author="小宋" w:date="2026-07-06T22:58:53Z">
        <w:r>
          <w:rPr>
            <w:rFonts w:hint="eastAsia"/>
            <w:lang w:eastAsia="zh-CN"/>
          </w:rPr>
          <w:delText>：</w:delText>
        </w:r>
      </w:del>
      <w:r>
        <w:rPr>
          <w:rFonts w:hint="eastAsia"/>
          <w:lang w:eastAsia="zh-CN"/>
        </w:rPr>
        <w:t>步骤1</w:t>
      </w:r>
      <w:ins w:id="186" w:author="小宋" w:date="2026-07-06T23:03:17Z">
        <w:r>
          <w:rPr>
            <w:rFonts w:hint="eastAsia"/>
            <w:lang w:eastAsia="zh-CN"/>
          </w:rPr>
          <w:t>：</w:t>
        </w:r>
      </w:ins>
      <w:del w:id="187" w:author="小宋" w:date="2026-07-06T23:03:17Z">
        <w:r>
          <w:rPr>
            <w:rFonts w:hint="eastAsia"/>
            <w:lang w:eastAsia="zh-CN"/>
          </w:rPr>
          <w:delText>，</w:delText>
        </w:r>
      </w:del>
      <w:r>
        <w:rPr>
          <w:rFonts w:hint="eastAsia"/>
          <w:lang w:eastAsia="zh-CN"/>
        </w:rPr>
        <w:t>书籍数字化与图像提取。使用高精度扫描仪（分辨率≥600 dpi）对书中古树图像进行数字化采集，确保原始印刷质量无损转换；对每株古树的文字描述页同步进行OCR识别，提取位置信息字段</w:t>
      </w:r>
      <w:ins w:id="188" w:author="小宋" w:date="2026-07-06T23:03:08Z">
        <w:r>
          <w:rPr>
            <w:rFonts w:hint="eastAsia"/>
            <w:lang w:eastAsia="zh-CN"/>
          </w:rPr>
          <w:t>。</w:t>
        </w:r>
      </w:ins>
    </w:p>
    <w:p w14:paraId="412C2270">
      <w:pPr>
        <w:bidi w:val="0"/>
        <w:rPr>
          <w:ins w:id="189" w:author="小宋" w:date="2026-07-06T23:03:22Z"/>
          <w:rFonts w:hint="eastAsia"/>
          <w:lang w:eastAsia="zh-CN"/>
        </w:rPr>
      </w:pPr>
      <w:del w:id="190" w:author="小宋" w:date="2026-07-06T23:03:08Z">
        <w:r>
          <w:rPr>
            <w:rFonts w:hint="eastAsia"/>
            <w:lang w:eastAsia="zh-CN"/>
          </w:rPr>
          <w:delText>；</w:delText>
        </w:r>
      </w:del>
      <w:r>
        <w:rPr>
          <w:rFonts w:hint="eastAsia"/>
          <w:lang w:eastAsia="zh-CN"/>
        </w:rPr>
        <w:t>步骤2</w:t>
      </w:r>
      <w:ins w:id="191" w:author="小宋" w:date="2026-07-06T23:03:19Z">
        <w:r>
          <w:rPr>
            <w:rFonts w:hint="eastAsia"/>
            <w:lang w:eastAsia="zh-CN"/>
          </w:rPr>
          <w:t>：</w:t>
        </w:r>
      </w:ins>
      <w:del w:id="192" w:author="小宋" w:date="2026-07-06T23:03:18Z">
        <w:r>
          <w:rPr>
            <w:rFonts w:hint="eastAsia"/>
            <w:lang w:eastAsia="zh-CN"/>
          </w:rPr>
          <w:delText>，</w:delText>
        </w:r>
      </w:del>
      <w:r>
        <w:rPr>
          <w:rFonts w:hint="eastAsia"/>
          <w:lang w:eastAsia="zh-CN"/>
        </w:rPr>
        <w:t>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ins w:id="193" w:author="小宋" w:date="2026-07-06T23:03:22Z">
        <w:r>
          <w:rPr>
            <w:rFonts w:hint="eastAsia"/>
            <w:lang w:eastAsia="zh-CN"/>
          </w:rPr>
          <w:t>。</w:t>
        </w:r>
      </w:ins>
    </w:p>
    <w:p w14:paraId="58D78F91">
      <w:pPr>
        <w:bidi w:val="0"/>
        <w:rPr>
          <w:ins w:id="194" w:author="小宋" w:date="2026-07-06T23:03:43Z"/>
          <w:rFonts w:hint="eastAsia"/>
          <w:lang w:eastAsia="zh-CN"/>
        </w:rPr>
      </w:pPr>
      <w:del w:id="195" w:author="小宋" w:date="2026-07-06T23:03:22Z">
        <w:r>
          <w:rPr>
            <w:rFonts w:hint="eastAsia"/>
            <w:lang w:eastAsia="zh-CN"/>
          </w:rPr>
          <w:delText>；</w:delText>
        </w:r>
      </w:del>
      <w:r>
        <w:rPr>
          <w:rFonts w:hint="eastAsia"/>
          <w:lang w:eastAsia="zh-CN"/>
        </w:rPr>
        <w:t>步骤3</w:t>
      </w:r>
      <w:ins w:id="196" w:author="小宋" w:date="2026-07-06T23:03:24Z">
        <w:r>
          <w:rPr>
            <w:rFonts w:hint="eastAsia"/>
            <w:lang w:eastAsia="zh-CN"/>
          </w:rPr>
          <w:t>：</w:t>
        </w:r>
      </w:ins>
      <w:del w:id="197" w:author="小宋" w:date="2026-07-06T23:03:24Z">
        <w:r>
          <w:rPr>
            <w:rFonts w:hint="eastAsia"/>
            <w:lang w:eastAsia="zh-CN"/>
          </w:rPr>
          <w:delText>，</w:delText>
        </w:r>
      </w:del>
      <w:r>
        <w:rPr>
          <w:rFonts w:hint="eastAsia"/>
          <w:lang w:eastAsia="zh-CN"/>
        </w:rPr>
        <w:t>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ins w:id="198" w:author="小宋" w:date="2026-07-06T23:05:20Z">
        <w:r>
          <w:rPr>
            <w:rFonts w:hint="eastAsia"/>
            <w:lang w:val="en-US" w:eastAsia="zh-CN"/>
          </w:rPr>
          <w:t>与</w:t>
        </w:r>
      </w:ins>
      <w:del w:id="199" w:author="小宋" w:date="2026-07-06T23:05:19Z">
        <w:r>
          <w:rPr>
            <w:rFonts w:hint="eastAsia"/>
            <w:lang w:eastAsia="zh-CN"/>
          </w:rPr>
          <w:delText>、</w:delText>
        </w:r>
      </w:del>
      <w:r>
        <w:rPr>
          <w:rFonts w:hint="eastAsia"/>
          <w:lang w:eastAsia="zh-CN"/>
        </w:rPr>
        <w:t>红桦共15个</w:t>
      </w:r>
      <w:ins w:id="200" w:author="小宋" w:date="2026-07-06T23:56:42Z">
        <w:r>
          <w:rPr>
            <w:rFonts w:hint="eastAsia"/>
            <w:lang w:val="en-US" w:eastAsia="zh-CN"/>
          </w:rPr>
          <w:t>树种</w:t>
        </w:r>
      </w:ins>
      <w:del w:id="201" w:author="小宋" w:date="2026-07-06T23:56:41Z">
        <w:r>
          <w:rPr>
            <w:rFonts w:hint="eastAsia"/>
            <w:lang w:eastAsia="zh-CN"/>
          </w:rPr>
          <w:delText>典</w:delText>
        </w:r>
      </w:del>
      <w:del w:id="202" w:author="小宋" w:date="2026-07-06T23:05:24Z">
        <w:r>
          <w:rPr>
            <w:rFonts w:hint="eastAsia"/>
            <w:lang w:eastAsia="zh-CN"/>
          </w:rPr>
          <w:delText>型树</w:delText>
        </w:r>
      </w:del>
      <w:del w:id="203" w:author="小宋" w:date="2026-07-06T23:56:39Z">
        <w:r>
          <w:rPr>
            <w:rFonts w:hint="eastAsia"/>
            <w:lang w:eastAsia="zh-CN"/>
          </w:rPr>
          <w:delText>种</w:delText>
        </w:r>
      </w:del>
      <w:r>
        <w:rPr>
          <w:rFonts w:hint="eastAsia"/>
          <w:lang w:eastAsia="zh-CN"/>
        </w:rPr>
        <w:t>。</w:t>
      </w:r>
    </w:p>
    <w:p w14:paraId="787DDB23">
      <w:pPr>
        <w:bidi w:val="0"/>
        <w:rPr>
          <w:rFonts w:hint="default"/>
          <w:lang w:val="en-US" w:eastAsia="zh-CN"/>
        </w:rPr>
      </w:pPr>
      <w:ins w:id="204" w:author="小宋" w:date="2026-07-06T23:03:44Z">
        <w:r>
          <w:rPr>
            <w:rFonts w:hint="eastAsia"/>
            <w:lang w:eastAsia="zh-CN"/>
          </w:rPr>
          <w:t>（</w:t>
        </w:r>
      </w:ins>
      <w:ins w:id="205" w:author="小宋" w:date="2026-07-06T23:03:45Z">
        <w:r>
          <w:rPr>
            <w:rFonts w:hint="eastAsia"/>
            <w:lang w:val="en-US" w:eastAsia="zh-CN"/>
          </w:rPr>
          <w:t>3</w:t>
        </w:r>
      </w:ins>
      <w:ins w:id="206" w:author="小宋" w:date="2026-07-06T23:03:44Z">
        <w:r>
          <w:rPr>
            <w:rFonts w:hint="eastAsia"/>
            <w:lang w:eastAsia="zh-CN"/>
          </w:rPr>
          <w:t>）</w:t>
        </w:r>
      </w:ins>
      <w:ins w:id="207" w:author="小宋" w:date="2026-07-06T23:03:45Z">
        <w:r>
          <w:rPr>
            <w:rFonts w:hint="eastAsia"/>
            <w:lang w:val="en-US" w:eastAsia="zh-CN"/>
          </w:rPr>
          <w:t>规模</w:t>
        </w:r>
      </w:ins>
      <w:ins w:id="208" w:author="小宋" w:date="2026-07-06T23:03:46Z">
        <w:r>
          <w:rPr>
            <w:rFonts w:hint="eastAsia"/>
            <w:lang w:val="en-US" w:eastAsia="zh-CN"/>
          </w:rPr>
          <w:t>划分</w:t>
        </w:r>
      </w:ins>
    </w:p>
    <w:p w14:paraId="49FB11A7">
      <w:pPr>
        <w:bidi w:val="0"/>
        <w:rPr>
          <w:ins w:id="209" w:author="小宋" w:date="2026-07-06T23:04:14Z"/>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ins w:id="210" w:author="小宋" w:date="2026-07-06T23:04:14Z">
        <w:r>
          <w:rPr>
            <w:rFonts w:hint="eastAsia"/>
            <w:lang w:eastAsia="zh-CN"/>
          </w:rPr>
          <w:t>（</w:t>
        </w:r>
      </w:ins>
      <w:ins w:id="211" w:author="小宋" w:date="2026-07-06T23:04:15Z">
        <w:r>
          <w:rPr>
            <w:rFonts w:hint="eastAsia"/>
            <w:lang w:val="en-US" w:eastAsia="zh-CN"/>
          </w:rPr>
          <w:t>4</w:t>
        </w:r>
      </w:ins>
      <w:ins w:id="212" w:author="小宋" w:date="2026-07-06T23:04:14Z">
        <w:r>
          <w:rPr>
            <w:rFonts w:hint="eastAsia"/>
            <w:lang w:eastAsia="zh-CN"/>
          </w:rPr>
          <w:t>）</w:t>
        </w:r>
      </w:ins>
      <w:ins w:id="213" w:author="小宋" w:date="2026-07-06T23:04:18Z">
        <w:r>
          <w:rPr>
            <w:rFonts w:hint="eastAsia"/>
            <w:lang w:val="en-US" w:eastAsia="zh-CN"/>
          </w:rPr>
          <w:t>核心</w:t>
        </w:r>
      </w:ins>
      <w:ins w:id="214" w:author="小宋" w:date="2026-07-06T23:04:21Z">
        <w:r>
          <w:rPr>
            <w:rFonts w:hint="eastAsia"/>
            <w:lang w:val="en-US" w:eastAsia="zh-CN"/>
          </w:rPr>
          <w:t>价值与</w:t>
        </w:r>
      </w:ins>
      <w:ins w:id="215" w:author="小宋" w:date="2026-07-06T23:30:11Z">
        <w:r>
          <w:rPr>
            <w:rFonts w:hint="eastAsia"/>
            <w:lang w:val="en-US" w:eastAsia="zh-CN"/>
          </w:rPr>
          <w:t>使用</w:t>
        </w:r>
      </w:ins>
      <w:ins w:id="216" w:author="小宋" w:date="2026-07-06T23:30:12Z">
        <w:r>
          <w:rPr>
            <w:rFonts w:hint="eastAsia"/>
            <w:lang w:val="en-US" w:eastAsia="zh-CN"/>
          </w:rPr>
          <w:t>说明</w:t>
        </w:r>
      </w:ins>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w:t>
      </w:r>
      <w:ins w:id="217" w:author="小宋" w:date="2026-07-07T00:32:16Z">
        <w:r>
          <w:rPr>
            <w:rFonts w:hint="eastAsia"/>
            <w:lang w:val="en-US" w:eastAsia="zh-CN"/>
          </w:rPr>
          <w:t>书籍</w:t>
        </w:r>
      </w:ins>
      <w:del w:id="218" w:author="小宋" w:date="2026-07-07T00:32:13Z">
        <w:r>
          <w:rPr>
            <w:rFonts w:hint="eastAsia"/>
            <w:lang w:eastAsia="zh-CN"/>
          </w:rPr>
          <w:delText>本</w:delText>
        </w:r>
      </w:del>
      <w:del w:id="219" w:author="小宋" w:date="2026-07-07T00:32:12Z">
        <w:r>
          <w:rPr>
            <w:rFonts w:hint="eastAsia"/>
            <w:lang w:eastAsia="zh-CN"/>
          </w:rPr>
          <w:delText>书</w:delText>
        </w:r>
      </w:del>
      <w:r>
        <w:rPr>
          <w:rFonts w:hint="eastAsia"/>
          <w:lang w:eastAsia="zh-CN"/>
        </w:rPr>
        <w:t>收录的约190株古树经多图扩展后获得500余张候选图像，经严格筛选后保留300张带精确位置坐标的权威标注样本</w:t>
      </w:r>
      <w:del w:id="220" w:author="小宋" w:date="2026-07-06T23:17:11Z">
        <w:r>
          <w:rPr>
            <w:rFonts w:hint="eastAsia"/>
            <w:lang w:eastAsia="zh-CN"/>
          </w:rPr>
          <w:delText>，已属稀缺资源</w:delText>
        </w:r>
      </w:del>
      <w:r>
        <w:rPr>
          <w:rFonts w:hint="eastAsia"/>
          <w:lang w:eastAsia="zh-CN"/>
        </w:rPr>
        <w:t>。为缓解小样本对实验结论的影响，本文采用“iNaturalist预训练+BFATH微调”的迁移学习策略降低对小样本的依赖。BFATH在本文中的职能定位为：领域微调，在iNaturalist预训练模型基础上，使用BFATH训练集进行有监督微调，</w:t>
      </w:r>
      <w:ins w:id="221" w:author="小宋" w:date="2026-07-06T23:11:17Z">
        <w:r>
          <w:rPr>
            <w:rFonts w:hint="eastAsia"/>
            <w:lang w:eastAsia="zh-CN"/>
          </w:rPr>
          <w:t>图像、位置坐标、物种标签</w:t>
        </w:r>
      </w:ins>
      <w:ins w:id="222" w:author="小宋" w:date="2026-07-06T23:11:21Z">
        <w:r>
          <w:rPr>
            <w:rFonts w:hint="eastAsia"/>
            <w:lang w:val="en-US" w:eastAsia="zh-CN"/>
          </w:rPr>
          <w:t>字段</w:t>
        </w:r>
      </w:ins>
      <w:ins w:id="223" w:author="小宋" w:date="2026-07-06T23:11:17Z">
        <w:r>
          <w:rPr>
            <w:rFonts w:hint="eastAsia"/>
            <w:lang w:eastAsia="zh-CN"/>
          </w:rPr>
          <w:t>用于模型训练</w:t>
        </w:r>
      </w:ins>
      <w:ins w:id="224" w:author="小宋" w:date="2026-07-06T23:11:23Z">
        <w:r>
          <w:rPr>
            <w:rFonts w:hint="eastAsia"/>
            <w:lang w:eastAsia="zh-CN"/>
          </w:rPr>
          <w:t>，</w:t>
        </w:r>
      </w:ins>
      <w:r>
        <w:rPr>
          <w:rFonts w:hint="eastAsia"/>
          <w:lang w:eastAsia="zh-CN"/>
        </w:rPr>
        <w:t>验证模型在真实古树名木数据上的迁移能力；系统演示，作为第4章系统演示数据源，树龄、树高</w:t>
      </w:r>
      <w:ins w:id="225" w:author="小宋" w:date="2026-07-06T23:12:02Z">
        <w:r>
          <w:rPr>
            <w:rFonts w:hint="eastAsia"/>
            <w:lang w:val="en-US" w:eastAsia="zh-CN"/>
          </w:rPr>
          <w:t>和</w:t>
        </w:r>
      </w:ins>
      <w:ins w:id="226" w:author="小宋" w:date="2026-07-06T23:12:03Z">
        <w:r>
          <w:rPr>
            <w:rFonts w:hint="eastAsia"/>
            <w:lang w:val="en-US" w:eastAsia="zh-CN"/>
          </w:rPr>
          <w:t>保护</w:t>
        </w:r>
      </w:ins>
      <w:ins w:id="227" w:author="小宋" w:date="2026-07-06T23:12:04Z">
        <w:r>
          <w:rPr>
            <w:rFonts w:hint="eastAsia"/>
            <w:lang w:val="en-US" w:eastAsia="zh-CN"/>
          </w:rPr>
          <w:t>级别</w:t>
        </w:r>
      </w:ins>
      <w:ins w:id="228" w:author="小宋" w:date="2026-07-06T23:12:07Z">
        <w:r>
          <w:rPr>
            <w:rFonts w:hint="eastAsia"/>
            <w:lang w:val="en-US" w:eastAsia="zh-CN"/>
          </w:rPr>
          <w:t>等</w:t>
        </w:r>
      </w:ins>
      <w:del w:id="229" w:author="小宋" w:date="2026-07-06T23:12:05Z">
        <w:r>
          <w:rPr>
            <w:rFonts w:hint="eastAsia"/>
            <w:lang w:eastAsia="zh-CN"/>
          </w:rPr>
          <w:delText>等</w:delText>
        </w:r>
      </w:del>
      <w:r>
        <w:rPr>
          <w:rFonts w:hint="eastAsia"/>
          <w:lang w:eastAsia="zh-CN"/>
        </w:rPr>
        <w:t>字段仅用于系统功能界面展示，不参与任何模型训练与计算过程。</w:t>
      </w:r>
      <w:ins w:id="230" w:author="小宋" w:date="2026-07-06T23:16:28Z">
        <w:r>
          <w:rPr>
            <w:rFonts w:hint="eastAsia"/>
            <w:lang w:eastAsia="zh-CN"/>
          </w:rPr>
          <w:t>BFATH 填补了面向古树名木多模态哈希检索的领域验证数据空白。</w:t>
        </w:r>
      </w:ins>
    </w:p>
    <w:p w14:paraId="0248BF3D">
      <w:pPr>
        <w:bidi w:val="0"/>
        <w:ind w:firstLine="420" w:firstLineChars="0"/>
        <w:rPr>
          <w:ins w:id="232" w:author="小宋" w:date="2026-07-06T23:27:49Z"/>
          <w:rFonts w:hint="eastAsia"/>
        </w:rPr>
        <w:pPrChange w:id="231" w:author="小宋" w:date="2026-07-06T23:04:39Z">
          <w:pPr>
            <w:bidi w:val="0"/>
          </w:pPr>
        </w:pPrChange>
      </w:pPr>
      <w:r>
        <w:rPr>
          <w:rFonts w:hint="eastAsia"/>
        </w:rPr>
        <w:t>综上所述，</w:t>
      </w:r>
      <w:ins w:id="233" w:author="小宋" w:date="2026-07-06T23:27:08Z">
        <w:r>
          <w:rPr>
            <w:rFonts w:hint="eastAsia"/>
            <w:lang w:val="en-US" w:eastAsia="zh-CN"/>
          </w:rPr>
          <w:t>如</w:t>
        </w:r>
      </w:ins>
      <w:ins w:id="234" w:author="小宋" w:date="2026-07-06T23:27:11Z">
        <w:r>
          <w:rPr>
            <w:rFonts w:hint="eastAsia"/>
            <w:lang w:val="en-US" w:eastAsia="zh-CN"/>
          </w:rPr>
          <w:t>下</w:t>
        </w:r>
      </w:ins>
      <w:ins w:id="235" w:author="小宋" w:date="2026-07-06T23:27:12Z">
        <w:r>
          <w:rPr>
            <w:rFonts w:hint="eastAsia"/>
            <w:lang w:val="en-US" w:eastAsia="zh-CN"/>
          </w:rPr>
          <w:t>表</w:t>
        </w:r>
      </w:ins>
      <w:ins w:id="236" w:author="小宋" w:date="2026-07-06T23:27:13Z">
        <w:r>
          <w:rPr>
            <w:rFonts w:hint="eastAsia"/>
            <w:lang w:val="en-US" w:eastAsia="zh-CN"/>
          </w:rPr>
          <w:t>3</w:t>
        </w:r>
      </w:ins>
      <w:ins w:id="237" w:author="小宋" w:date="2026-07-06T23:27:15Z">
        <w:r>
          <w:rPr>
            <w:rFonts w:hint="eastAsia"/>
            <w:lang w:val="en-US" w:eastAsia="zh-CN"/>
          </w:rPr>
          <w:t>.1</w:t>
        </w:r>
      </w:ins>
      <w:ins w:id="238" w:author="小宋" w:date="2026-07-06T23:27:42Z">
        <w:r>
          <w:rPr>
            <w:rFonts w:hint="eastAsia"/>
            <w:lang w:val="en-US" w:eastAsia="zh-CN"/>
          </w:rPr>
          <w:t>所示，</w:t>
        </w:r>
      </w:ins>
      <w:r>
        <w:rPr>
          <w:rFonts w:hint="eastAsia"/>
        </w:rPr>
        <w:t>iNaturalist 2018数据集</w:t>
      </w:r>
      <w:ins w:id="239" w:author="小宋" w:date="2026-07-06T23:29:28Z">
        <w:r>
          <w:rPr>
            <w:rFonts w:hint="eastAsia"/>
            <w:lang w:val="en-US" w:eastAsia="zh-CN"/>
          </w:rPr>
          <w:t>核心用途</w:t>
        </w:r>
      </w:ins>
      <w:ins w:id="240" w:author="小宋" w:date="2026-07-06T23:29:30Z">
        <w:r>
          <w:rPr>
            <w:rFonts w:hint="eastAsia"/>
            <w:lang w:val="en-US" w:eastAsia="zh-CN"/>
          </w:rPr>
          <w:t>是</w:t>
        </w:r>
      </w:ins>
      <w:del w:id="241" w:author="小宋" w:date="2026-07-06T23:29:29Z">
        <w:r>
          <w:rPr>
            <w:rFonts w:hint="eastAsia"/>
          </w:rPr>
          <w:delText>作为</w:delText>
        </w:r>
      </w:del>
      <w:ins w:id="242" w:author="小宋" w:date="2026-07-06T23:28:49Z">
        <w:r>
          <w:rPr>
            <w:rFonts w:hint="eastAsia"/>
            <w:lang w:val="en-US" w:eastAsia="zh-CN"/>
          </w:rPr>
          <w:t>模型</w:t>
        </w:r>
      </w:ins>
      <w:ins w:id="243" w:author="小宋" w:date="2026-07-06T23:29:11Z">
        <w:r>
          <w:rPr>
            <w:rFonts w:hint="eastAsia"/>
            <w:lang w:val="en-US" w:eastAsia="zh-CN"/>
          </w:rPr>
          <w:t>预</w:t>
        </w:r>
      </w:ins>
      <w:ins w:id="244" w:author="小宋" w:date="2026-07-06T23:28:29Z">
        <w:r>
          <w:rPr>
            <w:rFonts w:hint="eastAsia"/>
            <w:lang w:val="en-US" w:eastAsia="zh-CN"/>
          </w:rPr>
          <w:t>训练</w:t>
        </w:r>
      </w:ins>
      <w:ins w:id="245" w:author="小宋" w:date="2026-07-06T23:29:08Z">
        <w:r>
          <w:rPr>
            <w:rFonts w:hint="eastAsia"/>
            <w:lang w:val="en-US" w:eastAsia="zh-CN"/>
          </w:rPr>
          <w:t>、</w:t>
        </w:r>
      </w:ins>
      <w:ins w:id="246" w:author="小宋" w:date="2026-07-06T23:28:35Z">
        <w:r>
          <w:rPr>
            <w:rFonts w:hint="eastAsia"/>
            <w:lang w:val="en-US" w:eastAsia="zh-CN"/>
          </w:rPr>
          <w:t>性能</w:t>
        </w:r>
      </w:ins>
      <w:ins w:id="247" w:author="小宋" w:date="2026-07-06T23:29:36Z">
        <w:r>
          <w:rPr>
            <w:rFonts w:hint="eastAsia"/>
            <w:lang w:val="en-US" w:eastAsia="zh-CN"/>
          </w:rPr>
          <w:t>对比</w:t>
        </w:r>
      </w:ins>
      <w:ins w:id="248" w:author="小宋" w:date="2026-07-06T23:29:38Z">
        <w:r>
          <w:rPr>
            <w:rFonts w:hint="eastAsia"/>
            <w:lang w:val="en-US" w:eastAsia="zh-CN"/>
          </w:rPr>
          <w:t>与消融</w:t>
        </w:r>
      </w:ins>
      <w:ins w:id="249" w:author="小宋" w:date="2026-07-06T23:29:40Z">
        <w:r>
          <w:rPr>
            <w:rFonts w:hint="eastAsia"/>
            <w:lang w:val="en-US" w:eastAsia="zh-CN"/>
          </w:rPr>
          <w:t>实验</w:t>
        </w:r>
      </w:ins>
      <w:del w:id="250" w:author="小宋" w:date="2026-07-06T23:28:09Z">
        <w:r>
          <w:rPr>
            <w:rFonts w:hint="eastAsia"/>
          </w:rPr>
          <w:delText>主要实验数据</w:delText>
        </w:r>
      </w:del>
      <w:r>
        <w:rPr>
          <w:rFonts w:hint="eastAsia"/>
        </w:rPr>
        <w:t>，BFATH数据集用于领域微调与系统演示。</w:t>
      </w:r>
    </w:p>
    <w:p w14:paraId="1E275822">
      <w:pPr>
        <w:bidi w:val="0"/>
        <w:ind w:firstLine="420" w:firstLineChars="0"/>
        <w:rPr>
          <w:ins w:id="252" w:author="小宋" w:date="2026-07-06T23:20:46Z"/>
          <w:rFonts w:hint="eastAsia"/>
        </w:rPr>
        <w:pPrChange w:id="251" w:author="小宋" w:date="2026-07-06T23:04:39Z">
          <w:pPr>
            <w:bidi w:val="0"/>
          </w:pPr>
        </w:pPrChange>
      </w:pPr>
    </w:p>
    <w:p w14:paraId="59D350DA">
      <w:pPr>
        <w:jc w:val="center"/>
        <w:rPr>
          <w:ins w:id="253" w:author="小宋" w:date="2026-07-06T23:20:47Z"/>
          <w:rFonts w:ascii="Times New Roman Regular" w:hAnsi="Times New Roman Regular" w:cs="Times New Roman Regular" w:eastAsiaTheme="minorEastAsia"/>
          <w:sz w:val="21"/>
          <w:szCs w:val="21"/>
        </w:rPr>
      </w:pPr>
      <w:ins w:id="254" w:author="小宋" w:date="2026-07-06T23:20:47Z">
        <w:r>
          <w:rPr>
            <w:rFonts w:hint="eastAsia" w:ascii="Times New Roman Regular" w:hAnsi="Times New Roman Regular" w:cs="Times New Roman Regular"/>
            <w:sz w:val="21"/>
            <w:szCs w:val="21"/>
            <w:lang w:eastAsia="zh-Hans"/>
          </w:rPr>
          <w:t>表</w:t>
        </w:r>
      </w:ins>
      <w:ins w:id="255" w:author="小宋" w:date="2026-07-06T23:20:47Z">
        <w:r>
          <w:rPr>
            <w:rFonts w:hint="eastAsia" w:ascii="Times New Roman Regular" w:hAnsi="Times New Roman Regular" w:cs="Times New Roman Regular"/>
            <w:sz w:val="21"/>
            <w:szCs w:val="21"/>
          </w:rPr>
          <w:t>3</w:t>
        </w:r>
      </w:ins>
      <w:ins w:id="256" w:author="小宋" w:date="2026-07-06T23:20:47Z">
        <w:r>
          <w:rPr>
            <w:rFonts w:ascii="Times New Roman Regular" w:hAnsi="Times New Roman Regular" w:cs="Times New Roman Regular"/>
            <w:sz w:val="21"/>
            <w:szCs w:val="21"/>
            <w:lang w:eastAsia="zh-Hans"/>
          </w:rPr>
          <w:t>.</w:t>
        </w:r>
      </w:ins>
      <w:ins w:id="257" w:author="小宋" w:date="2026-07-06T23:20:47Z">
        <w:r>
          <w:rPr>
            <w:rFonts w:hint="eastAsia" w:ascii="Times New Roman Regular" w:hAnsi="Times New Roman Regular" w:cs="Times New Roman Regular"/>
            <w:sz w:val="21"/>
            <w:szCs w:val="21"/>
            <w:lang w:val="en-US" w:eastAsia="zh-CN"/>
          </w:rPr>
          <w:t>1</w:t>
        </w:r>
      </w:ins>
      <w:ins w:id="258" w:author="小宋" w:date="2026-07-06T23:20:47Z">
        <w:r>
          <w:rPr>
            <w:rFonts w:ascii="Times New Roman Regular" w:hAnsi="Times New Roman Regular" w:cs="Times New Roman Regular"/>
            <w:sz w:val="21"/>
            <w:szCs w:val="21"/>
            <w:lang w:eastAsia="zh-Hans"/>
          </w:rPr>
          <w:t xml:space="preserve"> </w:t>
        </w:r>
      </w:ins>
      <w:ins w:id="259" w:author="小宋" w:date="2026-07-06T23:20:59Z">
        <w:r>
          <w:rPr>
            <w:rFonts w:hint="eastAsia" w:ascii="Times New Roman Regular" w:hAnsi="Times New Roman Regular" w:cs="Times New Roman Regular"/>
            <w:sz w:val="21"/>
            <w:szCs w:val="21"/>
          </w:rPr>
          <w:t>iNaturalist 2018</w:t>
        </w:r>
      </w:ins>
      <w:ins w:id="260" w:author="小宋" w:date="2026-07-06T23:22:06Z">
        <w:r>
          <w:rPr>
            <w:rFonts w:hint="eastAsia" w:ascii="Times New Roman Regular" w:hAnsi="Times New Roman Regular" w:cs="Times New Roman Regular"/>
            <w:sz w:val="21"/>
            <w:szCs w:val="21"/>
            <w:lang w:val="en-US" w:eastAsia="zh-CN"/>
          </w:rPr>
          <w:t>数据</w:t>
        </w:r>
      </w:ins>
      <w:ins w:id="261" w:author="小宋" w:date="2026-07-06T23:22:07Z">
        <w:r>
          <w:rPr>
            <w:rFonts w:hint="eastAsia" w:ascii="Times New Roman Regular" w:hAnsi="Times New Roman Regular" w:cs="Times New Roman Regular"/>
            <w:sz w:val="21"/>
            <w:szCs w:val="21"/>
            <w:lang w:val="en-US" w:eastAsia="zh-CN"/>
          </w:rPr>
          <w:t>集</w:t>
        </w:r>
      </w:ins>
      <w:ins w:id="262" w:author="小宋" w:date="2026-07-06T23:20:59Z">
        <w:r>
          <w:rPr>
            <w:rFonts w:hint="eastAsia" w:ascii="Times New Roman Regular" w:hAnsi="Times New Roman Regular" w:cs="Times New Roman Regular"/>
            <w:sz w:val="21"/>
            <w:szCs w:val="21"/>
          </w:rPr>
          <w:t>与BFATH</w:t>
        </w:r>
      </w:ins>
      <w:ins w:id="263" w:author="小宋" w:date="2026-07-06T23:22:22Z">
        <w:r>
          <w:rPr>
            <w:rFonts w:hint="eastAsia" w:ascii="Times New Roman Regular" w:hAnsi="Times New Roman Regular" w:cs="Times New Roman Regular"/>
            <w:sz w:val="21"/>
            <w:szCs w:val="21"/>
            <w:lang w:val="en-US" w:eastAsia="zh-CN"/>
          </w:rPr>
          <w:t>自建</w:t>
        </w:r>
      </w:ins>
      <w:ins w:id="264" w:author="小宋" w:date="2026-07-06T23:20:59Z">
        <w:r>
          <w:rPr>
            <w:rFonts w:hint="eastAsia" w:ascii="Times New Roman Regular" w:hAnsi="Times New Roman Regular" w:cs="Times New Roman Regular"/>
            <w:sz w:val="21"/>
            <w:szCs w:val="21"/>
          </w:rPr>
          <w:t>数据集对比</w:t>
        </w:r>
      </w:ins>
    </w:p>
    <w:p w14:paraId="7F0A2DBA">
      <w:pPr>
        <w:jc w:val="center"/>
        <w:rPr>
          <w:ins w:id="265" w:author="小宋" w:date="2026-07-06T23:20:47Z"/>
        </w:rPr>
      </w:pPr>
      <w:ins w:id="266" w:author="小宋" w:date="2026-07-06T23:20:47Z">
        <w:r>
          <w:rPr>
            <w:rFonts w:hint="eastAsia" w:ascii="Times New Roman Regular" w:hAnsi="Times New Roman Regular" w:cs="Times New Roman Regular"/>
            <w:sz w:val="21"/>
            <w:szCs w:val="21"/>
            <w:lang w:eastAsia="zh-Hans"/>
          </w:rPr>
          <w:t xml:space="preserve">Table </w:t>
        </w:r>
      </w:ins>
      <w:ins w:id="267" w:author="小宋" w:date="2026-07-06T23:20:47Z">
        <w:r>
          <w:rPr>
            <w:rFonts w:hint="eastAsia" w:ascii="Times New Roman Regular" w:hAnsi="Times New Roman Regular" w:cs="Times New Roman Regular"/>
            <w:sz w:val="21"/>
            <w:szCs w:val="21"/>
          </w:rPr>
          <w:t>3</w:t>
        </w:r>
      </w:ins>
      <w:ins w:id="268" w:author="小宋" w:date="2026-07-06T23:20:47Z">
        <w:r>
          <w:rPr>
            <w:rFonts w:hint="eastAsia" w:ascii="Times New Roman Regular" w:hAnsi="Times New Roman Regular" w:cs="Times New Roman Regular"/>
            <w:sz w:val="21"/>
            <w:szCs w:val="21"/>
            <w:lang w:eastAsia="zh-Hans"/>
          </w:rPr>
          <w:t>.</w:t>
        </w:r>
      </w:ins>
      <w:ins w:id="269" w:author="小宋" w:date="2026-07-06T23:20:47Z">
        <w:r>
          <w:rPr>
            <w:rFonts w:hint="eastAsia" w:ascii="Times New Roman Regular" w:hAnsi="Times New Roman Regular" w:cs="Times New Roman Regular"/>
            <w:sz w:val="21"/>
            <w:szCs w:val="21"/>
            <w:lang w:val="en-US" w:eastAsia="zh-CN"/>
          </w:rPr>
          <w:t>1</w:t>
        </w:r>
      </w:ins>
      <w:ins w:id="270" w:author="小宋" w:date="2026-07-06T23:20:47Z">
        <w:r>
          <w:rPr>
            <w:rFonts w:hint="eastAsia" w:ascii="Times New Roman Regular" w:hAnsi="Times New Roman Regular" w:cs="Times New Roman Regular"/>
            <w:sz w:val="21"/>
            <w:szCs w:val="21"/>
            <w:lang w:eastAsia="zh-Hans"/>
          </w:rPr>
          <w:t xml:space="preserve"> </w:t>
        </w:r>
      </w:ins>
      <w:ins w:id="271" w:author="小宋" w:date="2026-07-06T23:26:35Z">
        <w:r>
          <w:rPr>
            <w:rFonts w:hint="eastAsia" w:ascii="Times New Roman Regular" w:hAnsi="Times New Roman Regular" w:cs="Times New Roman Regular"/>
            <w:sz w:val="21"/>
            <w:szCs w:val="21"/>
            <w:lang w:val="en-US" w:eastAsia="zh-CN"/>
          </w:rPr>
          <w:t>C</w:t>
        </w:r>
      </w:ins>
      <w:ins w:id="272" w:author="小宋" w:date="2026-07-06T23:26:33Z">
        <w:r>
          <w:rPr>
            <w:rFonts w:hint="eastAsia" w:ascii="Times New Roman Regular" w:hAnsi="Times New Roman Regular" w:cs="Times New Roman Regular"/>
            <w:sz w:val="21"/>
            <w:szCs w:val="21"/>
          </w:rPr>
          <w:t xml:space="preserve">omparison of </w:t>
        </w:r>
      </w:ins>
      <w:ins w:id="273" w:author="小宋" w:date="2026-07-07T00:29:11Z">
        <w:r>
          <w:rPr>
            <w:rFonts w:hint="eastAsia" w:ascii="Times New Roman Regular" w:hAnsi="Times New Roman Regular" w:cs="Times New Roman Regular"/>
            <w:sz w:val="21"/>
            <w:szCs w:val="21"/>
          </w:rPr>
          <w:t xml:space="preserve">iNaturalist </w:t>
        </w:r>
      </w:ins>
      <w:ins w:id="274" w:author="小宋" w:date="2026-07-06T23:26:33Z">
        <w:r>
          <w:rPr>
            <w:rFonts w:hint="eastAsia" w:ascii="Times New Roman Regular" w:hAnsi="Times New Roman Regular" w:cs="Times New Roman Regular"/>
            <w:sz w:val="21"/>
            <w:szCs w:val="21"/>
          </w:rPr>
          <w:t xml:space="preserve">2018 dataset and </w:t>
        </w:r>
      </w:ins>
      <w:ins w:id="275" w:author="小宋" w:date="2026-07-06T23:26:43Z">
        <w:r>
          <w:rPr>
            <w:rFonts w:hint="eastAsia" w:ascii="Times New Roman Regular" w:hAnsi="Times New Roman Regular" w:cs="Times New Roman Regular"/>
            <w:sz w:val="21"/>
            <w:szCs w:val="21"/>
            <w:lang w:val="en-US" w:eastAsia="zh-CN"/>
          </w:rPr>
          <w:t>BFATH</w:t>
        </w:r>
      </w:ins>
      <w:ins w:id="276" w:author="小宋" w:date="2026-07-06T23:26:33Z">
        <w:r>
          <w:rPr>
            <w:rFonts w:hint="eastAsia" w:ascii="Times New Roman Regular" w:hAnsi="Times New Roman Regular" w:cs="Times New Roman Regular"/>
            <w:sz w:val="21"/>
            <w:szCs w:val="21"/>
          </w:rPr>
          <w:t xml:space="preserve"> self</w:t>
        </w:r>
      </w:ins>
      <w:ins w:id="277" w:author="小宋" w:date="2026-07-07T00:29:21Z">
        <w:r>
          <w:rPr>
            <w:rFonts w:hint="eastAsia" w:ascii="Times New Roman Regular" w:hAnsi="Times New Roman Regular" w:cs="Times New Roman Regular"/>
            <w:sz w:val="21"/>
            <w:szCs w:val="21"/>
            <w:lang w:val="en-US" w:eastAsia="zh-CN"/>
          </w:rPr>
          <w:t>-</w:t>
        </w:r>
      </w:ins>
      <w:ins w:id="278" w:author="小宋" w:date="2026-07-06T23:26:33Z">
        <w:r>
          <w:rPr>
            <w:rFonts w:hint="eastAsia" w:ascii="Times New Roman Regular" w:hAnsi="Times New Roman Regular" w:cs="Times New Roman Regular"/>
            <w:sz w:val="21"/>
            <w:szCs w:val="21"/>
          </w:rPr>
          <w:t>built dataset</w:t>
        </w:r>
      </w:ins>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279" w:author="小宋" w:date="2026-07-06T23:53:29Z">
          <w:tblPr>
            <w:tblStyle w:val="23"/>
            <w:tblW w:w="6683"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1475"/>
        <w:gridCol w:w="3203"/>
        <w:gridCol w:w="3979"/>
        <w:tblGridChange w:id="280">
          <w:tblGrid>
            <w:gridCol w:w="1424"/>
            <w:gridCol w:w="1697"/>
            <w:gridCol w:w="3562"/>
          </w:tblGrid>
        </w:tblGridChange>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82"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81" w:author="小宋" w:date="2026-07-06T23:20:47Z"/>
          <w:trPrChange w:id="282" w:author="小宋" w:date="2026-07-06T23:53:29Z">
            <w:trPr>
              <w:trHeight w:val="283" w:hRule="atLeast"/>
              <w:tblHeader/>
              <w:jc w:val="center"/>
            </w:trPr>
          </w:trPrChange>
        </w:trPr>
        <w:tc>
          <w:tcPr>
            <w:tcW w:w="1475" w:type="dxa"/>
            <w:tcBorders>
              <w:top w:val="single" w:color="auto" w:sz="12" w:space="0"/>
              <w:left w:val="nil"/>
              <w:bottom w:val="nil"/>
              <w:right w:val="nil"/>
            </w:tcBorders>
            <w:noWrap w:val="0"/>
            <w:tcMar>
              <w:top w:w="-1" w:type="dxa"/>
              <w:left w:w="-1" w:type="dxa"/>
              <w:bottom w:w="-1" w:type="dxa"/>
              <w:right w:w="-1" w:type="dxa"/>
            </w:tcMar>
            <w:vAlign w:val="center"/>
            <w:tcPrChange w:id="283" w:author="小宋" w:date="2026-07-06T23:53:29Z">
              <w:tcPr>
                <w:tcW w:w="1424" w:type="dxa"/>
                <w:tcBorders>
                  <w:top w:val="single" w:color="auto" w:sz="12" w:space="0"/>
                  <w:left w:val="nil"/>
                  <w:bottom w:val="nil"/>
                  <w:right w:val="nil"/>
                </w:tcBorders>
                <w:noWrap w:val="0"/>
                <w:tcMar>
                  <w:top w:w="-1" w:type="dxa"/>
                  <w:left w:w="-1" w:type="dxa"/>
                  <w:bottom w:w="-1" w:type="dxa"/>
                  <w:right w:w="-1" w:type="dxa"/>
                </w:tcMar>
                <w:vAlign w:val="center"/>
              </w:tcPr>
            </w:tcPrChange>
          </w:tcPr>
          <w:p w14:paraId="7B624DEA">
            <w:pPr>
              <w:snapToGrid w:val="0"/>
              <w:spacing w:line="240" w:lineRule="auto"/>
              <w:ind w:left="0" w:leftChars="0" w:right="0" w:rightChars="0" w:firstLine="0" w:firstLineChars="0"/>
              <w:jc w:val="center"/>
              <w:rPr>
                <w:ins w:id="284" w:author="小宋" w:date="2026-07-06T23:20:47Z"/>
                <w:rFonts w:hint="default" w:ascii="宋体" w:hAnsi="宋体" w:eastAsia="宋体" w:cs="宋体"/>
                <w:b/>
                <w:bCs/>
                <w:sz w:val="21"/>
                <w:szCs w:val="21"/>
                <w:lang w:val="en-US" w:eastAsia="zh-CN"/>
              </w:rPr>
            </w:pPr>
            <w:ins w:id="285" w:author="小宋" w:date="2026-07-06T23:21:47Z">
              <w:r>
                <w:rPr>
                  <w:rFonts w:hint="eastAsia" w:ascii="宋体" w:hAnsi="宋体" w:cs="宋体"/>
                  <w:b/>
                  <w:bCs/>
                  <w:sz w:val="21"/>
                  <w:szCs w:val="21"/>
                  <w:lang w:val="en-US" w:eastAsia="zh-CN"/>
                </w:rPr>
                <w:t>对比</w:t>
              </w:r>
            </w:ins>
            <w:ins w:id="286" w:author="小宋" w:date="2026-07-06T23:21:48Z">
              <w:r>
                <w:rPr>
                  <w:rFonts w:hint="eastAsia" w:ascii="宋体" w:hAnsi="宋体" w:cs="宋体"/>
                  <w:b/>
                  <w:bCs/>
                  <w:sz w:val="21"/>
                  <w:szCs w:val="21"/>
                  <w:lang w:val="en-US" w:eastAsia="zh-CN"/>
                </w:rPr>
                <w:t>项</w:t>
              </w:r>
            </w:ins>
          </w:p>
        </w:tc>
        <w:tc>
          <w:tcPr>
            <w:tcW w:w="3203" w:type="dxa"/>
            <w:tcBorders>
              <w:top w:val="single" w:color="auto" w:sz="12" w:space="0"/>
              <w:left w:val="nil"/>
              <w:bottom w:val="nil"/>
              <w:right w:val="nil"/>
            </w:tcBorders>
            <w:noWrap w:val="0"/>
            <w:tcMar>
              <w:top w:w="-1" w:type="dxa"/>
              <w:left w:w="-1" w:type="dxa"/>
              <w:bottom w:w="-1" w:type="dxa"/>
              <w:right w:w="-1" w:type="dxa"/>
            </w:tcMar>
            <w:vAlign w:val="center"/>
            <w:tcPrChange w:id="287" w:author="小宋" w:date="2026-07-06T23:53:29Z">
              <w:tcPr>
                <w:tcW w:w="1697" w:type="dxa"/>
                <w:tcBorders>
                  <w:top w:val="single" w:color="auto" w:sz="12" w:space="0"/>
                  <w:left w:val="nil"/>
                  <w:bottom w:val="nil"/>
                  <w:right w:val="nil"/>
                </w:tcBorders>
                <w:noWrap w:val="0"/>
                <w:tcMar>
                  <w:top w:w="-1" w:type="dxa"/>
                  <w:left w:w="-1" w:type="dxa"/>
                  <w:bottom w:w="-1" w:type="dxa"/>
                  <w:right w:w="-1" w:type="dxa"/>
                </w:tcMar>
                <w:vAlign w:val="center"/>
              </w:tcPr>
            </w:tcPrChange>
          </w:tcPr>
          <w:p w14:paraId="3A100898">
            <w:pPr>
              <w:snapToGrid w:val="0"/>
              <w:spacing w:line="240" w:lineRule="auto"/>
              <w:ind w:left="0" w:leftChars="0" w:right="0" w:rightChars="0" w:firstLine="0" w:firstLineChars="0"/>
              <w:jc w:val="center"/>
              <w:rPr>
                <w:ins w:id="288" w:author="小宋" w:date="2026-07-06T23:20:47Z"/>
                <w:rFonts w:hint="eastAsia" w:ascii="宋体" w:hAnsi="宋体" w:eastAsia="宋体" w:cs="宋体"/>
                <w:b/>
                <w:bCs/>
                <w:sz w:val="21"/>
                <w:szCs w:val="21"/>
                <w:lang w:val="en-US" w:eastAsia="zh-CN"/>
              </w:rPr>
            </w:pPr>
            <w:ins w:id="289" w:author="小宋" w:date="2026-07-06T23:21:56Z">
              <w:r>
                <w:rPr>
                  <w:rFonts w:hint="eastAsia" w:ascii="Times New Roman Regular" w:hAnsi="Times New Roman Regular" w:cs="Times New Roman Regular"/>
                  <w:b/>
                  <w:bCs/>
                  <w:sz w:val="21"/>
                  <w:szCs w:val="21"/>
                  <w:rPrChange w:id="290" w:author="小宋" w:date="2026-07-06T23:52:31Z">
                    <w:rPr>
                      <w:rFonts w:hint="eastAsia" w:ascii="Times New Roman Regular" w:hAnsi="Times New Roman Regular" w:cs="Times New Roman Regular"/>
                      <w:sz w:val="21"/>
                      <w:szCs w:val="21"/>
                    </w:rPr>
                  </w:rPrChange>
                </w:rPr>
                <w:t>iNaturalist 2018</w:t>
              </w:r>
            </w:ins>
            <w:ins w:id="291" w:author="小宋" w:date="2026-07-06T23:22:31Z">
              <w:r>
                <w:rPr>
                  <w:rFonts w:hint="eastAsia" w:ascii="Times New Roman Regular" w:hAnsi="Times New Roman Regular" w:cs="Times New Roman Regular"/>
                  <w:b/>
                  <w:bCs/>
                  <w:sz w:val="21"/>
                  <w:szCs w:val="21"/>
                  <w:lang w:val="en-US" w:eastAsia="zh-CN"/>
                  <w:rPrChange w:id="292" w:author="小宋" w:date="2026-07-06T23:52:31Z">
                    <w:rPr>
                      <w:rFonts w:hint="eastAsia" w:ascii="Times New Roman Regular" w:hAnsi="Times New Roman Regular" w:cs="Times New Roman Regular"/>
                      <w:sz w:val="21"/>
                      <w:szCs w:val="21"/>
                      <w:lang w:val="en-US" w:eastAsia="zh-CN"/>
                    </w:rPr>
                  </w:rPrChange>
                </w:rPr>
                <w:t>数据集</w:t>
              </w:r>
            </w:ins>
          </w:p>
        </w:tc>
        <w:tc>
          <w:tcPr>
            <w:tcW w:w="3979" w:type="dxa"/>
            <w:tcBorders>
              <w:top w:val="single" w:color="auto" w:sz="12" w:space="0"/>
              <w:left w:val="nil"/>
              <w:bottom w:val="nil"/>
              <w:right w:val="nil"/>
            </w:tcBorders>
            <w:noWrap w:val="0"/>
            <w:tcMar>
              <w:top w:w="-1" w:type="dxa"/>
              <w:left w:w="-1" w:type="dxa"/>
              <w:bottom w:w="-1" w:type="dxa"/>
              <w:right w:w="-1" w:type="dxa"/>
            </w:tcMar>
            <w:vAlign w:val="center"/>
            <w:tcPrChange w:id="293" w:author="小宋" w:date="2026-07-06T23:53:29Z">
              <w:tcPr>
                <w:tcW w:w="3562" w:type="dxa"/>
                <w:tcBorders>
                  <w:top w:val="single" w:color="auto" w:sz="12" w:space="0"/>
                  <w:left w:val="nil"/>
                  <w:bottom w:val="nil"/>
                  <w:right w:val="nil"/>
                </w:tcBorders>
                <w:noWrap w:val="0"/>
                <w:tcMar>
                  <w:top w:w="-1" w:type="dxa"/>
                  <w:left w:w="-1" w:type="dxa"/>
                  <w:bottom w:w="-1" w:type="dxa"/>
                  <w:right w:w="-1" w:type="dxa"/>
                </w:tcMar>
                <w:vAlign w:val="center"/>
              </w:tcPr>
            </w:tcPrChange>
          </w:tcPr>
          <w:p w14:paraId="1627C649">
            <w:pPr>
              <w:snapToGrid w:val="0"/>
              <w:spacing w:line="240" w:lineRule="auto"/>
              <w:ind w:left="0" w:leftChars="0" w:right="0" w:rightChars="0" w:firstLine="0" w:firstLineChars="0"/>
              <w:jc w:val="center"/>
              <w:rPr>
                <w:ins w:id="294" w:author="小宋" w:date="2026-07-06T23:20:47Z"/>
                <w:rFonts w:hint="eastAsia" w:ascii="宋体" w:hAnsi="宋体" w:eastAsia="宋体" w:cs="宋体"/>
                <w:b/>
                <w:bCs/>
                <w:sz w:val="21"/>
                <w:szCs w:val="21"/>
              </w:rPr>
            </w:pPr>
            <w:ins w:id="295" w:author="小宋" w:date="2026-07-06T23:22:27Z">
              <w:r>
                <w:rPr>
                  <w:rFonts w:hint="eastAsia" w:ascii="Times New Roman Regular" w:hAnsi="Times New Roman Regular" w:cs="Times New Roman Regular"/>
                  <w:b/>
                  <w:bCs/>
                  <w:sz w:val="21"/>
                  <w:szCs w:val="21"/>
                  <w:rPrChange w:id="296" w:author="小宋" w:date="2026-07-06T23:52:31Z">
                    <w:rPr>
                      <w:rFonts w:hint="eastAsia" w:ascii="Times New Roman Regular" w:hAnsi="Times New Roman Regular" w:cs="Times New Roman Regular"/>
                      <w:sz w:val="21"/>
                      <w:szCs w:val="21"/>
                    </w:rPr>
                  </w:rPrChange>
                </w:rPr>
                <w:t>BFATH</w:t>
              </w:r>
            </w:ins>
            <w:ins w:id="297" w:author="小宋" w:date="2026-07-06T23:22:27Z">
              <w:r>
                <w:rPr>
                  <w:rFonts w:hint="eastAsia" w:ascii="Times New Roman Regular" w:hAnsi="Times New Roman Regular" w:cs="Times New Roman Regular"/>
                  <w:b/>
                  <w:bCs/>
                  <w:sz w:val="21"/>
                  <w:szCs w:val="21"/>
                  <w:lang w:val="en-US" w:eastAsia="zh-CN"/>
                  <w:rPrChange w:id="298" w:author="小宋" w:date="2026-07-06T23:52:31Z">
                    <w:rPr>
                      <w:rFonts w:hint="eastAsia" w:ascii="Times New Roman Regular" w:hAnsi="Times New Roman Regular" w:cs="Times New Roman Regular"/>
                      <w:sz w:val="21"/>
                      <w:szCs w:val="21"/>
                      <w:lang w:val="en-US" w:eastAsia="zh-CN"/>
                    </w:rPr>
                  </w:rPrChange>
                </w:rPr>
                <w:t>自建</w:t>
              </w:r>
            </w:ins>
            <w:ins w:id="299" w:author="小宋" w:date="2026-07-06T23:22:27Z">
              <w:r>
                <w:rPr>
                  <w:rFonts w:hint="eastAsia" w:ascii="Times New Roman Regular" w:hAnsi="Times New Roman Regular" w:cs="Times New Roman Regular"/>
                  <w:b/>
                  <w:bCs/>
                  <w:sz w:val="21"/>
                  <w:szCs w:val="21"/>
                  <w:rPrChange w:id="300" w:author="小宋" w:date="2026-07-06T23:52:31Z">
                    <w:rPr>
                      <w:rFonts w:hint="eastAsia" w:ascii="Times New Roman Regular" w:hAnsi="Times New Roman Regular" w:cs="Times New Roman Regular"/>
                      <w:sz w:val="21"/>
                      <w:szCs w:val="21"/>
                    </w:rPr>
                  </w:rPrChange>
                </w:rPr>
                <w:t>数据集</w:t>
              </w:r>
            </w:ins>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02"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01" w:author="小宋" w:date="2026-07-06T23:20:47Z"/>
          <w:trPrChange w:id="302" w:author="小宋" w:date="2026-07-06T23:53:29Z">
            <w:trPr>
              <w:trHeight w:val="283" w:hRule="atLeast"/>
              <w:jc w:val="center"/>
            </w:trPr>
          </w:trPrChange>
        </w:trPr>
        <w:tc>
          <w:tcPr>
            <w:tcW w:w="1475" w:type="dxa"/>
            <w:tcBorders>
              <w:top w:val="single" w:color="auto" w:sz="4" w:space="0"/>
              <w:left w:val="nil"/>
              <w:bottom w:val="nil"/>
              <w:right w:val="nil"/>
            </w:tcBorders>
            <w:noWrap w:val="0"/>
            <w:tcMar>
              <w:top w:w="-1" w:type="dxa"/>
              <w:left w:w="-1" w:type="dxa"/>
              <w:bottom w:w="-1" w:type="dxa"/>
              <w:right w:w="-1" w:type="dxa"/>
            </w:tcMar>
            <w:vAlign w:val="center"/>
            <w:tcPrChange w:id="303"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4353B453">
            <w:pPr>
              <w:snapToGrid w:val="0"/>
              <w:spacing w:line="240" w:lineRule="auto"/>
              <w:ind w:left="0" w:leftChars="0" w:right="0" w:rightChars="0" w:firstLine="0" w:firstLineChars="0"/>
              <w:jc w:val="center"/>
              <w:rPr>
                <w:ins w:id="304" w:author="小宋" w:date="2026-07-06T23:20:47Z"/>
                <w:rFonts w:hint="default" w:ascii="Times New Roman Regular" w:hAnsi="Times New Roman Regular" w:eastAsia="宋体" w:cs="Times New Roman Regular"/>
                <w:sz w:val="21"/>
                <w:szCs w:val="21"/>
                <w:lang w:val="en-US" w:eastAsia="zh-CN"/>
              </w:rPr>
            </w:pPr>
            <w:ins w:id="305" w:author="小宋" w:date="2026-07-06T23:23:46Z">
              <w:r>
                <w:rPr>
                  <w:rFonts w:hint="eastAsia" w:ascii="Times New Roman Regular"/>
                  <w:sz w:val="21"/>
                  <w:szCs w:val="21"/>
                  <w:lang w:val="en-US" w:eastAsia="zh-CN"/>
                </w:rPr>
                <w:t>数据来源</w:t>
              </w:r>
            </w:ins>
          </w:p>
        </w:tc>
        <w:tc>
          <w:tcPr>
            <w:tcW w:w="3203" w:type="dxa"/>
            <w:tcBorders>
              <w:top w:val="single" w:color="auto" w:sz="4" w:space="0"/>
              <w:left w:val="nil"/>
              <w:bottom w:val="nil"/>
              <w:right w:val="nil"/>
            </w:tcBorders>
            <w:noWrap w:val="0"/>
            <w:tcMar>
              <w:top w:w="-1" w:type="dxa"/>
              <w:left w:w="-1" w:type="dxa"/>
              <w:bottom w:w="-1" w:type="dxa"/>
              <w:right w:w="-1" w:type="dxa"/>
            </w:tcMar>
            <w:vAlign w:val="center"/>
            <w:tcPrChange w:id="306"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6BEE55FE">
            <w:pPr>
              <w:snapToGrid w:val="0"/>
              <w:spacing w:line="240" w:lineRule="auto"/>
              <w:ind w:left="0" w:leftChars="0" w:right="0" w:rightChars="0" w:firstLine="0" w:firstLineChars="0"/>
              <w:jc w:val="center"/>
              <w:rPr>
                <w:ins w:id="307" w:author="小宋" w:date="2026-07-06T23:20:47Z"/>
                <w:rFonts w:ascii="Times New Roman Regular" w:hAnsi="Times New Roman Regular" w:eastAsia="宋体" w:cs="Times New Roman Regular"/>
                <w:sz w:val="21"/>
                <w:szCs w:val="21"/>
              </w:rPr>
            </w:pPr>
            <w:ins w:id="308" w:author="小宋" w:date="2026-07-06T23:24:32Z">
              <w:r>
                <w:rPr>
                  <w:rFonts w:hint="eastAsia" w:eastAsiaTheme="minorEastAsia"/>
                  <w:b w:val="0"/>
                  <w:bCs w:val="0"/>
                  <w:sz w:val="21"/>
                  <w:szCs w:val="21"/>
                  <w:lang w:val="en-US" w:eastAsia="zh-CN"/>
                </w:rPr>
                <w:t>iNaturalist 众包平台</w:t>
              </w:r>
            </w:ins>
          </w:p>
        </w:tc>
        <w:tc>
          <w:tcPr>
            <w:tcW w:w="3979" w:type="dxa"/>
            <w:tcBorders>
              <w:top w:val="single" w:color="auto" w:sz="4" w:space="0"/>
              <w:left w:val="nil"/>
              <w:bottom w:val="nil"/>
              <w:right w:val="nil"/>
            </w:tcBorders>
            <w:noWrap w:val="0"/>
            <w:tcMar>
              <w:top w:w="-1" w:type="dxa"/>
              <w:left w:w="-1" w:type="dxa"/>
              <w:bottom w:w="-1" w:type="dxa"/>
              <w:right w:w="-1" w:type="dxa"/>
            </w:tcMar>
            <w:vAlign w:val="center"/>
            <w:tcPrChange w:id="309"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7FAF58B0">
            <w:pPr>
              <w:snapToGrid w:val="0"/>
              <w:spacing w:line="240" w:lineRule="auto"/>
              <w:ind w:left="0" w:leftChars="0" w:right="0" w:rightChars="0" w:firstLine="0" w:firstLineChars="0"/>
              <w:jc w:val="center"/>
              <w:rPr>
                <w:ins w:id="310" w:author="小宋" w:date="2026-07-06T23:20:47Z"/>
                <w:rFonts w:ascii="Times New Roman Regular" w:hAnsi="Times New Roman Regular" w:eastAsia="宋体" w:cs="Times New Roman Regular"/>
                <w:sz w:val="21"/>
                <w:szCs w:val="21"/>
              </w:rPr>
            </w:pPr>
            <w:ins w:id="311" w:author="小宋" w:date="2026-07-06T23:24:07Z">
              <w:r>
                <w:rPr>
                  <w:rFonts w:hint="eastAsia" w:eastAsiaTheme="minorEastAsia"/>
                  <w:b w:val="0"/>
                  <w:bCs w:val="0"/>
                  <w:sz w:val="21"/>
                  <w:szCs w:val="21"/>
                  <w:lang w:val="en-US" w:eastAsia="zh-CN"/>
                </w:rPr>
                <w:t>《京津冀古树寻踪》书籍数字化</w:t>
              </w:r>
            </w:ins>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13"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12" w:author="小宋" w:date="2026-07-06T23:20:47Z"/>
          <w:trPrChange w:id="313" w:author="小宋" w:date="2026-07-06T23:53:29Z">
            <w:trPr>
              <w:trHeight w:val="283" w:hRule="atLeast"/>
              <w:jc w:val="center"/>
            </w:trPr>
          </w:trPrChange>
        </w:trPr>
        <w:tc>
          <w:tcPr>
            <w:tcW w:w="1475" w:type="dxa"/>
            <w:tcBorders>
              <w:top w:val="nil"/>
              <w:left w:val="nil"/>
              <w:bottom w:val="nil"/>
              <w:right w:val="nil"/>
              <w:tl2br w:val="nil"/>
              <w:tr2bl w:val="nil"/>
            </w:tcBorders>
            <w:noWrap w:val="0"/>
            <w:tcMar>
              <w:top w:w="-1" w:type="dxa"/>
              <w:left w:w="-1" w:type="dxa"/>
              <w:bottom w:w="-1" w:type="dxa"/>
              <w:right w:w="-1" w:type="dxa"/>
            </w:tcMar>
            <w:vAlign w:val="center"/>
            <w:tcPrChange w:id="314" w:author="小宋" w:date="2026-07-06T23:53:29Z">
              <w:tcPr>
                <w:tcW w:w="1424"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70E9E9DF">
            <w:pPr>
              <w:snapToGrid w:val="0"/>
              <w:spacing w:line="240" w:lineRule="auto"/>
              <w:ind w:left="0" w:leftChars="0" w:right="0" w:rightChars="0" w:firstLine="0" w:firstLineChars="0"/>
              <w:jc w:val="center"/>
              <w:rPr>
                <w:ins w:id="315" w:author="小宋" w:date="2026-07-06T23:20:47Z"/>
                <w:rFonts w:hint="default" w:ascii="Times New Roman Regular" w:hAnsi="Times New Roman Regular" w:eastAsia="宋体" w:cs="Times New Roman Regular"/>
                <w:sz w:val="21"/>
                <w:szCs w:val="21"/>
                <w:lang w:val="en-US" w:eastAsia="zh-CN"/>
              </w:rPr>
            </w:pPr>
            <w:ins w:id="316" w:author="小宋" w:date="2026-07-06T23:23:46Z">
              <w:r>
                <w:rPr>
                  <w:rFonts w:hint="eastAsia" w:ascii="Times New Roman Regular" w:hAnsi="Times New Roman Regular" w:cs="Times New Roman Regular"/>
                  <w:sz w:val="21"/>
                  <w:szCs w:val="21"/>
                  <w:lang w:val="en-US" w:eastAsia="zh-CN"/>
                </w:rPr>
                <w:t>数据规模</w:t>
              </w:r>
            </w:ins>
          </w:p>
        </w:tc>
        <w:tc>
          <w:tcPr>
            <w:tcW w:w="3203" w:type="dxa"/>
            <w:tcBorders>
              <w:top w:val="nil"/>
              <w:left w:val="nil"/>
              <w:bottom w:val="nil"/>
              <w:right w:val="nil"/>
              <w:tl2br w:val="nil"/>
              <w:tr2bl w:val="nil"/>
            </w:tcBorders>
            <w:noWrap w:val="0"/>
            <w:tcMar>
              <w:top w:w="-1" w:type="dxa"/>
              <w:left w:w="-1" w:type="dxa"/>
              <w:bottom w:w="-1" w:type="dxa"/>
              <w:right w:w="-1" w:type="dxa"/>
            </w:tcMar>
            <w:vAlign w:val="center"/>
            <w:tcPrChange w:id="317" w:author="小宋" w:date="2026-07-06T23:53:29Z">
              <w:tcPr>
                <w:tcW w:w="1697"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73B2E257">
            <w:pPr>
              <w:snapToGrid w:val="0"/>
              <w:spacing w:line="240" w:lineRule="auto"/>
              <w:ind w:left="0" w:leftChars="0" w:right="0" w:rightChars="0" w:firstLine="0" w:firstLineChars="0"/>
              <w:jc w:val="center"/>
              <w:rPr>
                <w:ins w:id="318" w:author="小宋" w:date="2026-07-06T23:20:47Z"/>
                <w:rFonts w:ascii="Times New Roman Regular" w:hAnsi="Times New Roman Regular" w:eastAsia="宋体" w:cs="Times New Roman Regular"/>
                <w:sz w:val="21"/>
                <w:szCs w:val="21"/>
              </w:rPr>
            </w:pPr>
            <w:ins w:id="319" w:author="小宋" w:date="2026-07-06T23:24:27Z">
              <w:r>
                <w:rPr>
                  <w:rFonts w:hint="eastAsia" w:ascii="Times New Roman Regular" w:hAnsi="Times New Roman Regular" w:eastAsia="宋体" w:cs="Times New Roman Regular"/>
                  <w:sz w:val="21"/>
                  <w:szCs w:val="21"/>
                </w:rPr>
                <w:t>12,544 张图像 / 197 物种</w:t>
              </w:r>
            </w:ins>
          </w:p>
        </w:tc>
        <w:tc>
          <w:tcPr>
            <w:tcW w:w="3979" w:type="dxa"/>
            <w:tcBorders>
              <w:top w:val="nil"/>
              <w:left w:val="nil"/>
              <w:bottom w:val="nil"/>
              <w:right w:val="nil"/>
              <w:tl2br w:val="nil"/>
              <w:tr2bl w:val="nil"/>
            </w:tcBorders>
            <w:noWrap w:val="0"/>
            <w:tcMar>
              <w:top w:w="-1" w:type="dxa"/>
              <w:left w:w="-1" w:type="dxa"/>
              <w:bottom w:w="-1" w:type="dxa"/>
              <w:right w:w="-1" w:type="dxa"/>
            </w:tcMar>
            <w:vAlign w:val="center"/>
            <w:tcPrChange w:id="320" w:author="小宋" w:date="2026-07-06T23:53:29Z">
              <w:tcPr>
                <w:tcW w:w="3562"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0762C8A1">
            <w:pPr>
              <w:snapToGrid w:val="0"/>
              <w:spacing w:line="240" w:lineRule="auto"/>
              <w:ind w:left="0" w:leftChars="0" w:right="0" w:rightChars="0" w:firstLine="0" w:firstLineChars="0"/>
              <w:jc w:val="center"/>
              <w:rPr>
                <w:ins w:id="321" w:author="小宋" w:date="2026-07-06T23:20:47Z"/>
                <w:rFonts w:ascii="Times New Roman Regular" w:hAnsi="Times New Roman Regular" w:eastAsia="宋体" w:cs="Times New Roman Regular"/>
                <w:sz w:val="21"/>
                <w:szCs w:val="21"/>
              </w:rPr>
            </w:pPr>
            <w:ins w:id="322" w:author="小宋" w:date="2026-07-06T23:24:21Z">
              <w:r>
                <w:rPr>
                  <w:rFonts w:hint="eastAsia" w:eastAsiaTheme="minorEastAsia"/>
                  <w:b w:val="0"/>
                  <w:bCs w:val="0"/>
                  <w:sz w:val="21"/>
                  <w:szCs w:val="21"/>
                  <w:lang w:val="en-US" w:eastAsia="zh-CN"/>
                </w:rPr>
                <w:t>300 张图像 / 15 个典型树种</w:t>
              </w:r>
            </w:ins>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24"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23" w:author="小宋" w:date="2026-07-06T23:20:47Z"/>
          <w:trPrChange w:id="324" w:author="小宋" w:date="2026-07-06T23:53:29Z">
            <w:trPr>
              <w:trHeight w:val="283" w:hRule="atLeast"/>
              <w:jc w:val="center"/>
            </w:trPr>
          </w:trPrChange>
        </w:trPr>
        <w:tc>
          <w:tcPr>
            <w:tcW w:w="1475" w:type="dxa"/>
            <w:tcBorders>
              <w:top w:val="nil"/>
              <w:left w:val="nil"/>
              <w:bottom w:val="nil"/>
              <w:right w:val="nil"/>
              <w:tl2br w:val="nil"/>
              <w:tr2bl w:val="nil"/>
            </w:tcBorders>
            <w:noWrap w:val="0"/>
            <w:tcMar>
              <w:top w:w="-1" w:type="dxa"/>
              <w:left w:w="-1" w:type="dxa"/>
              <w:bottom w:w="-1" w:type="dxa"/>
              <w:right w:w="-1" w:type="dxa"/>
            </w:tcMar>
            <w:vAlign w:val="center"/>
            <w:tcPrChange w:id="325" w:author="小宋" w:date="2026-07-06T23:53:29Z">
              <w:tcPr>
                <w:tcW w:w="1424"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2523CD5B">
            <w:pPr>
              <w:snapToGrid w:val="0"/>
              <w:spacing w:line="240" w:lineRule="auto"/>
              <w:ind w:left="0" w:leftChars="0" w:right="0" w:rightChars="0" w:firstLine="0" w:firstLineChars="0"/>
              <w:jc w:val="center"/>
              <w:rPr>
                <w:ins w:id="326" w:author="小宋" w:date="2026-07-06T23:20:47Z"/>
                <w:rFonts w:hint="default" w:ascii="Times New Roman Regular" w:hAnsi="Times New Roman Regular" w:eastAsia="宋体" w:cs="Times New Roman Regular"/>
                <w:sz w:val="21"/>
                <w:szCs w:val="21"/>
                <w:lang w:val="en-US" w:eastAsia="zh-CN"/>
              </w:rPr>
            </w:pPr>
            <w:ins w:id="327" w:author="小宋" w:date="2026-07-06T23:23:46Z">
              <w:r>
                <w:rPr>
                  <w:rFonts w:hint="eastAsia" w:ascii="Times New Roman Regular" w:hAnsi="Times New Roman Regular" w:cs="Times New Roman Regular"/>
                  <w:sz w:val="21"/>
                  <w:szCs w:val="21"/>
                  <w:lang w:val="en-US" w:eastAsia="zh-CN"/>
                </w:rPr>
                <w:t>数据划分</w:t>
              </w:r>
            </w:ins>
          </w:p>
        </w:tc>
        <w:tc>
          <w:tcPr>
            <w:tcW w:w="3203" w:type="dxa"/>
            <w:tcBorders>
              <w:top w:val="nil"/>
              <w:left w:val="nil"/>
              <w:bottom w:val="nil"/>
              <w:right w:val="nil"/>
              <w:tl2br w:val="nil"/>
              <w:tr2bl w:val="nil"/>
            </w:tcBorders>
            <w:noWrap w:val="0"/>
            <w:tcMar>
              <w:top w:w="-1" w:type="dxa"/>
              <w:left w:w="-1" w:type="dxa"/>
              <w:bottom w:w="-1" w:type="dxa"/>
              <w:right w:w="-1" w:type="dxa"/>
            </w:tcMar>
            <w:vAlign w:val="center"/>
            <w:tcPrChange w:id="328" w:author="小宋" w:date="2026-07-06T23:53:29Z">
              <w:tcPr>
                <w:tcW w:w="1697"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66D66197">
            <w:pPr>
              <w:snapToGrid w:val="0"/>
              <w:spacing w:line="240" w:lineRule="auto"/>
              <w:ind w:left="0" w:leftChars="0" w:right="0" w:rightChars="0" w:firstLine="0" w:firstLineChars="0"/>
              <w:jc w:val="center"/>
              <w:rPr>
                <w:ins w:id="329" w:author="小宋" w:date="2026-07-06T23:20:47Z"/>
                <w:rFonts w:ascii="Times New Roman Regular" w:hAnsi="Times New Roman Regular" w:eastAsia="宋体" w:cs="Times New Roman Regular"/>
                <w:sz w:val="21"/>
                <w:szCs w:val="21"/>
              </w:rPr>
            </w:pPr>
            <w:ins w:id="330" w:author="小宋" w:date="2026-07-06T23:24:40Z">
              <w:r>
                <w:rPr>
                  <w:rFonts w:hint="eastAsia" w:ascii="Times New Roman Regular" w:hAnsi="Times New Roman Regular" w:eastAsia="宋体" w:cs="Times New Roman Regular"/>
                  <w:sz w:val="21"/>
                  <w:szCs w:val="21"/>
                </w:rPr>
                <w:t>训练集 8781 / 验证集 2509 / 测试集 1254（约 7:2:1）</w:t>
              </w:r>
            </w:ins>
          </w:p>
        </w:tc>
        <w:tc>
          <w:tcPr>
            <w:tcW w:w="3979" w:type="dxa"/>
            <w:tcBorders>
              <w:top w:val="nil"/>
              <w:left w:val="nil"/>
              <w:bottom w:val="nil"/>
              <w:right w:val="nil"/>
              <w:tl2br w:val="nil"/>
              <w:tr2bl w:val="nil"/>
            </w:tcBorders>
            <w:noWrap w:val="0"/>
            <w:tcMar>
              <w:top w:w="-1" w:type="dxa"/>
              <w:left w:w="-1" w:type="dxa"/>
              <w:bottom w:w="-1" w:type="dxa"/>
              <w:right w:w="-1" w:type="dxa"/>
            </w:tcMar>
            <w:vAlign w:val="center"/>
            <w:tcPrChange w:id="331" w:author="小宋" w:date="2026-07-06T23:53:29Z">
              <w:tcPr>
                <w:tcW w:w="3562"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56D96553">
            <w:pPr>
              <w:snapToGrid w:val="0"/>
              <w:spacing w:line="240" w:lineRule="auto"/>
              <w:ind w:left="0" w:leftChars="0" w:right="0" w:rightChars="0" w:firstLine="0" w:firstLineChars="0"/>
              <w:jc w:val="center"/>
              <w:rPr>
                <w:ins w:id="332" w:author="小宋" w:date="2026-07-06T23:20:47Z"/>
                <w:rFonts w:hint="default" w:ascii="Times New Roman Regular" w:hAnsi="Times New Roman Regular" w:eastAsia="宋体" w:cs="Times New Roman Regular"/>
                <w:sz w:val="21"/>
                <w:szCs w:val="21"/>
                <w:lang w:val="en-US" w:eastAsia="zh-CN"/>
              </w:rPr>
            </w:pPr>
            <w:ins w:id="333" w:author="小宋" w:date="2026-07-06T23:24:45Z">
              <w:r>
                <w:rPr>
                  <w:rFonts w:hint="eastAsia" w:eastAsiaTheme="minorEastAsia"/>
                  <w:b w:val="0"/>
                  <w:bCs w:val="0"/>
                  <w:sz w:val="21"/>
                  <w:szCs w:val="21"/>
                  <w:lang w:val="en-US" w:eastAsia="zh-CN"/>
                </w:rPr>
                <w:t>训练集 240 / 验证集 30 / 测试集 30（8:1:1）</w:t>
              </w:r>
            </w:ins>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35"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34" w:author="小宋" w:date="2026-07-06T23:20:47Z"/>
          <w:trPrChange w:id="335" w:author="小宋" w:date="2026-07-06T23:53:29Z">
            <w:trPr>
              <w:trHeight w:val="283" w:hRule="atLeast"/>
              <w:jc w:val="center"/>
            </w:trPr>
          </w:trPrChange>
        </w:trPr>
        <w:tc>
          <w:tcPr>
            <w:tcW w:w="1475" w:type="dxa"/>
            <w:tcBorders>
              <w:top w:val="nil"/>
              <w:left w:val="nil"/>
              <w:bottom w:val="nil"/>
              <w:right w:val="nil"/>
            </w:tcBorders>
            <w:noWrap w:val="0"/>
            <w:tcMar>
              <w:top w:w="-1" w:type="dxa"/>
              <w:left w:w="-1" w:type="dxa"/>
              <w:bottom w:w="-1" w:type="dxa"/>
              <w:right w:w="-1" w:type="dxa"/>
            </w:tcMar>
            <w:vAlign w:val="center"/>
            <w:tcPrChange w:id="336"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3E234AF8">
            <w:pPr>
              <w:snapToGrid w:val="0"/>
              <w:spacing w:line="240" w:lineRule="auto"/>
              <w:ind w:left="0" w:leftChars="0" w:right="0" w:rightChars="0" w:firstLine="0" w:firstLineChars="0"/>
              <w:jc w:val="center"/>
              <w:rPr>
                <w:ins w:id="337" w:author="小宋" w:date="2026-07-06T23:20:47Z"/>
                <w:rFonts w:hint="default" w:ascii="Times New Roman Regular" w:hAnsi="Times New Roman Regular" w:eastAsia="宋体" w:cs="Times New Roman Regular"/>
                <w:sz w:val="21"/>
                <w:szCs w:val="21"/>
                <w:lang w:val="en-US" w:eastAsia="zh-CN"/>
              </w:rPr>
            </w:pPr>
            <w:ins w:id="338" w:author="小宋" w:date="2026-07-06T23:23:46Z">
              <w:r>
                <w:rPr>
                  <w:rFonts w:hint="eastAsia" w:ascii="Times New Roman Regular" w:hAnsi="Times New Roman Regular" w:cs="Times New Roman Regular"/>
                  <w:sz w:val="21"/>
                  <w:szCs w:val="21"/>
                  <w:lang w:val="en-US" w:eastAsia="zh-CN"/>
                </w:rPr>
                <w:t>核心用途</w:t>
              </w:r>
            </w:ins>
          </w:p>
        </w:tc>
        <w:tc>
          <w:tcPr>
            <w:tcW w:w="3203" w:type="dxa"/>
            <w:tcBorders>
              <w:top w:val="nil"/>
              <w:left w:val="nil"/>
              <w:bottom w:val="nil"/>
              <w:right w:val="nil"/>
            </w:tcBorders>
            <w:noWrap w:val="0"/>
            <w:tcMar>
              <w:top w:w="-1" w:type="dxa"/>
              <w:left w:w="-1" w:type="dxa"/>
              <w:bottom w:w="-1" w:type="dxa"/>
              <w:right w:w="-1" w:type="dxa"/>
            </w:tcMar>
            <w:vAlign w:val="center"/>
            <w:tcPrChange w:id="339"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163AE0C2">
            <w:pPr>
              <w:snapToGrid w:val="0"/>
              <w:spacing w:line="240" w:lineRule="auto"/>
              <w:ind w:left="0" w:leftChars="0" w:right="0" w:rightChars="0" w:firstLine="0" w:firstLineChars="0"/>
              <w:jc w:val="center"/>
              <w:rPr>
                <w:ins w:id="340" w:author="小宋" w:date="2026-07-06T23:20:47Z"/>
                <w:rFonts w:ascii="Times New Roman Regular" w:hAnsi="Times New Roman Regular" w:eastAsia="宋体" w:cs="Times New Roman Regular"/>
                <w:sz w:val="21"/>
                <w:szCs w:val="21"/>
              </w:rPr>
            </w:pPr>
            <w:ins w:id="341" w:author="小宋" w:date="2026-07-06T23:24:50Z">
              <w:r>
                <w:rPr>
                  <w:rFonts w:hint="eastAsia" w:eastAsiaTheme="minorEastAsia"/>
                  <w:b w:val="0"/>
                  <w:bCs w:val="0"/>
                  <w:sz w:val="21"/>
                  <w:szCs w:val="21"/>
                  <w:lang w:val="en-US" w:eastAsia="zh-CN"/>
                </w:rPr>
                <w:t>模型预训练、基线对比</w:t>
              </w:r>
            </w:ins>
            <w:ins w:id="342" w:author="小宋" w:date="2026-07-06T23:24:52Z">
              <w:r>
                <w:rPr>
                  <w:rFonts w:hint="eastAsia" w:eastAsiaTheme="minorEastAsia"/>
                  <w:b w:val="0"/>
                  <w:bCs w:val="0"/>
                  <w:sz w:val="21"/>
                  <w:szCs w:val="21"/>
                  <w:lang w:val="en-US" w:eastAsia="zh-CN"/>
                </w:rPr>
                <w:t>和</w:t>
              </w:r>
            </w:ins>
            <w:ins w:id="343" w:author="小宋" w:date="2026-07-06T23:24:50Z">
              <w:r>
                <w:rPr>
                  <w:rFonts w:hint="eastAsia" w:eastAsiaTheme="minorEastAsia"/>
                  <w:b w:val="0"/>
                  <w:bCs w:val="0"/>
                  <w:sz w:val="21"/>
                  <w:szCs w:val="21"/>
                  <w:lang w:val="en-US" w:eastAsia="zh-CN"/>
                </w:rPr>
                <w:t>消融实验</w:t>
              </w:r>
            </w:ins>
          </w:p>
        </w:tc>
        <w:tc>
          <w:tcPr>
            <w:tcW w:w="3979" w:type="dxa"/>
            <w:tcBorders>
              <w:top w:val="nil"/>
              <w:left w:val="nil"/>
              <w:bottom w:val="nil"/>
              <w:right w:val="nil"/>
            </w:tcBorders>
            <w:noWrap w:val="0"/>
            <w:tcMar>
              <w:top w:w="-1" w:type="dxa"/>
              <w:left w:w="-1" w:type="dxa"/>
              <w:bottom w:w="-1" w:type="dxa"/>
              <w:right w:w="-1" w:type="dxa"/>
            </w:tcMar>
            <w:vAlign w:val="center"/>
            <w:tcPrChange w:id="344"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59CEDC49">
            <w:pPr>
              <w:snapToGrid w:val="0"/>
              <w:spacing w:line="240" w:lineRule="auto"/>
              <w:ind w:left="0" w:leftChars="0" w:right="0" w:rightChars="0" w:firstLine="0" w:firstLineChars="0"/>
              <w:jc w:val="center"/>
              <w:rPr>
                <w:ins w:id="345" w:author="小宋" w:date="2026-07-06T23:20:47Z"/>
                <w:rFonts w:hint="default" w:ascii="Times New Roman Regular" w:hAnsi="Times New Roman Regular" w:eastAsia="宋体" w:cs="Times New Roman Regular"/>
                <w:sz w:val="21"/>
                <w:szCs w:val="21"/>
                <w:lang w:val="en-US" w:eastAsia="zh-CN"/>
              </w:rPr>
            </w:pPr>
            <w:ins w:id="346" w:author="小宋" w:date="2026-07-06T23:24:56Z">
              <w:r>
                <w:rPr>
                  <w:rFonts w:hint="default" w:ascii="Times New Roman Regular" w:hAnsi="Times New Roman Regular" w:eastAsia="宋体" w:cs="Times New Roman Regular"/>
                  <w:sz w:val="21"/>
                  <w:szCs w:val="21"/>
                  <w:lang w:val="en-US" w:eastAsia="zh-CN"/>
                </w:rPr>
                <w:t>领域微调、系统演示</w:t>
              </w:r>
            </w:ins>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48"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47" w:author="小宋" w:date="2026-07-06T23:20:47Z"/>
          <w:trPrChange w:id="348" w:author="小宋" w:date="2026-07-06T23:53:29Z">
            <w:trPr>
              <w:trHeight w:val="283" w:hRule="atLeast"/>
              <w:jc w:val="center"/>
            </w:trPr>
          </w:trPrChange>
        </w:trPr>
        <w:tc>
          <w:tcPr>
            <w:tcW w:w="1475" w:type="dxa"/>
            <w:tcBorders>
              <w:top w:val="nil"/>
              <w:left w:val="nil"/>
              <w:bottom w:val="nil"/>
              <w:right w:val="nil"/>
            </w:tcBorders>
            <w:noWrap w:val="0"/>
            <w:tcMar>
              <w:top w:w="-1" w:type="dxa"/>
              <w:left w:w="-1" w:type="dxa"/>
              <w:bottom w:w="-1" w:type="dxa"/>
              <w:right w:w="-1" w:type="dxa"/>
            </w:tcMar>
            <w:vAlign w:val="center"/>
            <w:tcPrChange w:id="349"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791A62E7">
            <w:pPr>
              <w:snapToGrid w:val="0"/>
              <w:spacing w:line="240" w:lineRule="auto"/>
              <w:ind w:left="0" w:leftChars="0" w:right="0" w:rightChars="0" w:firstLine="0" w:firstLineChars="0"/>
              <w:jc w:val="center"/>
              <w:rPr>
                <w:ins w:id="350" w:author="小宋" w:date="2026-07-06T23:20:47Z"/>
                <w:rFonts w:ascii="Times New Roman Regular" w:hAnsi="Times New Roman Regular" w:eastAsia="宋体" w:cs="Times New Roman Regular"/>
                <w:sz w:val="21"/>
                <w:szCs w:val="21"/>
              </w:rPr>
            </w:pPr>
            <w:ins w:id="351" w:author="小宋" w:date="2026-07-06T23:23:46Z">
              <w:r>
                <w:rPr>
                  <w:rFonts w:hint="eastAsia" w:ascii="Times New Roman Regular" w:hAnsi="Times New Roman Regular" w:cs="Times New Roman Regular"/>
                  <w:sz w:val="21"/>
                  <w:szCs w:val="21"/>
                  <w:lang w:val="en-US" w:eastAsia="zh-CN"/>
                </w:rPr>
                <w:t>字段特点</w:t>
              </w:r>
            </w:ins>
          </w:p>
        </w:tc>
        <w:tc>
          <w:tcPr>
            <w:tcW w:w="3203" w:type="dxa"/>
            <w:tcBorders>
              <w:top w:val="nil"/>
              <w:left w:val="nil"/>
              <w:bottom w:val="nil"/>
              <w:right w:val="nil"/>
            </w:tcBorders>
            <w:noWrap w:val="0"/>
            <w:tcMar>
              <w:top w:w="-1" w:type="dxa"/>
              <w:left w:w="-1" w:type="dxa"/>
              <w:bottom w:w="-1" w:type="dxa"/>
              <w:right w:w="-1" w:type="dxa"/>
            </w:tcMar>
            <w:vAlign w:val="center"/>
            <w:tcPrChange w:id="352"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3BC9E0CA">
            <w:pPr>
              <w:snapToGrid w:val="0"/>
              <w:spacing w:line="240" w:lineRule="auto"/>
              <w:ind w:left="0" w:leftChars="0" w:right="0" w:rightChars="0" w:firstLine="0" w:firstLineChars="0"/>
              <w:jc w:val="center"/>
              <w:rPr>
                <w:ins w:id="353" w:author="小宋" w:date="2026-07-06T23:20:47Z"/>
                <w:rFonts w:ascii="Times New Roman Regular" w:hAnsi="Times New Roman Regular" w:eastAsia="宋体" w:cs="Times New Roman Regular"/>
                <w:sz w:val="21"/>
                <w:szCs w:val="21"/>
              </w:rPr>
            </w:pPr>
            <w:ins w:id="354" w:author="小宋" w:date="2026-07-06T23:25:05Z">
              <w:r>
                <w:rPr>
                  <w:rFonts w:hint="eastAsia" w:ascii="Times New Roman Regular" w:hAnsi="Times New Roman Regular" w:eastAsia="宋体" w:cs="Times New Roman Regular"/>
                  <w:sz w:val="21"/>
                  <w:szCs w:val="21"/>
                </w:rPr>
                <w:t>图像、物种标签、位置坐标</w:t>
              </w:r>
            </w:ins>
          </w:p>
        </w:tc>
        <w:tc>
          <w:tcPr>
            <w:tcW w:w="3979" w:type="dxa"/>
            <w:tcBorders>
              <w:top w:val="nil"/>
              <w:left w:val="nil"/>
              <w:bottom w:val="nil"/>
              <w:right w:val="nil"/>
            </w:tcBorders>
            <w:noWrap w:val="0"/>
            <w:tcMar>
              <w:top w:w="-1" w:type="dxa"/>
              <w:left w:w="-1" w:type="dxa"/>
              <w:bottom w:w="-1" w:type="dxa"/>
              <w:right w:w="-1" w:type="dxa"/>
            </w:tcMar>
            <w:vAlign w:val="center"/>
            <w:tcPrChange w:id="355"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7B7BBEAF">
            <w:pPr>
              <w:snapToGrid w:val="0"/>
              <w:spacing w:line="240" w:lineRule="auto"/>
              <w:ind w:left="0" w:leftChars="0" w:right="0" w:rightChars="0" w:firstLine="0" w:firstLineChars="0"/>
              <w:jc w:val="center"/>
              <w:rPr>
                <w:ins w:id="356" w:author="小宋" w:date="2026-07-06T23:20:47Z"/>
                <w:rFonts w:hint="default" w:ascii="Times New Roman Regular" w:hAnsi="Times New Roman Regular" w:eastAsia="宋体" w:cs="Times New Roman Regular"/>
                <w:sz w:val="21"/>
                <w:szCs w:val="21"/>
                <w:lang w:val="en-US" w:eastAsia="zh-CN"/>
              </w:rPr>
            </w:pPr>
            <w:ins w:id="357" w:author="小宋" w:date="2026-07-06T23:25:10Z">
              <w:r>
                <w:rPr>
                  <w:rFonts w:hint="eastAsia" w:eastAsiaTheme="minorEastAsia"/>
                  <w:b w:val="0"/>
                  <w:bCs w:val="0"/>
                  <w:sz w:val="21"/>
                  <w:szCs w:val="21"/>
                  <w:lang w:val="en-US" w:eastAsia="zh-CN"/>
                </w:rPr>
                <w:t>图像、物种标签、位置坐标、树龄/树高/保护级别（仅展示）</w:t>
              </w:r>
            </w:ins>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59"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58" w:author="小宋" w:date="2026-07-06T23:20:47Z"/>
          <w:trPrChange w:id="359" w:author="小宋" w:date="2026-07-06T23:53:29Z">
            <w:trPr>
              <w:trHeight w:val="283" w:hRule="atLeast"/>
              <w:jc w:val="center"/>
            </w:trPr>
          </w:trPrChange>
        </w:trPr>
        <w:tc>
          <w:tcPr>
            <w:tcW w:w="1475" w:type="dxa"/>
            <w:tcBorders>
              <w:top w:val="nil"/>
              <w:left w:val="nil"/>
              <w:bottom w:val="single" w:color="auto" w:sz="12" w:space="0"/>
              <w:right w:val="nil"/>
            </w:tcBorders>
            <w:noWrap w:val="0"/>
            <w:tcMar>
              <w:top w:w="-1" w:type="dxa"/>
              <w:left w:w="-1" w:type="dxa"/>
              <w:bottom w:w="-1" w:type="dxa"/>
              <w:right w:w="-1" w:type="dxa"/>
            </w:tcMar>
            <w:vAlign w:val="center"/>
            <w:tcPrChange w:id="360" w:author="小宋" w:date="2026-07-06T23:53:29Z">
              <w:tcPr>
                <w:tcW w:w="1424" w:type="dxa"/>
                <w:tcBorders>
                  <w:bottom w:val="single" w:color="auto" w:sz="12" w:space="0"/>
                </w:tcBorders>
                <w:noWrap w:val="0"/>
                <w:tcMar>
                  <w:top w:w="-1" w:type="dxa"/>
                  <w:left w:w="-1" w:type="dxa"/>
                  <w:bottom w:w="-1" w:type="dxa"/>
                  <w:right w:w="-1" w:type="dxa"/>
                </w:tcMar>
                <w:vAlign w:val="center"/>
              </w:tcPr>
            </w:tcPrChange>
          </w:tcPr>
          <w:p w14:paraId="1DCEA1B4">
            <w:pPr>
              <w:snapToGrid w:val="0"/>
              <w:spacing w:line="240" w:lineRule="auto"/>
              <w:ind w:left="0" w:leftChars="0" w:right="0" w:rightChars="0" w:firstLine="0" w:firstLineChars="0"/>
              <w:jc w:val="center"/>
              <w:rPr>
                <w:ins w:id="361" w:author="小宋" w:date="2026-07-06T23:20:47Z"/>
                <w:rFonts w:ascii="Times New Roman Regular" w:hAnsi="Times New Roman Regular" w:eastAsia="宋体" w:cs="Times New Roman Regular"/>
                <w:sz w:val="21"/>
                <w:szCs w:val="21"/>
              </w:rPr>
            </w:pPr>
            <w:ins w:id="362" w:author="小宋" w:date="2026-07-06T23:25:26Z">
              <w:r>
                <w:rPr>
                  <w:rFonts w:hint="eastAsia" w:ascii="Times New Roman Regular" w:hAnsi="Times New Roman Regular" w:cs="Times New Roman Regular"/>
                  <w:sz w:val="21"/>
                  <w:szCs w:val="21"/>
                  <w:lang w:val="en-US" w:eastAsia="zh-CN"/>
                </w:rPr>
                <w:t>数据定位</w:t>
              </w:r>
            </w:ins>
          </w:p>
        </w:tc>
        <w:tc>
          <w:tcPr>
            <w:tcW w:w="3203" w:type="dxa"/>
            <w:tcBorders>
              <w:top w:val="nil"/>
              <w:left w:val="nil"/>
              <w:bottom w:val="single" w:color="auto" w:sz="12" w:space="0"/>
              <w:right w:val="nil"/>
            </w:tcBorders>
            <w:noWrap w:val="0"/>
            <w:tcMar>
              <w:top w:w="-1" w:type="dxa"/>
              <w:left w:w="-1" w:type="dxa"/>
              <w:bottom w:w="-1" w:type="dxa"/>
              <w:right w:w="-1" w:type="dxa"/>
            </w:tcMar>
            <w:vAlign w:val="center"/>
            <w:tcPrChange w:id="363" w:author="小宋" w:date="2026-07-06T23:53:29Z">
              <w:tcPr>
                <w:tcW w:w="1697" w:type="dxa"/>
                <w:tcBorders>
                  <w:top w:val="nil"/>
                  <w:left w:val="nil"/>
                  <w:bottom w:val="single" w:color="auto" w:sz="12" w:space="0"/>
                  <w:right w:val="nil"/>
                </w:tcBorders>
                <w:noWrap w:val="0"/>
                <w:tcMar>
                  <w:top w:w="-1" w:type="dxa"/>
                  <w:left w:w="-1" w:type="dxa"/>
                  <w:bottom w:w="-1" w:type="dxa"/>
                  <w:right w:w="-1" w:type="dxa"/>
                </w:tcMar>
                <w:vAlign w:val="center"/>
              </w:tcPr>
            </w:tcPrChange>
          </w:tcPr>
          <w:p w14:paraId="2CEC4A55">
            <w:pPr>
              <w:snapToGrid w:val="0"/>
              <w:spacing w:line="240" w:lineRule="auto"/>
              <w:ind w:left="0" w:leftChars="0" w:right="0" w:rightChars="0" w:firstLine="0" w:firstLineChars="0"/>
              <w:jc w:val="center"/>
              <w:rPr>
                <w:ins w:id="364" w:author="小宋" w:date="2026-07-06T23:20:47Z"/>
                <w:rFonts w:hint="eastAsia" w:ascii="Times New Roman Regular" w:hAnsi="Times New Roman Regular" w:eastAsia="宋体" w:cs="Times New Roman Regular"/>
                <w:sz w:val="21"/>
                <w:szCs w:val="21"/>
                <w:lang w:val="en-US" w:eastAsia="zh-CN"/>
              </w:rPr>
            </w:pPr>
            <w:ins w:id="365" w:author="小宋" w:date="2026-07-06T23:25:26Z">
              <w:r>
                <w:rPr>
                  <w:rFonts w:hint="eastAsia" w:ascii="Times New Roman Regular" w:hAnsi="Times New Roman Regular" w:eastAsia="宋体" w:cs="Times New Roman Regular"/>
                  <w:sz w:val="21"/>
                  <w:szCs w:val="21"/>
                </w:rPr>
                <w:t>通用预训练与性能基准</w:t>
              </w:r>
            </w:ins>
          </w:p>
        </w:tc>
        <w:tc>
          <w:tcPr>
            <w:tcW w:w="3979" w:type="dxa"/>
            <w:tcBorders>
              <w:top w:val="nil"/>
              <w:left w:val="nil"/>
              <w:bottom w:val="single" w:color="auto" w:sz="12" w:space="0"/>
              <w:right w:val="nil"/>
            </w:tcBorders>
            <w:noWrap w:val="0"/>
            <w:tcMar>
              <w:top w:w="-1" w:type="dxa"/>
              <w:left w:w="-1" w:type="dxa"/>
              <w:bottom w:w="-1" w:type="dxa"/>
              <w:right w:w="-1" w:type="dxa"/>
            </w:tcMar>
            <w:vAlign w:val="center"/>
            <w:tcPrChange w:id="366" w:author="小宋" w:date="2026-07-06T23:53:29Z">
              <w:tcPr>
                <w:tcW w:w="3562" w:type="dxa"/>
                <w:tcBorders>
                  <w:top w:val="nil"/>
                  <w:left w:val="nil"/>
                  <w:bottom w:val="single" w:color="auto" w:sz="12" w:space="0"/>
                  <w:right w:val="nil"/>
                </w:tcBorders>
                <w:noWrap w:val="0"/>
                <w:tcMar>
                  <w:top w:w="-1" w:type="dxa"/>
                  <w:left w:w="-1" w:type="dxa"/>
                  <w:bottom w:w="-1" w:type="dxa"/>
                  <w:right w:w="-1" w:type="dxa"/>
                </w:tcMar>
                <w:vAlign w:val="center"/>
              </w:tcPr>
            </w:tcPrChange>
          </w:tcPr>
          <w:p w14:paraId="37131E9D">
            <w:pPr>
              <w:snapToGrid w:val="0"/>
              <w:spacing w:line="240" w:lineRule="auto"/>
              <w:ind w:left="0" w:leftChars="0" w:right="0" w:rightChars="0" w:firstLine="0" w:firstLineChars="0"/>
              <w:jc w:val="center"/>
              <w:rPr>
                <w:ins w:id="367" w:author="小宋" w:date="2026-07-06T23:20:47Z"/>
                <w:rFonts w:hint="default" w:ascii="Times New Roman Regular" w:hAnsi="Times New Roman Regular" w:eastAsia="宋体" w:cs="Times New Roman Regular"/>
                <w:sz w:val="21"/>
                <w:szCs w:val="21"/>
                <w:lang w:val="en-US" w:eastAsia="zh-CN"/>
              </w:rPr>
            </w:pPr>
            <w:ins w:id="368" w:author="小宋" w:date="2026-07-06T23:25:26Z">
              <w:r>
                <w:rPr>
                  <w:rFonts w:hint="default" w:ascii="Times New Roman" w:hAnsi="Times New Roman" w:cs="Times New Roman" w:eastAsiaTheme="minorEastAsia"/>
                  <w:b w:val="0"/>
                  <w:bCs w:val="0"/>
                  <w:sz w:val="21"/>
                  <w:szCs w:val="21"/>
                  <w:lang w:val="en-US" w:eastAsia="zh-CN"/>
                </w:rPr>
                <w:t>古树名木领域迁移验证</w:t>
              </w:r>
            </w:ins>
          </w:p>
        </w:tc>
      </w:tr>
    </w:tbl>
    <w:p w14:paraId="1CD8FF9C">
      <w:pPr>
        <w:bidi w:val="0"/>
        <w:ind w:firstLine="0" w:firstLineChars="0"/>
        <w:rPr>
          <w:rFonts w:hint="eastAsia"/>
        </w:rPr>
        <w:pPrChange w:id="369" w:author="小宋" w:date="2026-07-06T23:26:59Z">
          <w:pPr>
            <w:bidi w:val="0"/>
          </w:pPr>
        </w:pPrChange>
      </w:pPr>
    </w:p>
    <w:p w14:paraId="19013A6B">
      <w:pPr>
        <w:pStyle w:val="4"/>
      </w:pPr>
      <w:bookmarkStart w:id="115" w:name="_Toc1770392442"/>
      <w:bookmarkStart w:id="116" w:name="_Toc14020"/>
      <w:bookmarkStart w:id="117" w:name="_Toc2909"/>
      <w:bookmarkStart w:id="118" w:name="_Toc599"/>
      <w:r>
        <w:t>3.</w:t>
      </w:r>
      <w:r>
        <w:rPr>
          <w:rFonts w:hint="eastAsia"/>
        </w:rPr>
        <w:t>3</w:t>
      </w:r>
      <w:r>
        <w:t>.</w:t>
      </w:r>
      <w:bookmarkEnd w:id="115"/>
      <w:ins w:id="370" w:author="小宋" w:date="2026-07-06T23:04:36Z">
        <w:r>
          <w:rPr>
            <w:rFonts w:hint="eastAsia"/>
            <w:lang w:val="en-US" w:eastAsia="zh-CN"/>
          </w:rPr>
          <w:t>3</w:t>
        </w:r>
      </w:ins>
      <w:del w:id="371" w:author="小宋" w:date="2026-07-06T23:04:36Z">
        <w:r>
          <w:rPr>
            <w:rFonts w:hint="eastAsia"/>
          </w:rPr>
          <w:delText>2</w:delText>
        </w:r>
        <w:bookmarkEnd w:id="116"/>
      </w:del>
      <w:r>
        <w:rPr>
          <w:rFonts w:hint="eastAsia"/>
          <w:lang w:val="en-US" w:eastAsia="zh-CN"/>
        </w:rPr>
        <w:t xml:space="preserve"> </w:t>
      </w:r>
      <w:r>
        <w:rPr>
          <w:rFonts w:hint="eastAsia"/>
        </w:rPr>
        <w:t>数据预处理</w:t>
      </w:r>
      <w:bookmarkEnd w:id="117"/>
      <w:bookmarkEnd w:id="118"/>
    </w:p>
    <w:p w14:paraId="4A34BC90">
      <w:pPr>
        <w:bidi w:val="0"/>
        <w:rPr>
          <w:rFonts w:hint="eastAsia"/>
        </w:rPr>
      </w:pPr>
      <w:bookmarkStart w:id="119"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20" w:name="_Toc3128"/>
      <w:bookmarkStart w:id="121" w:name="_Toc10259"/>
      <w:r>
        <w:t>3.</w:t>
      </w:r>
      <w:r>
        <w:rPr>
          <w:rFonts w:hint="eastAsia"/>
        </w:rPr>
        <w:t>3</w:t>
      </w:r>
      <w:r>
        <w:t>.</w:t>
      </w:r>
      <w:ins w:id="372" w:author="小宋" w:date="2026-07-06T23:04:56Z">
        <w:r>
          <w:rPr>
            <w:rFonts w:hint="eastAsia"/>
            <w:lang w:val="en-US" w:eastAsia="zh-CN"/>
          </w:rPr>
          <w:t>4</w:t>
        </w:r>
      </w:ins>
      <w:del w:id="373" w:author="小宋" w:date="2026-07-06T23:04:56Z">
        <w:r>
          <w:rPr>
            <w:rFonts w:hint="eastAsia"/>
          </w:rPr>
          <w:delText>3</w:delText>
        </w:r>
      </w:del>
      <w:r>
        <w:rPr>
          <w:rFonts w:hint="eastAsia"/>
          <w:lang w:val="en-US" w:eastAsia="zh-CN"/>
        </w:rPr>
        <w:t xml:space="preserve"> </w:t>
      </w:r>
      <w:r>
        <w:rPr>
          <w:rFonts w:hint="eastAsia"/>
        </w:rPr>
        <w:t>评价指标</w:t>
      </w:r>
      <w:bookmarkEnd w:id="120"/>
      <w:bookmarkEnd w:id="121"/>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22" w:name="_Toc18063"/>
      <w:bookmarkStart w:id="123" w:name="_Toc6238"/>
      <w:r>
        <w:t>3.</w:t>
      </w:r>
      <w:r>
        <w:rPr>
          <w:rFonts w:hint="eastAsia"/>
        </w:rPr>
        <w:t>3</w:t>
      </w:r>
      <w:r>
        <w:t>.</w:t>
      </w:r>
      <w:ins w:id="374" w:author="小宋" w:date="2026-07-06T23:04:59Z">
        <w:r>
          <w:rPr>
            <w:rFonts w:hint="eastAsia"/>
            <w:lang w:val="en-US" w:eastAsia="zh-CN"/>
          </w:rPr>
          <w:t>5</w:t>
        </w:r>
      </w:ins>
      <w:del w:id="375" w:author="小宋" w:date="2026-07-06T23:04:59Z">
        <w:r>
          <w:rPr>
            <w:rFonts w:hint="eastAsia"/>
          </w:rPr>
          <w:delText>4</w:delText>
        </w:r>
      </w:del>
      <w:r>
        <w:rPr>
          <w:rFonts w:hint="eastAsia"/>
          <w:lang w:val="en-US" w:eastAsia="zh-CN"/>
        </w:rPr>
        <w:t xml:space="preserve"> </w:t>
      </w:r>
      <w:r>
        <w:rPr>
          <w:rFonts w:hint="eastAsia"/>
        </w:rPr>
        <w:t>实验运行环境</w:t>
      </w:r>
      <w:bookmarkEnd w:id="122"/>
      <w:bookmarkEnd w:id="123"/>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ins w:id="376" w:author="小宋" w:date="2026-07-06T23:32:03Z">
        <w:r>
          <w:rPr>
            <w:rFonts w:hint="eastAsia"/>
            <w:lang w:val="en-US" w:eastAsia="zh-CN"/>
          </w:rPr>
          <w:t>2</w:t>
        </w:r>
      </w:ins>
      <w:del w:id="377" w:author="小宋" w:date="2026-07-06T23:32:03Z">
        <w:r>
          <w:rPr>
            <w:rFonts w:hint="eastAsia"/>
            <w:lang w:val="en-US" w:eastAsia="zh-CN"/>
          </w:rPr>
          <w:delText>1</w:delText>
        </w:r>
      </w:del>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ins w:id="378" w:author="小宋" w:date="2026-07-06T23:32:05Z">
        <w:r>
          <w:rPr>
            <w:rFonts w:hint="eastAsia" w:ascii="Times New Roman Regular" w:hAnsi="Times New Roman Regular" w:cs="Times New Roman Regular"/>
            <w:sz w:val="21"/>
            <w:szCs w:val="21"/>
            <w:lang w:val="en-US" w:eastAsia="zh-CN"/>
          </w:rPr>
          <w:t>2</w:t>
        </w:r>
      </w:ins>
      <w:del w:id="379" w:author="小宋" w:date="2026-07-06T23:32:05Z">
        <w:r>
          <w:rPr>
            <w:rFonts w:hint="eastAsia" w:ascii="Times New Roman Regular" w:hAnsi="Times New Roman Regular" w:cs="Times New Roman Regular"/>
            <w:sz w:val="21"/>
            <w:szCs w:val="21"/>
            <w:lang w:val="en-US" w:eastAsia="zh-CN"/>
          </w:rPr>
          <w:delText>1</w:delText>
        </w:r>
      </w:del>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ins w:id="380" w:author="小宋" w:date="2026-07-06T23:32:07Z">
        <w:r>
          <w:rPr>
            <w:rFonts w:hint="eastAsia" w:ascii="Times New Roman Regular" w:hAnsi="Times New Roman Regular" w:cs="Times New Roman Regular"/>
            <w:sz w:val="21"/>
            <w:szCs w:val="21"/>
            <w:lang w:val="en-US" w:eastAsia="zh-CN"/>
          </w:rPr>
          <w:t>2</w:t>
        </w:r>
      </w:ins>
      <w:del w:id="381" w:author="小宋" w:date="2026-07-06T23:32:07Z">
        <w:r>
          <w:rPr>
            <w:rFonts w:hint="eastAsia" w:ascii="Times New Roman Regular" w:hAnsi="Times New Roman Regular" w:cs="Times New Roman Regular"/>
            <w:sz w:val="21"/>
            <w:szCs w:val="21"/>
            <w:lang w:val="en-US" w:eastAsia="zh-CN"/>
          </w:rPr>
          <w:delText>1</w:delText>
        </w:r>
      </w:del>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4"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p>
    <w:p w14:paraId="6E81C1BF">
      <w:pPr>
        <w:pStyle w:val="4"/>
      </w:pPr>
      <w:bookmarkStart w:id="125" w:name="_Toc20975"/>
      <w:r>
        <w:t>3.</w:t>
      </w:r>
      <w:r>
        <w:rPr>
          <w:rFonts w:hint="eastAsia"/>
        </w:rPr>
        <w:t>3</w:t>
      </w:r>
      <w:r>
        <w:t>.</w:t>
      </w:r>
      <w:ins w:id="382" w:author="小宋" w:date="2026-07-06T23:05:04Z">
        <w:r>
          <w:rPr>
            <w:rFonts w:hint="eastAsia"/>
            <w:lang w:val="en-US" w:eastAsia="zh-CN"/>
          </w:rPr>
          <w:t>6</w:t>
        </w:r>
      </w:ins>
      <w:del w:id="383" w:author="小宋" w:date="2026-07-06T23:05:04Z">
        <w:r>
          <w:rPr>
            <w:rFonts w:hint="eastAsia"/>
          </w:rPr>
          <w:delText>5</w:delText>
        </w:r>
      </w:del>
      <w:r>
        <w:rPr>
          <w:rFonts w:hint="eastAsia"/>
          <w:lang w:val="en-US" w:eastAsia="zh-CN"/>
        </w:rPr>
        <w:t xml:space="preserve"> </w:t>
      </w:r>
      <w:r>
        <w:rPr>
          <w:rFonts w:hint="eastAsia"/>
        </w:rPr>
        <w:t>模型参数设置</w:t>
      </w:r>
      <w:bookmarkEnd w:id="124"/>
      <w:bookmarkEnd w:id="125"/>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ins w:id="384" w:author="小宋" w:date="2026-07-06T23:32:18Z">
        <w:r>
          <w:rPr>
            <w:rFonts w:hint="eastAsia"/>
            <w:lang w:val="en-US" w:eastAsia="zh-CN"/>
          </w:rPr>
          <w:t>3</w:t>
        </w:r>
      </w:ins>
      <w:del w:id="385" w:author="小宋" w:date="2026-07-06T23:32:18Z">
        <w:r>
          <w:rPr>
            <w:rFonts w:hint="eastAsia"/>
          </w:rPr>
          <w:delText>2</w:delText>
        </w:r>
      </w:del>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ins w:id="386" w:author="小宋" w:date="2026-07-06T23:32:13Z">
        <w:r>
          <w:rPr>
            <w:rFonts w:hint="eastAsia" w:ascii="Times New Roman Regular" w:hAnsi="Times New Roman Regular" w:cs="Times New Roman Regular"/>
            <w:sz w:val="21"/>
            <w:szCs w:val="21"/>
            <w:lang w:val="en-US" w:eastAsia="zh-CN"/>
          </w:rPr>
          <w:t>3</w:t>
        </w:r>
      </w:ins>
      <w:del w:id="387" w:author="小宋" w:date="2026-07-06T23:32:13Z">
        <w:r>
          <w:rPr>
            <w:rFonts w:hint="eastAsia" w:ascii="Times New Roman Regular" w:hAnsi="Times New Roman Regular" w:cs="Times New Roman Regular"/>
            <w:sz w:val="21"/>
            <w:szCs w:val="21"/>
            <w:lang w:val="en-US" w:eastAsia="zh-CN"/>
          </w:rPr>
          <w:delText>2</w:delText>
        </w:r>
      </w:del>
      <w:r>
        <w:rPr>
          <w:rFonts w:hint="eastAsia" w:ascii="Times New Roman Regular" w:hAnsi="Times New Roman Regular" w:cs="Times New Roman Regular"/>
          <w:sz w:val="21"/>
          <w:szCs w:val="21"/>
          <w:lang w:val="en-US" w:eastAsia="zh-CN"/>
        </w:rPr>
        <w:t xml:space="preserve">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ins w:id="388" w:author="小宋" w:date="2026-07-06T23:32:15Z">
        <w:r>
          <w:rPr>
            <w:rFonts w:hint="eastAsia" w:ascii="Times New Roman Regular" w:hAnsi="Times New Roman Regular" w:cs="Times New Roman Regular"/>
            <w:sz w:val="21"/>
            <w:szCs w:val="21"/>
            <w:lang w:val="en-US" w:eastAsia="zh-CN"/>
          </w:rPr>
          <w:t>3</w:t>
        </w:r>
      </w:ins>
      <w:del w:id="389" w:author="小宋" w:date="2026-07-06T23:32:14Z">
        <w:r>
          <w:rPr>
            <w:rFonts w:hint="eastAsia" w:ascii="Times New Roman Regular" w:hAnsi="Times New Roman Regular" w:cs="Times New Roman Regular"/>
            <w:sz w:val="21"/>
            <w:szCs w:val="21"/>
            <w:lang w:val="en-US" w:eastAsia="zh-CN"/>
          </w:rPr>
          <w:delText>2</w:delText>
        </w:r>
      </w:del>
      <w:r>
        <w:rPr>
          <w:rFonts w:hint="eastAsia" w:ascii="Times New Roman Regular" w:hAnsi="Times New Roman Regular" w:cs="Times New Roman Regular"/>
          <w:sz w:val="21"/>
          <w:szCs w:val="21"/>
          <w:lang w:val="en-US" w:eastAsia="zh-CN"/>
        </w:rPr>
        <w:t xml:space="preserve">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9"/>
    </w:tbl>
    <w:p w14:paraId="2C93B3A1">
      <w:pPr>
        <w:pStyle w:val="3"/>
        <w:spacing w:before="193"/>
        <w:rPr>
          <w:rFonts w:hint="eastAsia" w:ascii="黑体" w:hAnsi="黑体" w:cs="黑体"/>
        </w:rPr>
      </w:pPr>
      <w:bookmarkStart w:id="126" w:name="_Toc12000"/>
      <w:bookmarkStart w:id="127" w:name="_Toc1898680015"/>
      <w:bookmarkStart w:id="128" w:name="_Toc2221"/>
      <w:bookmarkStart w:id="129" w:name="_Toc14609"/>
      <w:r>
        <w:rPr>
          <w:rFonts w:eastAsia="宋体"/>
        </w:rPr>
        <w:t>3.</w:t>
      </w:r>
      <w:r>
        <w:rPr>
          <w:rFonts w:hint="eastAsia" w:eastAsia="宋体"/>
        </w:rPr>
        <w:t>4</w:t>
      </w:r>
      <w:bookmarkEnd w:id="126"/>
      <w:bookmarkEnd w:id="127"/>
      <w:r>
        <w:rPr>
          <w:rFonts w:hint="eastAsia" w:eastAsia="宋体"/>
          <w:lang w:val="en-US" w:eastAsia="zh-CN"/>
        </w:rPr>
        <w:t xml:space="preserve"> </w:t>
      </w:r>
      <w:r>
        <w:rPr>
          <w:rFonts w:hint="eastAsia" w:ascii="黑体" w:hAnsi="黑体" w:cs="黑体"/>
        </w:rPr>
        <w:t>实验构建与结果分析</w:t>
      </w:r>
      <w:bookmarkEnd w:id="128"/>
      <w:bookmarkEnd w:id="129"/>
    </w:p>
    <w:p w14:paraId="395EF809">
      <w:pPr>
        <w:pStyle w:val="4"/>
        <w:rPr>
          <w:rFonts w:hint="eastAsia" w:ascii="黑体" w:hAnsi="黑体" w:cs="黑体"/>
        </w:rPr>
      </w:pPr>
      <w:bookmarkStart w:id="130" w:name="_Toc32592"/>
      <w:bookmarkStart w:id="131" w:name="_Toc28313"/>
      <w:r>
        <w:t>3.4.1</w:t>
      </w:r>
      <w:r>
        <w:rPr>
          <w:rFonts w:hint="eastAsia"/>
          <w:lang w:val="en-US" w:eastAsia="zh-CN"/>
        </w:rPr>
        <w:t xml:space="preserve"> </w:t>
      </w:r>
      <w:r>
        <w:rPr>
          <w:rFonts w:hint="eastAsia" w:ascii="黑体" w:hAnsi="黑体" w:cs="黑体"/>
        </w:rPr>
        <w:t>基线模型选择</w:t>
      </w:r>
      <w:bookmarkEnd w:id="130"/>
      <w:bookmarkEnd w:id="131"/>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w:t>
      </w:r>
      <w:ins w:id="390" w:author="小宋" w:date="2026-07-07T00:27:56Z">
        <w:r>
          <w:rPr>
            <w:rFonts w:hint="eastAsia"/>
            <w:lang w:val="en-US" w:eastAsia="zh-CN"/>
          </w:rPr>
          <w:t>4</w:t>
        </w:r>
      </w:ins>
      <w:del w:id="391" w:author="小宋" w:date="2026-07-07T00:27:56Z">
        <w:r>
          <w:rPr>
            <w:rFonts w:hint="eastAsia"/>
            <w:lang w:val="en-US" w:eastAsia="zh-CN"/>
          </w:rPr>
          <w:delText>3</w:delText>
        </w:r>
      </w:del>
      <w:r>
        <w:rPr>
          <w:rFonts w:hint="eastAsia"/>
          <w:lang w:val="en-US" w:eastAsia="zh-CN"/>
        </w:rPr>
        <w:t>）、融合策略对比（表3.</w:t>
      </w:r>
      <w:ins w:id="392" w:author="小宋" w:date="2026-07-07T00:28:01Z">
        <w:r>
          <w:rPr>
            <w:rFonts w:hint="eastAsia"/>
            <w:lang w:val="en-US" w:eastAsia="zh-CN"/>
          </w:rPr>
          <w:t>7</w:t>
        </w:r>
      </w:ins>
      <w:del w:id="393" w:author="小宋" w:date="2026-07-07T00:28:01Z">
        <w:r>
          <w:rPr>
            <w:rFonts w:hint="eastAsia"/>
            <w:lang w:val="en-US" w:eastAsia="zh-CN"/>
          </w:rPr>
          <w:delText>6</w:delText>
        </w:r>
      </w:del>
      <w:r>
        <w:rPr>
          <w:rFonts w:hint="eastAsia"/>
          <w:lang w:val="en-US" w:eastAsia="zh-CN"/>
        </w:rPr>
        <w:t>）与消融实验（表3.</w:t>
      </w:r>
      <w:ins w:id="394" w:author="小宋" w:date="2026-07-07T00:28:04Z">
        <w:r>
          <w:rPr>
            <w:rFonts w:hint="eastAsia"/>
            <w:lang w:val="en-US" w:eastAsia="zh-CN"/>
          </w:rPr>
          <w:t>8</w:t>
        </w:r>
      </w:ins>
      <w:del w:id="395" w:author="小宋" w:date="2026-07-07T00:28:04Z">
        <w:r>
          <w:rPr>
            <w:rFonts w:hint="eastAsia"/>
            <w:lang w:val="en-US" w:eastAsia="zh-CN"/>
          </w:rPr>
          <w:delText>7</w:delText>
        </w:r>
      </w:del>
      <w:r>
        <w:rPr>
          <w:rFonts w:hint="eastAsia"/>
          <w:lang w:val="en-US" w:eastAsia="zh-CN"/>
        </w:rPr>
        <w:t>），保证统计稳健性；BFATH承担领域微调验证与系统演示，关注模型在真实古树名木场景中的迁移有效性。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w:t>
      </w:r>
      <w:del w:id="396" w:author="小宋" w:date="2026-07-07T01:30:38Z">
        <w:r>
          <w:rPr>
            <w:rFonts w:hint="eastAsia"/>
            <w:lang w:eastAsia="zh-CN"/>
          </w:rPr>
          <w:delText>地理</w:delText>
        </w:r>
      </w:del>
      <w:r>
        <w:rPr>
          <w:rFonts w:hint="eastAsia"/>
          <w:lang w:eastAsia="zh-CN"/>
        </w:rPr>
        <w:t>位置推断（</w:t>
      </w:r>
      <w:ins w:id="397" w:author="小宋" w:date="2026-07-07T01:30:16Z">
        <w:r>
          <w:rPr>
            <w:rFonts w:hint="eastAsia"/>
            <w:lang w:val="en-US" w:eastAsia="zh-CN"/>
          </w:rPr>
          <w:t>地理</w:t>
        </w:r>
      </w:ins>
      <w:ins w:id="398" w:author="小宋" w:date="2026-07-07T01:30:17Z">
        <w:r>
          <w:rPr>
            <w:rFonts w:hint="eastAsia"/>
            <w:lang w:val="en-US" w:eastAsia="zh-CN"/>
          </w:rPr>
          <w:t>定位</w:t>
        </w:r>
      </w:ins>
      <w:del w:id="399" w:author="小宋" w:date="2026-07-07T01:30:09Z">
        <w:r>
          <w:rPr>
            <w:rFonts w:hint="eastAsia"/>
            <w:lang w:eastAsia="zh-CN"/>
          </w:rPr>
          <w:delText>Geo-localization</w:delText>
        </w:r>
      </w:del>
      <w:r>
        <w:rPr>
          <w:rFonts w:hint="eastAsia"/>
          <w:lang w:eastAsia="zh-CN"/>
        </w:rPr>
        <w:t>），其任务目标为根据输入图像推断未知地理位置坐标，属于回归/分类任务；而DHLM面向数据库检索场景，通过哈希码快速匹配数据库中已知古树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32" w:name="_Toc6771"/>
      <w:bookmarkStart w:id="133" w:name="_Toc23022"/>
      <w:r>
        <w:t>3.</w:t>
      </w:r>
      <w:r>
        <w:rPr>
          <w:rFonts w:hint="eastAsia"/>
        </w:rPr>
        <w:t>4</w:t>
      </w:r>
      <w:r>
        <w:t>.</w:t>
      </w:r>
      <w:r>
        <w:rPr>
          <w:rFonts w:hint="eastAsia"/>
        </w:rPr>
        <w:t>2</w:t>
      </w:r>
      <w:r>
        <w:rPr>
          <w:rFonts w:hint="eastAsia"/>
          <w:lang w:val="en-US" w:eastAsia="zh-CN"/>
        </w:rPr>
        <w:t xml:space="preserve"> </w:t>
      </w:r>
      <w:r>
        <w:rPr>
          <w:rFonts w:hint="eastAsia"/>
        </w:rPr>
        <w:t>对比实验</w:t>
      </w:r>
      <w:bookmarkEnd w:id="132"/>
      <w:r>
        <w:rPr>
          <w:rFonts w:hint="eastAsia"/>
          <w:lang w:val="en-US" w:eastAsia="zh-CN"/>
        </w:rPr>
        <w:t>分析</w:t>
      </w:r>
      <w:bookmarkEnd w:id="133"/>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ins w:id="400" w:author="小宋" w:date="2026-07-06T23:32:34Z">
        <w:r>
          <w:rPr>
            <w:rFonts w:hint="eastAsia"/>
            <w:lang w:val="en-US" w:eastAsia="zh-CN"/>
          </w:rPr>
          <w:t>4</w:t>
        </w:r>
      </w:ins>
      <w:del w:id="401" w:author="小宋" w:date="2026-07-06T23:32:34Z">
        <w:r>
          <w:rPr>
            <w:rFonts w:hint="default"/>
          </w:rPr>
          <w:delText>3</w:delText>
        </w:r>
      </w:del>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ins w:id="402" w:author="小宋" w:date="2026-07-06T23:32:29Z">
        <w:r>
          <w:rPr>
            <w:rFonts w:hint="eastAsia"/>
            <w:sz w:val="21"/>
            <w:szCs w:val="21"/>
            <w:lang w:val="en-US" w:eastAsia="zh-CN"/>
          </w:rPr>
          <w:t>4</w:t>
        </w:r>
      </w:ins>
      <w:del w:id="403" w:author="小宋" w:date="2026-07-06T23:32:29Z">
        <w:r>
          <w:rPr>
            <w:rFonts w:hint="eastAsia"/>
            <w:sz w:val="21"/>
            <w:szCs w:val="21"/>
            <w:lang w:val="en-US" w:eastAsia="zh-CN"/>
          </w:rPr>
          <w:delText>3</w:delText>
        </w:r>
      </w:del>
      <w:r>
        <w:rPr>
          <w:rFonts w:hint="eastAsia"/>
          <w:sz w:val="21"/>
          <w:szCs w:val="21"/>
          <w:lang w:val="en-US" w:eastAsia="zh-CN"/>
        </w:rPr>
        <w:t xml:space="preserve">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ins w:id="404" w:author="小宋" w:date="2026-07-06T23:32:31Z">
        <w:r>
          <w:rPr>
            <w:rFonts w:hint="eastAsia"/>
            <w:sz w:val="21"/>
            <w:szCs w:val="21"/>
            <w:lang w:val="en-US" w:eastAsia="zh-CN"/>
          </w:rPr>
          <w:t>4</w:t>
        </w:r>
      </w:ins>
      <w:del w:id="405" w:author="小宋" w:date="2026-07-06T23:32:31Z">
        <w:r>
          <w:rPr>
            <w:rFonts w:hint="eastAsia"/>
            <w:sz w:val="21"/>
            <w:szCs w:val="21"/>
            <w:lang w:val="en-US" w:eastAsia="zh-CN"/>
          </w:rPr>
          <w:delText>3</w:delText>
        </w:r>
      </w:del>
      <w:r>
        <w:rPr>
          <w:rFonts w:hint="eastAsia"/>
          <w:sz w:val="21"/>
          <w:szCs w:val="21"/>
          <w:lang w:val="en-US" w:eastAsia="zh-CN"/>
        </w:rPr>
        <w:t xml:space="preserve">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ins w:id="406" w:author="小宋" w:date="2026-07-06T23:32:37Z">
        <w:r>
          <w:rPr>
            <w:rFonts w:hint="eastAsia"/>
            <w:lang w:val="en-US" w:eastAsia="zh-CN"/>
          </w:rPr>
          <w:t>4</w:t>
        </w:r>
      </w:ins>
      <w:del w:id="407" w:author="小宋" w:date="2026-07-06T23:32:37Z">
        <w:r>
          <w:rPr>
            <w:rFonts w:hint="eastAsia"/>
            <w:lang w:val="en-US" w:eastAsia="zh-CN"/>
          </w:rPr>
          <w:delText>3</w:delText>
        </w:r>
      </w:del>
      <w:r>
        <w:rPr>
          <w:rFonts w:hint="eastAsia"/>
          <w:lang w:val="en-US" w:eastAsia="zh-CN"/>
        </w:rPr>
        <w:t>，该表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w:t>
      </w:r>
      <w:ins w:id="408" w:author="小宋" w:date="2026-07-07T00:28:22Z">
        <w:r>
          <w:rPr>
            <w:rFonts w:hint="eastAsia"/>
            <w:lang w:val="en-US" w:eastAsia="zh-CN"/>
          </w:rPr>
          <w:t>4</w:t>
        </w:r>
      </w:ins>
      <w:del w:id="409" w:author="小宋" w:date="2026-07-07T00:28:22Z">
        <w:r>
          <w:rPr>
            <w:rFonts w:hint="eastAsia"/>
          </w:rPr>
          <w:delText>3</w:delText>
        </w:r>
      </w:del>
      <w:r>
        <w:rPr>
          <w:rFonts w:hint="eastAsia"/>
        </w:rPr>
        <w:t>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ins w:id="410" w:author="小宋" w:date="2026-07-06T23:32:49Z">
        <w:r>
          <w:rPr>
            <w:rFonts w:hint="eastAsia"/>
            <w:lang w:val="en-US" w:eastAsia="zh-CN"/>
          </w:rPr>
          <w:t>5</w:t>
        </w:r>
      </w:ins>
      <w:del w:id="411" w:author="小宋" w:date="2026-07-06T23:32:49Z">
        <w:r>
          <w:rPr>
            <w:rFonts w:hint="eastAsia"/>
            <w:lang w:val="en-US" w:eastAsia="zh-CN"/>
          </w:rPr>
          <w:delText>4</w:delText>
        </w:r>
      </w:del>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ins w:id="412" w:author="小宋" w:date="2026-07-06T23:32:46Z">
        <w:r>
          <w:rPr>
            <w:rFonts w:hint="eastAsia"/>
            <w:sz w:val="21"/>
            <w:szCs w:val="21"/>
            <w:lang w:val="en-US" w:eastAsia="zh-CN"/>
          </w:rPr>
          <w:t>5</w:t>
        </w:r>
      </w:ins>
      <w:del w:id="413" w:author="小宋" w:date="2026-07-06T23:32:46Z">
        <w:r>
          <w:rPr>
            <w:rFonts w:hint="eastAsia"/>
            <w:sz w:val="21"/>
            <w:szCs w:val="21"/>
            <w:lang w:val="en-US" w:eastAsia="zh-CN"/>
          </w:rPr>
          <w:delText>4</w:delText>
        </w:r>
      </w:del>
      <w:r>
        <w:rPr>
          <w:rFonts w:hint="eastAsia"/>
          <w:sz w:val="21"/>
          <w:szCs w:val="21"/>
          <w:lang w:val="en-US" w:eastAsia="zh-CN"/>
        </w:rPr>
        <w:t xml:space="preserve">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ins w:id="414" w:author="小宋" w:date="2026-07-06T23:32:47Z">
        <w:r>
          <w:rPr>
            <w:rFonts w:hint="eastAsia"/>
            <w:sz w:val="21"/>
            <w:szCs w:val="21"/>
            <w:lang w:val="en-US" w:eastAsia="zh-CN"/>
          </w:rPr>
          <w:t>5</w:t>
        </w:r>
      </w:ins>
      <w:del w:id="415" w:author="小宋" w:date="2026-07-06T23:32:47Z">
        <w:r>
          <w:rPr>
            <w:rFonts w:hint="eastAsia"/>
            <w:sz w:val="21"/>
            <w:szCs w:val="21"/>
            <w:lang w:val="en-US" w:eastAsia="zh-CN"/>
          </w:rPr>
          <w:delText>4</w:delText>
        </w:r>
      </w:del>
      <w:r>
        <w:rPr>
          <w:rFonts w:hint="eastAsia"/>
          <w:sz w:val="21"/>
          <w:szCs w:val="21"/>
          <w:lang w:val="en-US" w:eastAsia="zh-CN"/>
        </w:rPr>
        <w:t xml:space="preserve">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w:t>
      </w:r>
      <w:ins w:id="416" w:author="小宋" w:date="2026-07-07T00:28:50Z">
        <w:r>
          <w:rPr>
            <w:rFonts w:hint="eastAsia"/>
            <w:lang w:val="en-US" w:eastAsia="zh-CN"/>
          </w:rPr>
          <w:t>4</w:t>
        </w:r>
      </w:ins>
      <w:del w:id="417" w:author="小宋" w:date="2026-07-07T00:28:50Z">
        <w:r>
          <w:rPr>
            <w:rFonts w:hint="eastAsia"/>
          </w:rPr>
          <w:delText>3</w:delText>
        </w:r>
      </w:del>
      <w:r>
        <w:rPr>
          <w:rFonts w:hint="eastAsia"/>
        </w:rPr>
        <w:t>），证明了地理位置元数据对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ins w:id="418" w:author="小宋" w:date="2026-07-06T23:32:56Z">
        <w:r>
          <w:rPr>
            <w:rFonts w:hint="eastAsia"/>
            <w:lang w:val="en-US" w:eastAsia="zh-CN"/>
          </w:rPr>
          <w:t>6</w:t>
        </w:r>
      </w:ins>
      <w:del w:id="419" w:author="小宋" w:date="2026-07-06T23:32:56Z">
        <w:r>
          <w:rPr>
            <w:rFonts w:hint="eastAsia"/>
            <w:lang w:val="en-US" w:eastAsia="zh-CN"/>
          </w:rPr>
          <w:delText>5</w:delText>
        </w:r>
      </w:del>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ins w:id="420" w:author="小宋" w:date="2026-07-06T23:33:01Z">
        <w:r>
          <w:rPr>
            <w:rFonts w:hint="eastAsia"/>
            <w:sz w:val="21"/>
            <w:szCs w:val="21"/>
            <w:lang w:val="en-US" w:eastAsia="zh-CN"/>
          </w:rPr>
          <w:t>6</w:t>
        </w:r>
      </w:ins>
      <w:del w:id="421" w:author="小宋" w:date="2026-07-06T23:33:01Z">
        <w:r>
          <w:rPr>
            <w:rFonts w:hint="eastAsia"/>
            <w:sz w:val="21"/>
            <w:szCs w:val="21"/>
            <w:lang w:val="en-US" w:eastAsia="zh-CN"/>
          </w:rPr>
          <w:delText>5</w:delText>
        </w:r>
      </w:del>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ins w:id="422" w:author="小宋" w:date="2026-07-06T23:33:02Z">
        <w:r>
          <w:rPr>
            <w:rFonts w:hint="eastAsia"/>
            <w:sz w:val="21"/>
            <w:szCs w:val="21"/>
            <w:lang w:val="en-US" w:eastAsia="zh-CN"/>
          </w:rPr>
          <w:t>6</w:t>
        </w:r>
      </w:ins>
      <w:del w:id="423" w:author="小宋" w:date="2026-07-06T23:33:02Z">
        <w:r>
          <w:rPr>
            <w:rFonts w:hint="eastAsia"/>
            <w:sz w:val="21"/>
            <w:szCs w:val="21"/>
            <w:lang w:val="en-US" w:eastAsia="zh-CN"/>
          </w:rPr>
          <w:delText>5</w:delText>
        </w:r>
      </w:del>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4" w:name="_Toc8339"/>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ins w:id="424" w:author="小宋" w:date="2026-07-06T23:33:09Z">
        <w:r>
          <w:rPr>
            <w:rFonts w:hint="eastAsia"/>
            <w:sz w:val="21"/>
            <w:szCs w:val="21"/>
            <w:lang w:val="en-US" w:eastAsia="zh-CN"/>
          </w:rPr>
          <w:t>7</w:t>
        </w:r>
      </w:ins>
      <w:del w:id="425" w:author="小宋" w:date="2026-07-06T23:33:09Z">
        <w:r>
          <w:rPr>
            <w:rFonts w:hint="eastAsia"/>
            <w:sz w:val="21"/>
            <w:szCs w:val="21"/>
            <w:lang w:val="en-US" w:eastAsia="zh-CN"/>
          </w:rPr>
          <w:delText>6</w:delText>
        </w:r>
      </w:del>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ins w:id="426" w:author="小宋" w:date="2026-07-06T23:33:10Z">
        <w:r>
          <w:rPr>
            <w:rFonts w:hint="eastAsia"/>
            <w:sz w:val="21"/>
            <w:szCs w:val="21"/>
            <w:lang w:val="en-US" w:eastAsia="zh-CN"/>
          </w:rPr>
          <w:t>7</w:t>
        </w:r>
      </w:ins>
      <w:del w:id="427" w:author="小宋" w:date="2026-07-06T23:33:10Z">
        <w:r>
          <w:rPr>
            <w:rFonts w:hint="eastAsia"/>
            <w:sz w:val="21"/>
            <w:szCs w:val="21"/>
            <w:lang w:val="en-US" w:eastAsia="zh-CN"/>
          </w:rPr>
          <w:delText>6</w:delText>
        </w:r>
      </w:del>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ins w:id="428" w:author="小宋" w:date="2026-07-06T23:33:14Z">
        <w:r>
          <w:rPr>
            <w:rFonts w:hint="eastAsia"/>
            <w:lang w:val="en-US" w:eastAsia="zh-CN"/>
          </w:rPr>
          <w:t>7</w:t>
        </w:r>
      </w:ins>
      <w:del w:id="429" w:author="小宋" w:date="2026-07-06T23:33:13Z">
        <w:r>
          <w:rPr>
            <w:rFonts w:hint="eastAsia"/>
            <w:lang w:val="en-US" w:eastAsia="zh-CN"/>
          </w:rPr>
          <w:delText>6</w:delText>
        </w:r>
      </w:del>
      <w:r>
        <w:rPr>
          <w:rFonts w:hint="eastAsia"/>
          <w:lang w:val="en-US" w:eastAsia="zh-CN"/>
        </w:rPr>
        <w:t>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bookmarkStart w:id="135" w:name="_Toc19990"/>
      <w:r>
        <w:t>3.</w:t>
      </w:r>
      <w:r>
        <w:rPr>
          <w:rFonts w:hint="eastAsia"/>
        </w:rPr>
        <w:t>4</w:t>
      </w:r>
      <w:r>
        <w:t>.</w:t>
      </w:r>
      <w:r>
        <w:rPr>
          <w:rFonts w:hint="eastAsia"/>
        </w:rPr>
        <w:t>3</w:t>
      </w:r>
      <w:r>
        <w:rPr>
          <w:rFonts w:hint="eastAsia"/>
          <w:lang w:val="en-US" w:eastAsia="zh-CN"/>
        </w:rPr>
        <w:t xml:space="preserve"> </w:t>
      </w:r>
      <w:r>
        <w:rPr>
          <w:rFonts w:hint="eastAsia"/>
        </w:rPr>
        <w:t>消融实验</w:t>
      </w:r>
      <w:bookmarkEnd w:id="134"/>
      <w:r>
        <w:rPr>
          <w:rFonts w:hint="eastAsia"/>
          <w:lang w:val="en-US" w:eastAsia="zh-CN"/>
        </w:rPr>
        <w:t>分析</w:t>
      </w:r>
      <w:bookmarkEnd w:id="135"/>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ins w:id="430" w:author="小宋" w:date="2026-07-06T23:33:19Z">
        <w:r>
          <w:rPr>
            <w:rFonts w:hint="eastAsia"/>
            <w:sz w:val="21"/>
            <w:szCs w:val="21"/>
            <w:lang w:val="en-US" w:eastAsia="zh-CN"/>
          </w:rPr>
          <w:t>8</w:t>
        </w:r>
      </w:ins>
      <w:del w:id="431" w:author="小宋" w:date="2026-07-06T23:33:19Z">
        <w:r>
          <w:rPr>
            <w:rFonts w:hint="eastAsia"/>
            <w:sz w:val="21"/>
            <w:szCs w:val="21"/>
            <w:lang w:val="en-US" w:eastAsia="zh-CN"/>
          </w:rPr>
          <w:delText>7</w:delText>
        </w:r>
      </w:del>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ins w:id="432" w:author="小宋" w:date="2026-07-06T23:33:21Z">
        <w:r>
          <w:rPr>
            <w:rFonts w:hint="eastAsia"/>
            <w:sz w:val="21"/>
            <w:szCs w:val="21"/>
            <w:lang w:val="en-US" w:eastAsia="zh-CN"/>
          </w:rPr>
          <w:t>8</w:t>
        </w:r>
      </w:ins>
      <w:del w:id="433" w:author="小宋" w:date="2026-07-06T23:33:21Z">
        <w:r>
          <w:rPr>
            <w:rFonts w:hint="eastAsia"/>
            <w:sz w:val="21"/>
            <w:szCs w:val="21"/>
            <w:lang w:val="en-US" w:eastAsia="zh-CN"/>
          </w:rPr>
          <w:delText>7</w:delText>
        </w:r>
      </w:del>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ins w:id="434" w:author="小宋" w:date="2026-07-06T23:33:27Z">
        <w:r>
          <w:rPr>
            <w:rFonts w:hint="eastAsia"/>
            <w:lang w:val="en-US" w:eastAsia="zh-CN"/>
          </w:rPr>
          <w:t>8</w:t>
        </w:r>
      </w:ins>
      <w:del w:id="435" w:author="小宋" w:date="2026-07-06T23:33:26Z">
        <w:r>
          <w:rPr>
            <w:rFonts w:hint="eastAsia"/>
          </w:rPr>
          <w:delText>7</w:delText>
        </w:r>
      </w:del>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6" w:name="_Toc345"/>
      <w:r>
        <w:rPr>
          <w:rFonts w:hint="eastAsia"/>
          <w:lang w:val="en-US" w:eastAsia="zh-CN"/>
        </w:rPr>
        <w:t>3.4.4 超参数敏感性分析</w:t>
      </w:r>
      <w:bookmarkEnd w:id="136"/>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ins w:id="436" w:author="小宋" w:date="2026-07-06T23:33:33Z">
        <w:r>
          <w:rPr>
            <w:rFonts w:hint="eastAsia"/>
            <w:lang w:val="en-US" w:eastAsia="zh-CN"/>
          </w:rPr>
          <w:t>9</w:t>
        </w:r>
      </w:ins>
      <w:del w:id="437" w:author="小宋" w:date="2026-07-06T23:33:33Z">
        <w:r>
          <w:rPr>
            <w:rFonts w:hint="eastAsia"/>
            <w:lang w:val="en-US" w:eastAsia="zh-CN"/>
          </w:rPr>
          <w:delText>8</w:delText>
        </w:r>
      </w:del>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ins w:id="438" w:author="小宋" w:date="2026-07-06T23:33:36Z">
        <w:r>
          <w:rPr>
            <w:rFonts w:hint="eastAsia"/>
            <w:sz w:val="21"/>
            <w:szCs w:val="21"/>
            <w:lang w:val="en-US" w:eastAsia="zh-CN"/>
          </w:rPr>
          <w:t>9</w:t>
        </w:r>
      </w:ins>
      <w:del w:id="439" w:author="小宋" w:date="2026-07-06T23:33:35Z">
        <w:r>
          <w:rPr>
            <w:rFonts w:hint="eastAsia"/>
            <w:sz w:val="21"/>
            <w:szCs w:val="21"/>
            <w:lang w:val="en-US" w:eastAsia="zh-CN"/>
          </w:rPr>
          <w:delText>8</w:delText>
        </w:r>
      </w:del>
      <w:r>
        <w:rPr>
          <w:rFonts w:hint="eastAsia"/>
          <w:sz w:val="21"/>
          <w:szCs w:val="21"/>
          <w:lang w:val="en-US" w:eastAsia="zh-CN"/>
        </w:rPr>
        <w:t xml:space="preserve">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ins w:id="440" w:author="小宋" w:date="2026-07-06T23:33:38Z">
        <w:r>
          <w:rPr>
            <w:rFonts w:hint="eastAsia"/>
            <w:sz w:val="21"/>
            <w:szCs w:val="21"/>
            <w:lang w:val="en-US" w:eastAsia="zh-CN"/>
          </w:rPr>
          <w:t>9</w:t>
        </w:r>
      </w:ins>
      <w:del w:id="441" w:author="小宋" w:date="2026-07-06T23:33:38Z">
        <w:r>
          <w:rPr>
            <w:rFonts w:hint="eastAsia"/>
            <w:sz w:val="21"/>
            <w:szCs w:val="21"/>
            <w:lang w:val="en-US" w:eastAsia="zh-CN"/>
          </w:rPr>
          <w:delText>8</w:delText>
        </w:r>
      </w:del>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7" w:name="_Toc18827"/>
      <w:bookmarkStart w:id="138" w:name="_Toc25037"/>
      <w:r>
        <w:rPr>
          <w:rFonts w:hint="eastAsia"/>
        </w:rPr>
        <w:t>3.5 本章</w:t>
      </w:r>
      <w:bookmarkEnd w:id="137"/>
      <w:r>
        <w:rPr>
          <w:rFonts w:hint="eastAsia"/>
          <w:lang w:val="en-US" w:eastAsia="zh-CN"/>
        </w:rPr>
        <w:t>小结</w:t>
      </w:r>
      <w:bookmarkEnd w:id="138"/>
    </w:p>
    <w:bookmarkEnd w:id="88"/>
    <w:bookmarkEnd w:id="89"/>
    <w:bookmarkEnd w:id="90"/>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9" w:name="_Toc5835"/>
      <w:bookmarkStart w:id="140" w:name="_Toc5482"/>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9"/>
      <w:r>
        <w:rPr>
          <w:rFonts w:hint="eastAsia"/>
          <w:lang w:val="en-US" w:eastAsia="zh-CN"/>
        </w:rPr>
        <w:t>展示与检索系统</w:t>
      </w:r>
      <w:bookmarkEnd w:id="140"/>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41" w:name="_Toc6561"/>
      <w:bookmarkStart w:id="142" w:name="_Toc10250"/>
      <w:bookmarkStart w:id="143" w:name="_Toc28823"/>
      <w:r>
        <w:rPr>
          <w:rFonts w:hint="eastAsia"/>
        </w:rPr>
        <w:t>4</w:t>
      </w:r>
      <w:r>
        <w:t>.1</w:t>
      </w:r>
      <w:r>
        <w:rPr>
          <w:rFonts w:hint="eastAsia"/>
          <w:lang w:val="en-US" w:eastAsia="zh-CN"/>
        </w:rPr>
        <w:t xml:space="preserve"> </w:t>
      </w:r>
      <w:r>
        <w:t>系统需求分析</w:t>
      </w:r>
      <w:bookmarkEnd w:id="141"/>
      <w:bookmarkEnd w:id="142"/>
      <w:bookmarkEnd w:id="143"/>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4" w:name="_Toc21759"/>
      <w:bookmarkStart w:id="145" w:name="_Toc25165"/>
      <w:bookmarkStart w:id="146" w:name="_Toc24109"/>
      <w:r>
        <w:rPr>
          <w:rFonts w:hint="eastAsia"/>
        </w:rPr>
        <w:t>4</w:t>
      </w:r>
      <w:r>
        <w:t>.1.1</w:t>
      </w:r>
      <w:r>
        <w:rPr>
          <w:rFonts w:hint="eastAsia"/>
          <w:lang w:val="en-US" w:eastAsia="zh-CN"/>
        </w:rPr>
        <w:t xml:space="preserve"> </w:t>
      </w:r>
      <w:r>
        <w:rPr>
          <w:rFonts w:hint="eastAsia"/>
        </w:rPr>
        <w:t>功能性</w:t>
      </w:r>
      <w:r>
        <w:t>需求分析</w:t>
      </w:r>
      <w:bookmarkEnd w:id="144"/>
      <w:bookmarkEnd w:id="145"/>
      <w:bookmarkEnd w:id="146"/>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7"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7"/>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8" w:name="_Toc2296"/>
      <w:bookmarkStart w:id="149" w:name="_Toc3858"/>
      <w:bookmarkStart w:id="150" w:name="_Toc13448"/>
      <w:r>
        <w:rPr>
          <w:rFonts w:hint="eastAsia"/>
        </w:rPr>
        <w:t>4.1.2</w:t>
      </w:r>
      <w:r>
        <w:rPr>
          <w:rFonts w:hint="eastAsia"/>
          <w:lang w:val="en-US" w:eastAsia="zh-CN"/>
        </w:rPr>
        <w:t xml:space="preserve"> </w:t>
      </w:r>
      <w:r>
        <w:t>非功能性需求分析</w:t>
      </w:r>
      <w:bookmarkEnd w:id="148"/>
      <w:bookmarkEnd w:id="149"/>
      <w:bookmarkEnd w:id="150"/>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1" w:name="_Toc28919"/>
      <w:bookmarkStart w:id="152" w:name="_Toc26033"/>
      <w:bookmarkStart w:id="153" w:name="_Toc16086"/>
      <w:r>
        <w:rPr>
          <w:rFonts w:hint="eastAsia"/>
        </w:rPr>
        <w:t>4</w:t>
      </w:r>
      <w:r>
        <w:t>.2</w:t>
      </w:r>
      <w:bookmarkEnd w:id="151"/>
      <w:r>
        <w:rPr>
          <w:rFonts w:hint="eastAsia"/>
          <w:lang w:val="en-US" w:eastAsia="zh-CN"/>
        </w:rPr>
        <w:t xml:space="preserve"> </w:t>
      </w:r>
      <w:r>
        <w:t>系统概要设计</w:t>
      </w:r>
      <w:bookmarkEnd w:id="152"/>
      <w:bookmarkEnd w:id="153"/>
    </w:p>
    <w:p w14:paraId="20767264">
      <w:pPr>
        <w:ind w:firstLine="420"/>
      </w:pPr>
      <w:bookmarkStart w:id="154"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5" w:name="_Toc10756"/>
      <w:bookmarkStart w:id="156" w:name="_Toc30653"/>
      <w:r>
        <w:rPr>
          <w:rFonts w:hint="eastAsia"/>
        </w:rPr>
        <w:t>4</w:t>
      </w:r>
      <w:r>
        <w:t>.2.1</w:t>
      </w:r>
      <w:r>
        <w:rPr>
          <w:rFonts w:hint="eastAsia"/>
          <w:lang w:val="en-US" w:eastAsia="zh-CN"/>
        </w:rPr>
        <w:t xml:space="preserve"> </w:t>
      </w:r>
      <w:r>
        <w:t>系统架构</w:t>
      </w:r>
      <w:bookmarkEnd w:id="154"/>
      <w:bookmarkEnd w:id="155"/>
      <w:r>
        <w:rPr>
          <w:rFonts w:hint="eastAsia"/>
          <w:lang w:val="en-US" w:eastAsia="zh-CN"/>
        </w:rPr>
        <w:t>设计</w:t>
      </w:r>
      <w:bookmarkEnd w:id="156"/>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7" w:name="_Toc16453"/>
      <w:bookmarkStart w:id="158" w:name="_Toc9556"/>
      <w:bookmarkStart w:id="159" w:name="_Toc147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7"/>
      <w:bookmarkEnd w:id="158"/>
      <w:bookmarkEnd w:id="159"/>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60"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61" w:name="_Toc15302"/>
      <w:bookmarkStart w:id="162" w:name="_Toc12539"/>
      <w:r>
        <w:rPr>
          <w:rFonts w:hint="eastAsia"/>
        </w:rPr>
        <w:t>4</w:t>
      </w:r>
      <w:r>
        <w:t>.2.</w:t>
      </w:r>
      <w:r>
        <w:rPr>
          <w:rFonts w:hint="eastAsia"/>
        </w:rPr>
        <w:t>3</w:t>
      </w:r>
      <w:r>
        <w:rPr>
          <w:rFonts w:hint="eastAsia"/>
          <w:lang w:val="en-US" w:eastAsia="zh-CN"/>
        </w:rPr>
        <w:t xml:space="preserve"> </w:t>
      </w:r>
      <w:r>
        <w:t>数据库设计</w:t>
      </w:r>
      <w:bookmarkEnd w:id="160"/>
      <w:bookmarkEnd w:id="161"/>
      <w:bookmarkEnd w:id="162"/>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w:t>
      </w:r>
      <w:ins w:id="442" w:author="小宋" w:date="2026-07-07T01:29:29Z">
        <w:r>
          <w:rPr>
            <w:rFonts w:hint="eastAsia"/>
            <w:lang w:val="en-US" w:eastAsia="zh-CN"/>
          </w:rPr>
          <w:t>位置</w:t>
        </w:r>
      </w:ins>
      <w:del w:id="443" w:author="小宋" w:date="2026-07-07T01:29:25Z">
        <w:r>
          <w:rPr>
            <w:rFonts w:hint="eastAsia"/>
            <w:lang w:val="en-US" w:eastAsia="zh-CN"/>
          </w:rPr>
          <w:delText>经纬</w:delText>
        </w:r>
      </w:del>
      <w:r>
        <w:rPr>
          <w:rFonts w:hint="eastAsia"/>
          <w:lang w:val="en-US" w:eastAsia="zh-CN"/>
        </w:rPr>
        <w:t>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63" w:name="_Toc7457"/>
    </w:p>
    <w:p w14:paraId="4EAD23BB">
      <w:pPr>
        <w:ind w:firstLine="420"/>
        <w:rPr>
          <w:ins w:id="444" w:author="小宋" w:date="2026-07-07T00:50:54Z"/>
          <w:rFonts w:hint="eastAsia" w:eastAsia="宋体"/>
          <w:lang w:eastAsia="zh-CN"/>
        </w:rPr>
      </w:pPr>
      <w:ins w:id="445" w:author="小宋" w:date="2026-07-07T00:50:54Z">
        <w:r>
          <w:rPr>
            <w:rFonts w:hint="eastAsia"/>
          </w:rPr>
          <w:t>本系统数据库中所有时间字段（create_time、update_time</w:t>
        </w:r>
      </w:ins>
      <w:ins w:id="446" w:author="小宋" w:date="2026-07-07T00:51:55Z">
        <w:r>
          <w:rPr>
            <w:rFonts w:hint="eastAsia"/>
            <w:lang w:val="en-US" w:eastAsia="zh-CN"/>
          </w:rPr>
          <w:t>和</w:t>
        </w:r>
      </w:ins>
      <w:ins w:id="447" w:author="小宋" w:date="2026-07-07T00:50:54Z">
        <w:r>
          <w:rPr>
            <w:rFonts w:hint="eastAsia"/>
          </w:rPr>
          <w:t>last_login_time）均采用bigint类型存储Unix毫秒时间戳，并以UTC为时间基准，由应用层在数据写入时统一赋值。其中，create_time字段在记录首次插入时写入，后续不可更新；update_time字段在每次记录发生变更时由应用层重新赋值，确保记录最后修改时间的准确性；last_login_time字段在用户每次成功登录后更新，用于支撑用户活跃度分析。该设计在保证时序一致性的同时，便于系统跨时区部署及后续按时间范围进行查询与审计。</w:t>
        </w:r>
      </w:ins>
      <w:ins w:id="448" w:author="小宋" w:date="2026-07-07T01:31:32Z">
        <w:r>
          <w:rPr>
            <w:rFonts w:hint="eastAsia"/>
          </w:rPr>
          <w:t>若数据库环境支持，也可通过DEFAULT CURRENT_TIMESTAMP(3)</w:t>
        </w:r>
      </w:ins>
      <w:ins w:id="449" w:author="小宋" w:date="2026-07-07T01:33:16Z">
        <w:r>
          <w:rPr>
            <w:rFonts w:hint="eastAsia"/>
            <w:lang w:val="en-US" w:eastAsia="zh-CN"/>
          </w:rPr>
          <w:t>等</w:t>
        </w:r>
      </w:ins>
      <w:ins w:id="450" w:author="小宋" w:date="2026-07-07T01:31:32Z">
        <w:r>
          <w:rPr>
            <w:rFonts w:hint="eastAsia"/>
          </w:rPr>
          <w:t>触发器实现自动维护；本系统当前采用应用层控制，以降低与特定数据库版本的耦合</w:t>
        </w:r>
      </w:ins>
      <w:ins w:id="451" w:author="小宋" w:date="2026-07-07T01:31:33Z">
        <w:r>
          <w:rPr>
            <w:rFonts w:hint="eastAsia"/>
            <w:lang w:eastAsia="zh-CN"/>
          </w:rPr>
          <w:t>。</w:t>
        </w:r>
      </w:ins>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4" w:name="_Toc5799"/>
      <w:bookmarkStart w:id="165" w:name="_Toc28973"/>
      <w:r>
        <w:rPr>
          <w:rFonts w:hint="eastAsia"/>
        </w:rPr>
        <w:t>4.3</w:t>
      </w:r>
      <w:r>
        <w:rPr>
          <w:rFonts w:hint="eastAsia"/>
          <w:lang w:val="en-US" w:eastAsia="zh-CN"/>
        </w:rPr>
        <w:t xml:space="preserve"> </w:t>
      </w:r>
      <w:r>
        <w:t>系统详细设计与实现</w:t>
      </w:r>
      <w:bookmarkEnd w:id="164"/>
      <w:bookmarkEnd w:id="165"/>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bookmarkStart w:id="166" w:name="_Toc26082"/>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bookmarkEnd w:id="166"/>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bookmarkStart w:id="167" w:name="_Toc14102"/>
      <w:r>
        <w:rPr>
          <w:rFonts w:hint="eastAsia"/>
        </w:rPr>
        <w:t>4.3.</w:t>
      </w:r>
      <w:r>
        <w:rPr>
          <w:rFonts w:hint="eastAsia"/>
          <w:lang w:val="en-US" w:eastAsia="zh-CN"/>
        </w:rPr>
        <w:t>2 古树名木信息查询详细设计与实现</w:t>
      </w:r>
      <w:bookmarkEnd w:id="167"/>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8"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bookmarkStart w:id="169" w:name="_Toc2036"/>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8"/>
      <w:bookmarkEnd w:id="169"/>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70"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4670FDCD">
      <w:pPr>
        <w:pStyle w:val="3"/>
        <w:spacing w:before="193"/>
      </w:pPr>
      <w:bookmarkStart w:id="171" w:name="_Toc4251"/>
      <w:r>
        <w:t>4.4</w:t>
      </w:r>
      <w:r>
        <w:rPr>
          <w:rFonts w:hint="eastAsia"/>
          <w:lang w:val="en-US" w:eastAsia="zh-CN"/>
        </w:rPr>
        <w:t xml:space="preserve"> </w:t>
      </w:r>
      <w:r>
        <w:t>系统测试</w:t>
      </w:r>
      <w:bookmarkEnd w:id="170"/>
      <w:bookmarkEnd w:id="171"/>
      <w:r>
        <w:t xml:space="preserve"> </w:t>
      </w:r>
    </w:p>
    <w:p w14:paraId="705D239C">
      <w:pPr>
        <w:pStyle w:val="4"/>
      </w:pPr>
      <w:bookmarkStart w:id="172" w:name="_Toc8060"/>
      <w:bookmarkStart w:id="173" w:name="_Toc27348"/>
      <w:r>
        <w:rPr>
          <w:rFonts w:hint="eastAsia"/>
        </w:rPr>
        <w:t>4.4.1</w:t>
      </w:r>
      <w:r>
        <w:rPr>
          <w:rFonts w:hint="eastAsia"/>
          <w:lang w:val="en-US" w:eastAsia="zh-CN"/>
        </w:rPr>
        <w:t xml:space="preserve"> </w:t>
      </w:r>
      <w:r>
        <w:rPr>
          <w:rFonts w:hint="eastAsia"/>
        </w:rPr>
        <w:t>功能测试</w:t>
      </w:r>
      <w:bookmarkEnd w:id="172"/>
      <w:bookmarkEnd w:id="173"/>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4" w:name="_Toc15930"/>
    </w:p>
    <w:p w14:paraId="59753215">
      <w:pPr>
        <w:pStyle w:val="4"/>
      </w:pPr>
      <w:bookmarkStart w:id="175" w:name="_Toc3534"/>
      <w:r>
        <w:rPr>
          <w:rFonts w:hint="eastAsia"/>
        </w:rPr>
        <w:t>4.4.2</w:t>
      </w:r>
      <w:r>
        <w:rPr>
          <w:rFonts w:hint="eastAsia"/>
          <w:lang w:val="en-US" w:eastAsia="zh-CN"/>
        </w:rPr>
        <w:t xml:space="preserve"> </w:t>
      </w:r>
      <w:r>
        <w:rPr>
          <w:rFonts w:hint="eastAsia"/>
        </w:rPr>
        <w:t>非功能测试</w:t>
      </w:r>
      <w:bookmarkEnd w:id="174"/>
      <w:bookmarkEnd w:id="175"/>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63"/>
    <w:p w14:paraId="70D966A2">
      <w:pPr>
        <w:pStyle w:val="3"/>
        <w:spacing w:before="193"/>
        <w:rPr>
          <w:rFonts w:hint="eastAsia" w:eastAsia="黑体"/>
          <w:lang w:val="en-US" w:eastAsia="zh-CN"/>
        </w:rPr>
      </w:pPr>
      <w:bookmarkStart w:id="176" w:name="_Toc25481"/>
      <w:bookmarkStart w:id="177" w:name="_Toc25949"/>
      <w:bookmarkStart w:id="178" w:name="_Toc9565"/>
      <w:r>
        <w:rPr>
          <w:rFonts w:hint="eastAsia"/>
        </w:rPr>
        <w:t>4</w:t>
      </w:r>
      <w:r>
        <w:t>.</w:t>
      </w:r>
      <w:r>
        <w:rPr>
          <w:rFonts w:hint="eastAsia"/>
        </w:rPr>
        <w:t>5</w:t>
      </w:r>
      <w:r>
        <w:rPr>
          <w:rFonts w:hint="eastAsia"/>
          <w:lang w:val="en-US" w:eastAsia="zh-CN"/>
        </w:rPr>
        <w:t xml:space="preserve"> </w:t>
      </w:r>
      <w:r>
        <w:t>本章小</w:t>
      </w:r>
      <w:bookmarkEnd w:id="176"/>
      <w:bookmarkEnd w:id="177"/>
      <w:r>
        <w:rPr>
          <w:rFonts w:hint="eastAsia"/>
          <w:lang w:val="en-US" w:eastAsia="zh-CN"/>
        </w:rPr>
        <w:t>结</w:t>
      </w:r>
      <w:bookmarkEnd w:id="178"/>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9" w:name="_Toc16137"/>
      <w:bookmarkStart w:id="180" w:name="_Toc13268"/>
      <w:bookmarkStart w:id="181" w:name="_Toc23787"/>
      <w:r>
        <w:t>5</w:t>
      </w:r>
      <w:r>
        <w:rPr>
          <w:rFonts w:hint="eastAsia"/>
          <w:lang w:val="en-US" w:eastAsia="zh-CN"/>
        </w:rPr>
        <w:t xml:space="preserve"> </w:t>
      </w:r>
      <w:r>
        <w:t>总结与展望</w:t>
      </w:r>
      <w:bookmarkEnd w:id="179"/>
      <w:bookmarkEnd w:id="180"/>
      <w:bookmarkEnd w:id="181"/>
    </w:p>
    <w:p w14:paraId="5A7075C4">
      <w:pPr>
        <w:pStyle w:val="3"/>
        <w:spacing w:before="193"/>
      </w:pPr>
      <w:bookmarkStart w:id="182" w:name="_Toc7441"/>
      <w:bookmarkStart w:id="183" w:name="_Toc21248"/>
      <w:bookmarkStart w:id="184" w:name="_Toc31870"/>
      <w:r>
        <w:t>5.1</w:t>
      </w:r>
      <w:r>
        <w:rPr>
          <w:rFonts w:hint="eastAsia"/>
          <w:lang w:val="en-US" w:eastAsia="zh-CN"/>
        </w:rPr>
        <w:t xml:space="preserve"> </w:t>
      </w:r>
      <w:r>
        <w:t>总结</w:t>
      </w:r>
      <w:bookmarkEnd w:id="182"/>
      <w:bookmarkEnd w:id="183"/>
      <w:bookmarkEnd w:id="184"/>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ins w:id="452" w:author="小宋" w:date="2026-07-06T23:37:33Z"/>
          <w:rFonts w:hint="eastAsia"/>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ins w:id="453" w:author="小宋" w:date="2026-07-06T23:37:49Z">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ins>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6FD0687A">
      <w:pPr>
        <w:ind w:firstLine="420"/>
        <w:rPr>
          <w:del w:id="454" w:author="小宋" w:date="2026-07-06T23:37:54Z"/>
          <w:rFonts w:hint="eastAsia"/>
          <w:lang w:eastAsia="zh-CN"/>
        </w:rPr>
      </w:pPr>
    </w:p>
    <w:p w14:paraId="2B4BFEC6">
      <w:pPr>
        <w:numPr>
          <w:ilvl w:val="0"/>
          <w:numId w:val="0"/>
        </w:numPr>
        <w:ind w:left="420" w:leftChars="0"/>
        <w:rPr>
          <w:rFonts w:hint="eastAsia"/>
        </w:rPr>
      </w:pPr>
      <w:bookmarkStart w:id="185"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6" w:name="_Toc4921"/>
      <w:bookmarkStart w:id="187" w:name="_Toc18495"/>
      <w:r>
        <w:t>5.2</w:t>
      </w:r>
      <w:r>
        <w:rPr>
          <w:rFonts w:hint="eastAsia"/>
          <w:lang w:val="en-US" w:eastAsia="zh-CN"/>
        </w:rPr>
        <w:t xml:space="preserve"> </w:t>
      </w:r>
      <w:r>
        <w:t>展望</w:t>
      </w:r>
      <w:bookmarkEnd w:id="185"/>
      <w:bookmarkEnd w:id="186"/>
      <w:bookmarkEnd w:id="187"/>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8" w:name="_Toc258"/>
      <w:bookmarkStart w:id="189" w:name="_Toc11781"/>
      <w:r>
        <w:rPr>
          <w:rFonts w:hint="eastAsia"/>
        </w:rPr>
        <w:t>参考文献</w:t>
      </w:r>
      <w:bookmarkEnd w:id="188"/>
      <w:bookmarkEnd w:id="189"/>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8718"/>
      <w:r>
        <w:rPr>
          <w:rFonts w:hint="eastAsia"/>
          <w:color w:val="000000"/>
          <w:sz w:val="21"/>
          <w:szCs w:val="21"/>
        </w:rPr>
        <w:t>诸</w:t>
      </w:r>
      <w:bookmarkEnd w:id="190"/>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978240614"/>
      <w:r>
        <w:rPr>
          <w:rFonts w:hint="eastAsia"/>
          <w:color w:val="000000"/>
          <w:sz w:val="21"/>
          <w:szCs w:val="21"/>
        </w:rPr>
        <w:t>国家古树名木保护专项调查组. 第二次全国古树名木资源普查结果[R]. 北京: 国家林业和草原局, 2023.</w:t>
      </w:r>
      <w:bookmarkEnd w:id="191"/>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986610500"/>
      <w:r>
        <w:rPr>
          <w:rFonts w:hint="eastAsia"/>
          <w:color w:val="000000"/>
          <w:sz w:val="21"/>
          <w:szCs w:val="21"/>
        </w:rPr>
        <w:t>Kalaivani P, Sharma T P, Mandal D, et al. Deep Learning in Plant Biology: A Comprehensive Review[J]. Frontiers in Plant Science, 2022, 13: 924412.</w:t>
      </w:r>
      <w:bookmarkEnd w:id="192"/>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987081096"/>
      <w:r>
        <w:rPr>
          <w:rFonts w:hint="eastAsia"/>
          <w:color w:val="000000"/>
          <w:sz w:val="21"/>
          <w:szCs w:val="21"/>
        </w:rPr>
        <w:t>Ferreira A S, Da Silva N F, Papa J P, et al. Plant Leaf Classification Using Color and Texture Features[J]. IEEE Transactions on Image Processing, 2020, 29: 7565-7576.</w:t>
      </w:r>
      <w:bookmarkEnd w:id="193"/>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4"/>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5"/>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6"/>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7"/>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4291464"/>
      <w:r>
        <w:rPr>
          <w:rFonts w:hint="eastAsia"/>
          <w:color w:val="000000"/>
          <w:sz w:val="21"/>
          <w:szCs w:val="21"/>
        </w:rPr>
        <w:t>Jiang Q Y, Li W J. Deep Cross-Modal Hashing[C]//Proceedings of the IEEE Conference on Computer Vision and Pattern Recognition. Honolulu, USA, 2017: 3232-3240.</w:t>
      </w:r>
      <w:bookmarkEnd w:id="198"/>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9"/>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200"/>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201"/>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202"/>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3"/>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4"/>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5"/>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6"/>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7"/>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8"/>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9"/>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10"/>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11"/>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4359187"/>
      <w:r>
        <w:rPr>
          <w:rFonts w:hint="eastAsia"/>
          <w:color w:val="000000"/>
          <w:sz w:val="21"/>
          <w:szCs w:val="21"/>
        </w:rPr>
        <w:t>Lin M, Chen Q, Yan S. Network In Network[C]//Proceedings of the 2nd International Conference on Learning Representations. Banff, Canada, 2014.</w:t>
      </w:r>
      <w:bookmarkEnd w:id="212"/>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3"/>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4"/>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5"/>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6"/>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7"/>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8"/>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9"/>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0964338"/>
      <w:r>
        <w:rPr>
          <w:rFonts w:hint="eastAsia"/>
          <w:color w:val="000000"/>
          <w:sz w:val="21"/>
          <w:szCs w:val="21"/>
        </w:rPr>
        <w:t>Zhang S, Wang Z, Zhang Y, et al. A Survey of Vision and Language Related Multi-Modal Task[J]. Artificial Intelligence Review, 2022, 55(6): 4685-4715.</w:t>
      </w:r>
      <w:bookmarkEnd w:id="220"/>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1"/>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2"/>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4"/>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5"/>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6"/>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88124780"/>
      <w:r>
        <w:rPr>
          <w:rFonts w:hint="eastAsia"/>
          <w:color w:val="000000"/>
          <w:sz w:val="21"/>
          <w:szCs w:val="21"/>
        </w:rPr>
        <w:t>Li X, Yang J, Ma J. Recent Developments of Content-Based Image Retrieval (CBIR)[J]. Neurocomputing, 2021, 452: 675-689.</w:t>
      </w:r>
      <w:bookmarkEnd w:id="227"/>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8"/>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9"/>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0"/>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1771899"/>
      <w:r>
        <w:rPr>
          <w:rFonts w:hint="eastAsia"/>
          <w:color w:val="000000"/>
          <w:sz w:val="21"/>
          <w:szCs w:val="21"/>
        </w:rPr>
        <w:t>京津冀古树名木保护研究中心. 京津冀古树寻踪[M]. 北京: 中国建筑工业出版社, 2019.</w:t>
      </w:r>
      <w:bookmarkEnd w:id="231"/>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2881161"/>
      <w:r>
        <w:rPr>
          <w:rFonts w:hint="eastAsia"/>
          <w:color w:val="000000"/>
          <w:sz w:val="21"/>
          <w:szCs w:val="21"/>
        </w:rPr>
        <w:t>Shorten C, Khoshgoftaar T M. A Survey on Image Data Augmentation for Deep Learning[J]. Journal of Big Data, 2019, 6(1): 1-48.</w:t>
      </w:r>
      <w:bookmarkEnd w:id="232"/>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3385371"/>
      <w:r>
        <w:rPr>
          <w:rFonts w:hint="eastAsia"/>
          <w:color w:val="000000"/>
          <w:sz w:val="21"/>
          <w:szCs w:val="21"/>
        </w:rPr>
        <w:t>Zheng L, Yang Y, Tian Q. SIFT Meets CNN: A Decade Survey of Instance Retrieval[J]. IEEE Transactions on Pattern Analysis and Machine Intelligence, 2017, 40(5): 1224-1244.</w:t>
      </w:r>
      <w:bookmarkEnd w:id="233"/>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5099685"/>
      <w:r>
        <w:rPr>
          <w:rFonts w:hint="eastAsia"/>
          <w:color w:val="000000"/>
          <w:sz w:val="21"/>
          <w:szCs w:val="21"/>
        </w:rPr>
        <w:t>Sommerville I. Software Engineering[M]. 10th ed. Boston: Addison-Wesley, 2015: 125-130.</w:t>
      </w:r>
      <w:bookmarkEnd w:id="234"/>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1096124912"/>
      <w:r>
        <w:rPr>
          <w:rFonts w:hint="eastAsia"/>
          <w:color w:val="000000"/>
          <w:sz w:val="21"/>
          <w:szCs w:val="21"/>
        </w:rPr>
        <w:t>Sandhu R S, Coyne E J, Feinstein H L, et al. Role-Based Access Control Models[J]. Computer, 1996, 29(2): 38-47.</w:t>
      </w:r>
      <w:bookmarkEnd w:id="235"/>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6" w:name="_Ref1096645929"/>
      <w:r>
        <w:rPr>
          <w:rFonts w:hint="eastAsia"/>
          <w:color w:val="000000"/>
          <w:sz w:val="21"/>
          <w:szCs w:val="21"/>
        </w:rPr>
        <w:t>You Y. Vue.js[M]. Birmingham: Packt Publishing Ltd, 2022.</w:t>
      </w:r>
      <w:bookmarkEnd w:id="236"/>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7"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7"/>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8"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8"/>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4601"/>
      <w:r>
        <w:rPr>
          <w:rFonts w:hint="eastAsia"/>
          <w:color w:val="000000"/>
          <w:sz w:val="21"/>
          <w:szCs w:val="21"/>
        </w:rPr>
        <w:t>国家林业局. 古树名木普查技术规范: LY/T 2738-2016[S]. 北京: 中国标准出版社, 2016.</w:t>
      </w:r>
      <w:bookmarkEnd w:id="239"/>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trackRevisions w:val="1"/>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25F5E"/>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A7A3D"/>
    <w:rsid w:val="00DC465C"/>
    <w:rsid w:val="00DD4312"/>
    <w:rsid w:val="00DD6B0D"/>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EC5A23"/>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163F4"/>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1C4969"/>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AF30864"/>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A469C"/>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34E08"/>
    <w:rsid w:val="17556281"/>
    <w:rsid w:val="17573B61"/>
    <w:rsid w:val="176443F5"/>
    <w:rsid w:val="176C17D0"/>
    <w:rsid w:val="176D1177"/>
    <w:rsid w:val="176E561B"/>
    <w:rsid w:val="177F293C"/>
    <w:rsid w:val="177F76C0"/>
    <w:rsid w:val="177FA5F3"/>
    <w:rsid w:val="1781499D"/>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6A1DC5"/>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956143"/>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84CB7"/>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31AF1"/>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1E4354"/>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871D5"/>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664B2"/>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A04A0"/>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67DF"/>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196F59"/>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150C9"/>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938E7"/>
    <w:rsid w:val="33BA009C"/>
    <w:rsid w:val="33BB54C8"/>
    <w:rsid w:val="33BC72B7"/>
    <w:rsid w:val="33BD46BD"/>
    <w:rsid w:val="33BD5082"/>
    <w:rsid w:val="33C54C52"/>
    <w:rsid w:val="33C9467F"/>
    <w:rsid w:val="33CD57FF"/>
    <w:rsid w:val="33D44694"/>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0281D"/>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0D27"/>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7652F6"/>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902C9"/>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A84C94"/>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6471A"/>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EC1AC1"/>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3838C4"/>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6071D"/>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3212F"/>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03F5"/>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512BE"/>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1F10"/>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CE03EB"/>
    <w:rsid w:val="62D76283"/>
    <w:rsid w:val="62DC5115"/>
    <w:rsid w:val="62E177C7"/>
    <w:rsid w:val="62ED7E47"/>
    <w:rsid w:val="62EDAF18"/>
    <w:rsid w:val="62EE0A07"/>
    <w:rsid w:val="62EE3651"/>
    <w:rsid w:val="62F67840"/>
    <w:rsid w:val="62FF1540"/>
    <w:rsid w:val="6300246C"/>
    <w:rsid w:val="63075366"/>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391420"/>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80A7E"/>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27B8F"/>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23CC4"/>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8" Type="http://schemas.microsoft.com/office/2011/relationships/people" Target="people.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17036</Words>
  <Characters>22130</Characters>
  <Lines>1628</Lines>
  <Paragraphs>1460</Paragraphs>
  <TotalTime>18</TotalTime>
  <ScaleCrop>false</ScaleCrop>
  <LinksUpToDate>false</LinksUpToDate>
  <CharactersWithSpaces>22919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2026-07-06T18:04:19Z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AE23D39467BB4726BE5C22C82D5044A1_13</vt:lpwstr>
  </property>
  <property fmtid="{D5CDD505-2E9C-101B-9397-08002B2CF9AE}" pid="6" name="KSOTemplateDocerSaveRecord">
    <vt:lpwstr>eyJoZGlkIjoiNTFjNDUyYjcxZGViMzYxMTM2MWMyMjhlNGRhNWNlNDEiLCJ1c2VySWQiOiIxNDk1ODA4MiJ9</vt:lpwstr>
  </property>
</Properties>
</file>